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Look w:val="04A0" w:firstRow="1" w:lastRow="0" w:firstColumn="1" w:lastColumn="0" w:noHBand="0" w:noVBand="1"/>
      </w:tblPr>
      <w:tblGrid>
        <w:gridCol w:w="2093"/>
        <w:gridCol w:w="7483"/>
      </w:tblGrid>
      <w:tr w:rsidR="00B40483" w:rsidTr="00B84668">
        <w:tc>
          <w:tcPr>
            <w:tcW w:w="9576" w:type="dxa"/>
            <w:gridSpan w:val="2"/>
          </w:tcPr>
          <w:p w:rsidR="00B40483" w:rsidRDefault="00B40483" w:rsidP="0088655B">
            <w:pPr>
              <w:jc w:val="both"/>
              <w:rPr>
                <w:rFonts w:ascii="Times New Roman" w:hAnsi="Times New Roman" w:cs="Times New Roman"/>
                <w:b/>
                <w:sz w:val="24"/>
                <w:szCs w:val="24"/>
              </w:rPr>
            </w:pPr>
            <w:commentRangeStart w:id="0"/>
            <w:r>
              <w:rPr>
                <w:rFonts w:ascii="Times New Roman" w:hAnsi="Times New Roman" w:cs="Times New Roman"/>
                <w:b/>
                <w:sz w:val="24"/>
                <w:szCs w:val="24"/>
              </w:rPr>
              <w:t>NOMENCLATURE</w:t>
            </w:r>
            <w:commentRangeEnd w:id="0"/>
            <w:r w:rsidR="002524EF">
              <w:rPr>
                <w:rStyle w:val="CommentReference"/>
              </w:rPr>
              <w:commentReference w:id="0"/>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CMOD</w:t>
            </w:r>
          </w:p>
        </w:tc>
        <w:tc>
          <w:tcPr>
            <w:tcW w:w="748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mouth opening displacement</w:t>
            </w:r>
          </w:p>
        </w:tc>
      </w:tr>
      <w:tr w:rsidR="00B40483" w:rsidTr="00AC6D86">
        <w:tc>
          <w:tcPr>
            <w:tcW w:w="2093" w:type="dxa"/>
          </w:tcPr>
          <w:p w:rsidR="00B40483"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CTOD</w:t>
            </w:r>
          </w:p>
        </w:tc>
        <w:tc>
          <w:tcPr>
            <w:tcW w:w="7483" w:type="dxa"/>
          </w:tcPr>
          <w:p w:rsidR="00A469A8" w:rsidRPr="00B40483" w:rsidRDefault="00B40483" w:rsidP="0088655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p>
        </w:tc>
      </w:tr>
      <w:tr w:rsidR="00F02801" w:rsidTr="00AC6D86">
        <w:tc>
          <w:tcPr>
            <w:tcW w:w="2093" w:type="dxa"/>
          </w:tcPr>
          <w:p w:rsidR="00F02801" w:rsidRPr="00B40483" w:rsidRDefault="00F02801" w:rsidP="0088655B">
            <w:pPr>
              <w:jc w:val="both"/>
              <w:rPr>
                <w:rFonts w:ascii="Times New Roman" w:hAnsi="Times New Roman" w:cs="Times New Roman"/>
                <w:sz w:val="24"/>
                <w:szCs w:val="24"/>
              </w:rPr>
            </w:pPr>
            <w:r>
              <w:rPr>
                <w:rFonts w:ascii="Times New Roman" w:hAnsi="Times New Roman" w:cs="Times New Roman"/>
                <w:sz w:val="24"/>
                <w:szCs w:val="24"/>
              </w:rPr>
              <w:t>CVN</w:t>
            </w:r>
          </w:p>
        </w:tc>
        <w:tc>
          <w:tcPr>
            <w:tcW w:w="7483" w:type="dxa"/>
          </w:tcPr>
          <w:p w:rsidR="00F02801" w:rsidRPr="00B40483" w:rsidRDefault="00F02801" w:rsidP="0088655B">
            <w:pPr>
              <w:jc w:val="both"/>
              <w:rPr>
                <w:rFonts w:ascii="Times New Roman" w:hAnsi="Times New Roman" w:cs="Times New Roman"/>
                <w:sz w:val="24"/>
                <w:szCs w:val="24"/>
              </w:rPr>
            </w:pPr>
            <w:proofErr w:type="spellStart"/>
            <w:r>
              <w:rPr>
                <w:rFonts w:ascii="Times New Roman" w:hAnsi="Times New Roman" w:cs="Times New Roman"/>
                <w:sz w:val="24"/>
                <w:szCs w:val="24"/>
              </w:rPr>
              <w:t>Charpy</w:t>
            </w:r>
            <w:proofErr w:type="spellEnd"/>
            <w:r>
              <w:rPr>
                <w:rFonts w:ascii="Times New Roman" w:hAnsi="Times New Roman" w:cs="Times New Roman"/>
                <w:sz w:val="24"/>
                <w:szCs w:val="24"/>
              </w:rPr>
              <w:t xml:space="preserve"> V-Notch</w:t>
            </w:r>
            <w:r w:rsidR="008F446B">
              <w:rPr>
                <w:rFonts w:ascii="Times New Roman" w:hAnsi="Times New Roman" w:cs="Times New Roman"/>
                <w:sz w:val="24"/>
                <w:szCs w:val="24"/>
              </w:rPr>
              <w:t xml:space="preserve"> impact energy</w:t>
            </w:r>
          </w:p>
        </w:tc>
      </w:tr>
      <w:tr w:rsidR="00640C97" w:rsidTr="00AC6D86">
        <w:tc>
          <w:tcPr>
            <w:tcW w:w="2093" w:type="dxa"/>
          </w:tcPr>
          <w:p w:rsidR="00640C97" w:rsidRPr="00640C97" w:rsidRDefault="00640C97" w:rsidP="00A469A8">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δ</m:t>
                </m:r>
              </m:oMath>
            </m:oMathPara>
          </w:p>
        </w:tc>
        <w:tc>
          <w:tcPr>
            <w:tcW w:w="7483" w:type="dxa"/>
          </w:tcPr>
          <w:p w:rsidR="00640C97" w:rsidRPr="00B40483" w:rsidRDefault="00640C97" w:rsidP="008F446B">
            <w:pPr>
              <w:jc w:val="both"/>
              <w:rPr>
                <w:rFonts w:ascii="Times New Roman" w:hAnsi="Times New Roman" w:cs="Times New Roman"/>
                <w:sz w:val="24"/>
                <w:szCs w:val="24"/>
              </w:rPr>
            </w:pPr>
            <w:r w:rsidRPr="00B40483">
              <w:rPr>
                <w:rFonts w:ascii="Times New Roman" w:hAnsi="Times New Roman" w:cs="Times New Roman"/>
                <w:sz w:val="24"/>
                <w:szCs w:val="24"/>
              </w:rPr>
              <w:t>Crack tip opening displacement</w:t>
            </w:r>
            <w:r>
              <w:rPr>
                <w:rFonts w:ascii="Times New Roman" w:hAnsi="Times New Roman" w:cs="Times New Roman"/>
                <w:sz w:val="24"/>
                <w:szCs w:val="24"/>
              </w:rPr>
              <w:t xml:space="preserve"> toughness</w:t>
            </w:r>
          </w:p>
        </w:tc>
      </w:tr>
      <w:tr w:rsidR="00640C97" w:rsidTr="00AC6D86">
        <w:tc>
          <w:tcPr>
            <w:tcW w:w="2093" w:type="dxa"/>
          </w:tcPr>
          <w:p w:rsidR="00640C97" w:rsidRPr="006915E3" w:rsidRDefault="00942EFC" w:rsidP="006915E3">
            <w:pPr>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m:oMathPara>
          </w:p>
        </w:tc>
        <w:tc>
          <w:tcPr>
            <w:tcW w:w="7483" w:type="dxa"/>
          </w:tcPr>
          <w:p w:rsidR="00640C97" w:rsidRPr="006915E3" w:rsidRDefault="00640C97" w:rsidP="0088655B">
            <w:pPr>
              <w:jc w:val="both"/>
              <w:rPr>
                <w:rFonts w:ascii="Times New Roman" w:hAnsi="Times New Roman" w:cs="Times New Roman"/>
                <w:sz w:val="24"/>
                <w:szCs w:val="24"/>
              </w:rPr>
            </w:pPr>
            <w:r w:rsidRPr="006915E3">
              <w:rPr>
                <w:rFonts w:ascii="Times New Roman" w:hAnsi="Times New Roman" w:cs="Times New Roman"/>
                <w:sz w:val="24"/>
                <w:szCs w:val="24"/>
              </w:rPr>
              <w:t>Effective crack opening displacement</w:t>
            </w:r>
          </w:p>
        </w:tc>
      </w:tr>
      <w:tr w:rsidR="006E772D" w:rsidTr="00AC6D86">
        <w:tc>
          <w:tcPr>
            <w:tcW w:w="2093" w:type="dxa"/>
          </w:tcPr>
          <w:p w:rsidR="006E772D" w:rsidRPr="006E772D" w:rsidRDefault="00942EFC" w:rsidP="006E772D">
            <w:pPr>
              <w:jc w:val="both"/>
              <w:rPr>
                <w:rFonts w:ascii="Calibri" w:eastAsia="Calibri" w:hAnsi="Calibri"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7483" w:type="dxa"/>
          </w:tcPr>
          <w:p w:rsidR="006E772D" w:rsidRPr="006915E3" w:rsidRDefault="006E772D" w:rsidP="0088655B">
            <w:pPr>
              <w:jc w:val="both"/>
              <w:rPr>
                <w:rFonts w:ascii="Times New Roman" w:hAnsi="Times New Roman" w:cs="Times New Roman"/>
                <w:sz w:val="24"/>
                <w:szCs w:val="24"/>
              </w:rPr>
            </w:pPr>
            <w:r>
              <w:rPr>
                <w:rFonts w:ascii="Times New Roman" w:hAnsi="Times New Roman" w:cs="Times New Roman"/>
                <w:sz w:val="24"/>
                <w:szCs w:val="24"/>
              </w:rPr>
              <w:t>Girth weld CTOD toughness</w:t>
            </w:r>
          </w:p>
        </w:tc>
      </w:tr>
      <w:tr w:rsidR="00640C97" w:rsidTr="00AC6D86">
        <w:tc>
          <w:tcPr>
            <w:tcW w:w="2093" w:type="dxa"/>
          </w:tcPr>
          <w:p w:rsidR="00640C97" w:rsidRPr="00B40483" w:rsidRDefault="00640C97" w:rsidP="0088655B">
            <w:pPr>
              <w:jc w:val="both"/>
              <w:rPr>
                <w:rFonts w:ascii="Times New Roman" w:hAnsi="Times New Roman" w:cs="Times New Roman"/>
                <w:sz w:val="24"/>
                <w:szCs w:val="24"/>
              </w:rPr>
            </w:pPr>
            <w:r>
              <w:rPr>
                <w:rFonts w:ascii="Times New Roman" w:hAnsi="Times New Roman" w:cs="Times New Roman"/>
                <w:sz w:val="24"/>
                <w:szCs w:val="24"/>
              </w:rPr>
              <w:t>EDM</w:t>
            </w:r>
          </w:p>
        </w:tc>
        <w:tc>
          <w:tcPr>
            <w:tcW w:w="7483" w:type="dxa"/>
          </w:tcPr>
          <w:p w:rsidR="00640C97" w:rsidRPr="00B40483" w:rsidRDefault="00640C97" w:rsidP="0088655B">
            <w:pPr>
              <w:jc w:val="both"/>
              <w:rPr>
                <w:rFonts w:ascii="Times New Roman" w:hAnsi="Times New Roman" w:cs="Times New Roman"/>
                <w:sz w:val="24"/>
                <w:szCs w:val="24"/>
              </w:rPr>
            </w:pPr>
            <w:r w:rsidRPr="00B40483">
              <w:rPr>
                <w:rFonts w:ascii="Times New Roman" w:hAnsi="Times New Roman" w:cs="Times New Roman"/>
                <w:sz w:val="24"/>
                <w:szCs w:val="24"/>
              </w:rPr>
              <w:t>Electrical d</w:t>
            </w:r>
            <w:r>
              <w:rPr>
                <w:rFonts w:ascii="Times New Roman" w:hAnsi="Times New Roman" w:cs="Times New Roman"/>
                <w:sz w:val="24"/>
                <w:szCs w:val="24"/>
              </w:rPr>
              <w:t>ischarge machining</w:t>
            </w:r>
          </w:p>
        </w:tc>
      </w:tr>
      <w:tr w:rsidR="00640C97" w:rsidTr="00AC6D86">
        <w:tc>
          <w:tcPr>
            <w:tcW w:w="2093" w:type="dxa"/>
          </w:tcPr>
          <w:p w:rsidR="00640C97" w:rsidRPr="00B40483" w:rsidRDefault="00942EFC" w:rsidP="0088655B">
            <w:pPr>
              <w:jc w:val="both"/>
              <w:rPr>
                <w:rFonts w:ascii="Times New Roman" w:hAnsi="Times New Roman" w:cs="Times New Roman"/>
                <w:sz w:val="24"/>
                <w:szCs w:val="24"/>
              </w:rPr>
            </w:pPr>
            <m:oMathPara>
              <m:oMathParaPr>
                <m:jc m:val="left"/>
              </m:oMathParaP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m:oMathPara>
          </w:p>
        </w:tc>
        <w:tc>
          <w:tcPr>
            <w:tcW w:w="7483" w:type="dxa"/>
          </w:tcPr>
          <w:p w:rsidR="00640C97" w:rsidRPr="00B40483" w:rsidRDefault="00640C97" w:rsidP="00B84668">
            <w:pPr>
              <w:jc w:val="both"/>
              <w:rPr>
                <w:rFonts w:ascii="Times New Roman" w:hAnsi="Times New Roman" w:cs="Times New Roman"/>
                <w:sz w:val="24"/>
                <w:szCs w:val="24"/>
              </w:rPr>
            </w:pPr>
            <w:r>
              <w:rPr>
                <w:rFonts w:ascii="Times New Roman" w:hAnsi="Times New Roman" w:cs="Times New Roman"/>
                <w:sz w:val="24"/>
                <w:szCs w:val="24"/>
              </w:rPr>
              <w:t>Tensile strain capacity</w:t>
            </w:r>
          </w:p>
        </w:tc>
      </w:tr>
      <w:tr w:rsidR="000B453D" w:rsidTr="00AC6D86">
        <w:tc>
          <w:tcPr>
            <w:tcW w:w="2093" w:type="dxa"/>
          </w:tcPr>
          <w:p w:rsidR="000B453D" w:rsidRPr="000B453D" w:rsidRDefault="00942EFC" w:rsidP="000B453D">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crit,0</m:t>
                    </m:r>
                  </m:sup>
                </m:sSubSup>
                <m:r>
                  <w:rPr>
                    <w:rFonts w:ascii="Cambria Math" w:eastAsia="Calibri" w:hAnsi="Cambria Math" w:cs="Times New Roman"/>
                    <w:sz w:val="24"/>
                    <w:szCs w:val="24"/>
                  </w:rPr>
                  <m:t xml:space="preserve"> </m:t>
                </m:r>
              </m:oMath>
            </m:oMathPara>
          </w:p>
        </w:tc>
        <w:tc>
          <w:tcPr>
            <w:tcW w:w="7483" w:type="dxa"/>
          </w:tcPr>
          <w:p w:rsidR="000B453D" w:rsidRPr="00B40483" w:rsidRDefault="000B453D" w:rsidP="00630373">
            <w:pPr>
              <w:jc w:val="both"/>
              <w:rPr>
                <w:rFonts w:ascii="Times New Roman" w:hAnsi="Times New Roman" w:cs="Times New Roman"/>
                <w:sz w:val="24"/>
                <w:szCs w:val="24"/>
              </w:rPr>
            </w:pPr>
            <w:r>
              <w:rPr>
                <w:rFonts w:ascii="Times New Roman" w:hAnsi="Times New Roman" w:cs="Times New Roman"/>
                <w:sz w:val="24"/>
                <w:szCs w:val="24"/>
              </w:rPr>
              <w:t>Tensile strain capacity of unpressurized pipe</w:t>
            </w:r>
          </w:p>
        </w:tc>
      </w:tr>
      <w:tr w:rsidR="000B453D" w:rsidTr="00AC6D86">
        <w:tc>
          <w:tcPr>
            <w:tcW w:w="2093" w:type="dxa"/>
          </w:tcPr>
          <w:p w:rsidR="000B453D" w:rsidRPr="000B453D" w:rsidRDefault="00942EFC" w:rsidP="00970C57">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crit,p</m:t>
                    </m:r>
                  </m:sup>
                </m:sSubSup>
                <m:r>
                  <w:rPr>
                    <w:rFonts w:ascii="Cambria Math" w:eastAsia="Calibri" w:hAnsi="Cambria Math" w:cs="Times New Roman"/>
                    <w:sz w:val="24"/>
                    <w:szCs w:val="24"/>
                  </w:rPr>
                  <m:t xml:space="preserve"> </m:t>
                </m:r>
              </m:oMath>
            </m:oMathPara>
          </w:p>
        </w:tc>
        <w:tc>
          <w:tcPr>
            <w:tcW w:w="7483" w:type="dxa"/>
          </w:tcPr>
          <w:p w:rsidR="000B453D" w:rsidRDefault="000B453D" w:rsidP="000B453D">
            <w:pPr>
              <w:jc w:val="both"/>
              <w:rPr>
                <w:rFonts w:ascii="Times New Roman" w:hAnsi="Times New Roman" w:cs="Times New Roman"/>
                <w:sz w:val="24"/>
                <w:szCs w:val="24"/>
              </w:rPr>
            </w:pPr>
            <w:r>
              <w:rPr>
                <w:rFonts w:ascii="Times New Roman" w:hAnsi="Times New Roman" w:cs="Times New Roman"/>
                <w:sz w:val="24"/>
                <w:szCs w:val="24"/>
              </w:rPr>
              <w:t xml:space="preserve">Tensile strain capacity generalized to an internal pressure range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p</m:t>
                  </m:r>
                </m:sub>
              </m:sSub>
              <m:r>
                <w:rPr>
                  <w:rFonts w:ascii="Cambria Math" w:hAnsi="Cambria Math" w:cs="Times New Roman"/>
                  <w:sz w:val="24"/>
                  <w:szCs w:val="24"/>
                </w:rPr>
                <m:t>∈[0, 0.8]</m:t>
              </m:r>
            </m:oMath>
          </w:p>
        </w:tc>
      </w:tr>
      <w:tr w:rsidR="00970C57" w:rsidTr="00AC6D86">
        <w:tc>
          <w:tcPr>
            <w:tcW w:w="2093" w:type="dxa"/>
          </w:tcPr>
          <w:p w:rsidR="00970C57" w:rsidRPr="00970C57" w:rsidRDefault="00942EFC" w:rsidP="00970C57">
            <w:pPr>
              <w:jc w:val="both"/>
              <w:rPr>
                <w:rFonts w:ascii="Calibri" w:eastAsia="Calibri" w:hAnsi="Calibri" w:cs="Times New Roman"/>
                <w:sz w:val="24"/>
                <w:szCs w:val="24"/>
              </w:rPr>
            </w:pPr>
            <m:oMathPara>
              <m:oMathParaPr>
                <m:jc m:val="left"/>
              </m:oMathParaP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ε</m:t>
                    </m:r>
                  </m:e>
                  <m:sub>
                    <m:r>
                      <w:rPr>
                        <w:rFonts w:ascii="Cambria Math" w:eastAsia="Calibri" w:hAnsi="Cambria Math" w:cs="Times New Roman"/>
                        <w:sz w:val="24"/>
                        <w:szCs w:val="24"/>
                      </w:rPr>
                      <m:t>t</m:t>
                    </m:r>
                  </m:sub>
                  <m:sup>
                    <m:r>
                      <w:rPr>
                        <w:rFonts w:ascii="Cambria Math" w:eastAsia="Calibri" w:hAnsi="Cambria Math" w:cs="Times New Roman"/>
                        <w:sz w:val="24"/>
                        <w:szCs w:val="24"/>
                      </w:rPr>
                      <m:t>crit,t</m:t>
                    </m:r>
                  </m:sup>
                </m:sSubSup>
              </m:oMath>
            </m:oMathPara>
          </w:p>
        </w:tc>
        <w:tc>
          <w:tcPr>
            <w:tcW w:w="7483" w:type="dxa"/>
          </w:tcPr>
          <w:p w:rsidR="00970C57" w:rsidRDefault="00970C57" w:rsidP="00970C57">
            <w:pPr>
              <w:jc w:val="both"/>
              <w:rPr>
                <w:rFonts w:ascii="Times New Roman" w:hAnsi="Times New Roman" w:cs="Times New Roman"/>
                <w:sz w:val="24"/>
                <w:szCs w:val="24"/>
              </w:rPr>
            </w:pPr>
            <w:r>
              <w:rPr>
                <w:rFonts w:ascii="Times New Roman" w:hAnsi="Times New Roman" w:cs="Times New Roman"/>
                <w:sz w:val="24"/>
                <w:szCs w:val="24"/>
              </w:rPr>
              <w:t xml:space="preserve">Tensile strain capacity generalized to a wall thickness range </w:t>
            </w:r>
            <m:oMath>
              <m:r>
                <w:rPr>
                  <w:rFonts w:ascii="Cambria Math" w:hAnsi="Cambria Math" w:cs="Times New Roman"/>
                  <w:sz w:val="24"/>
                  <w:szCs w:val="24"/>
                </w:rPr>
                <m:t>t∈[12.7 mm, 25.4 mm]</m:t>
              </m:r>
            </m:oMath>
          </w:p>
        </w:tc>
      </w:tr>
      <w:tr w:rsidR="000B453D" w:rsidTr="00AC6D86">
        <w:tc>
          <w:tcPr>
            <w:tcW w:w="2093" w:type="dxa"/>
          </w:tcPr>
          <w:p w:rsidR="000B453D" w:rsidRPr="004374F2" w:rsidRDefault="000B453D" w:rsidP="004374F2">
            <w:pPr>
              <w:jc w:val="both"/>
              <w:rPr>
                <w:rFonts w:ascii="Calibri" w:eastAsia="Calibri" w:hAnsi="Calibri" w:cs="Times New Roman"/>
                <w:sz w:val="24"/>
                <w:szCs w:val="24"/>
              </w:rPr>
            </w:pPr>
            <m:oMathPara>
              <m:oMathParaPr>
                <m:jc m:val="left"/>
              </m:oMathParaPr>
              <m:oMath>
                <m:r>
                  <w:rPr>
                    <w:rFonts w:ascii="Cambria Math" w:eastAsia="Calibri" w:hAnsi="Cambria Math" w:cs="Times New Roman"/>
                    <w:sz w:val="24"/>
                    <w:szCs w:val="24"/>
                  </w:rPr>
                  <m:t>η</m:t>
                </m:r>
              </m:oMath>
            </m:oMathPara>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The ratio of girth weld flaw height to pipe wall thickness</w:t>
            </w:r>
          </w:p>
        </w:tc>
      </w:tr>
      <w:tr w:rsidR="000B453D" w:rsidTr="00AC6D86">
        <w:tc>
          <w:tcPr>
            <w:tcW w:w="2093" w:type="dxa"/>
          </w:tcPr>
          <w:p w:rsidR="000B453D" w:rsidRPr="000916C8" w:rsidRDefault="000B453D" w:rsidP="0088655B">
            <w:pPr>
              <w:jc w:val="both"/>
              <w:rPr>
                <w:rFonts w:ascii="Times New Roman" w:eastAsia="Calibri" w:hAnsi="Times New Roman" w:cs="Times New Roman"/>
                <w:sz w:val="24"/>
                <w:szCs w:val="24"/>
              </w:rPr>
            </w:pPr>
            <w:r>
              <w:rPr>
                <w:rFonts w:ascii="Times New Roman" w:eastAsia="Calibri" w:hAnsi="Times New Roman" w:cs="Times New Roman"/>
                <w:sz w:val="24"/>
                <w:szCs w:val="24"/>
              </w:rPr>
              <w:t>E</w:t>
            </w:r>
            <w:r w:rsidRPr="000916C8">
              <w:rPr>
                <w:rFonts w:ascii="Times New Roman" w:eastAsia="Calibri" w:hAnsi="Times New Roman" w:cs="Times New Roman"/>
                <w:sz w:val="24"/>
                <w:szCs w:val="24"/>
              </w:rPr>
              <w:t>xtrados</w:t>
            </w:r>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Tension side of a cold bend</w:t>
            </w:r>
          </w:p>
        </w:tc>
      </w:tr>
      <w:tr w:rsidR="000B453D" w:rsidTr="00AC6D86">
        <w:tc>
          <w:tcPr>
            <w:tcW w:w="2093" w:type="dxa"/>
          </w:tcPr>
          <w:p w:rsidR="000B453D" w:rsidRPr="006E772D" w:rsidRDefault="00942EFC" w:rsidP="00942EFC">
            <w:pPr>
              <w:jc w:val="both"/>
              <w:rPr>
                <w:rFonts w:ascii="Times New Roman" w:eastAsia="Calibri" w:hAnsi="Times New Roman" w:cs="Times New Roman"/>
                <w:sz w:val="24"/>
                <w:szCs w:val="24"/>
              </w:rPr>
            </w:pPr>
            <m:oMathPara>
              <m:oMathParaPr>
                <m:jc m:val="lef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f</m:t>
                    </m:r>
                  </m:e>
                  <m:sub>
                    <m:r>
                      <w:del w:id="1" w:author="Samer Adeeb" w:date="2014-07-20T18:14:00Z">
                        <w:rPr>
                          <w:rFonts w:ascii="Cambria Math" w:eastAsia="Calibri" w:hAnsi="Cambria Math" w:cs="Times New Roman"/>
                          <w:sz w:val="24"/>
                          <w:szCs w:val="24"/>
                        </w:rPr>
                        <m:t>P</m:t>
                      </w:del>
                    </m:r>
                    <m:r>
                      <w:ins w:id="2" w:author="Samer Adeeb" w:date="2014-07-20T18:14:00Z">
                        <w:rPr>
                          <w:rFonts w:ascii="Cambria Math" w:eastAsia="Calibri" w:hAnsi="Cambria Math" w:cs="Times New Roman"/>
                          <w:sz w:val="24"/>
                          <w:szCs w:val="24"/>
                        </w:rPr>
                        <m:t>p</m:t>
                      </w:ins>
                    </m:r>
                  </m:sub>
                </m:sSub>
              </m:oMath>
            </m:oMathPara>
          </w:p>
        </w:tc>
        <w:tc>
          <w:tcPr>
            <w:tcW w:w="7483" w:type="dxa"/>
          </w:tcPr>
          <w:p w:rsidR="000B453D" w:rsidRDefault="000B453D" w:rsidP="00B84668">
            <w:pPr>
              <w:jc w:val="both"/>
              <w:rPr>
                <w:rFonts w:ascii="Times New Roman" w:hAnsi="Times New Roman" w:cs="Times New Roman"/>
                <w:sz w:val="24"/>
                <w:szCs w:val="24"/>
              </w:rPr>
            </w:pPr>
            <w:r>
              <w:rPr>
                <w:rFonts w:ascii="Times New Roman" w:hAnsi="Times New Roman" w:cs="Times New Roman"/>
                <w:sz w:val="24"/>
                <w:szCs w:val="24"/>
              </w:rPr>
              <w:t>The ratio of the applied hoop stress due to internal pressure to the pipe yield strength</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sidRPr="00B40483">
              <w:rPr>
                <w:rFonts w:ascii="Times New Roman" w:hAnsi="Times New Roman" w:cs="Times New Roman"/>
                <w:sz w:val="24"/>
                <w:szCs w:val="24"/>
              </w:rPr>
              <w:t>HAZ</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Heat affected zone</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Intrados</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Compression side of a cold bend</w:t>
            </w:r>
          </w:p>
        </w:tc>
      </w:tr>
      <w:tr w:rsidR="000B453D" w:rsidTr="00AC6D86">
        <w:tc>
          <w:tcPr>
            <w:tcW w:w="2093" w:type="dxa"/>
          </w:tcPr>
          <w:p w:rsidR="000B453D" w:rsidRPr="00E3374C" w:rsidRDefault="000B453D" w:rsidP="00E3374C">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λ</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The Y/T ratio of the pipe base metal</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LVDT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Linear variable displacement transducer</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OD</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Pipe outer diameter</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PEEQ</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Equivalent plastic strain</w:t>
            </w:r>
          </w:p>
        </w:tc>
      </w:tr>
      <w:tr w:rsidR="000B453D" w:rsidTr="00AC6D86">
        <w:tc>
          <w:tcPr>
            <w:tcW w:w="2093" w:type="dxa"/>
          </w:tcPr>
          <w:p w:rsidR="000B453D" w:rsidRPr="006E772D" w:rsidRDefault="000B453D" w:rsidP="006E772D">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ϕ</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 xml:space="preserve">The </w:t>
            </w:r>
            <w:proofErr w:type="gramStart"/>
            <w:r>
              <w:rPr>
                <w:rFonts w:ascii="Times New Roman" w:hAnsi="Times New Roman" w:cs="Times New Roman"/>
                <w:sz w:val="24"/>
                <w:szCs w:val="24"/>
              </w:rPr>
              <w:t>ratio of the ultimate strength of the girth weld</w:t>
            </w:r>
            <w:proofErr w:type="gramEnd"/>
            <w:r>
              <w:rPr>
                <w:rFonts w:ascii="Times New Roman" w:hAnsi="Times New Roman" w:cs="Times New Roman"/>
                <w:sz w:val="24"/>
                <w:szCs w:val="24"/>
              </w:rPr>
              <w:t xml:space="preserve"> metal to the ultimate strength of the pipe base metal.</w:t>
            </w:r>
          </w:p>
        </w:tc>
      </w:tr>
      <w:tr w:rsidR="000B453D" w:rsidTr="00AC6D86">
        <w:tc>
          <w:tcPr>
            <w:tcW w:w="2093" w:type="dxa"/>
          </w:tcPr>
          <w:p w:rsidR="000B453D" w:rsidRPr="006E772D" w:rsidRDefault="000B453D" w:rsidP="006E772D">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ψ</m:t>
                </m:r>
              </m:oMath>
            </m:oMathPara>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The ratio of the high-low misalignment of the girth weld to the pipe wall thickness</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SENB</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Single edge notch bending</w:t>
            </w:r>
          </w:p>
        </w:tc>
      </w:tr>
      <w:tr w:rsidR="000B453D" w:rsidTr="00AC6D86">
        <w:tc>
          <w:tcPr>
            <w:tcW w:w="209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SENT</w:t>
            </w:r>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Single edge notch tension</w:t>
            </w:r>
          </w:p>
        </w:tc>
      </w:tr>
      <w:tr w:rsidR="000B453D" w:rsidTr="00AC6D86">
        <w:tc>
          <w:tcPr>
            <w:tcW w:w="209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SMYS</w:t>
            </w:r>
          </w:p>
        </w:tc>
        <w:tc>
          <w:tcPr>
            <w:tcW w:w="7483" w:type="dxa"/>
          </w:tcPr>
          <w:p w:rsidR="000B453D" w:rsidRPr="00B40483" w:rsidRDefault="000B453D" w:rsidP="00942EFC">
            <w:pPr>
              <w:jc w:val="both"/>
              <w:rPr>
                <w:rFonts w:ascii="Times New Roman" w:hAnsi="Times New Roman" w:cs="Times New Roman"/>
                <w:sz w:val="24"/>
                <w:szCs w:val="24"/>
              </w:rPr>
            </w:pPr>
            <w:r>
              <w:rPr>
                <w:rFonts w:ascii="Times New Roman" w:hAnsi="Times New Roman" w:cs="Times New Roman"/>
                <w:sz w:val="24"/>
                <w:szCs w:val="24"/>
              </w:rPr>
              <w:t xml:space="preserve">Specified minimum yield </w:t>
            </w:r>
            <w:del w:id="3" w:author="Samer Adeeb" w:date="2014-07-20T18:13:00Z">
              <w:r w:rsidDel="00942EFC">
                <w:rPr>
                  <w:rFonts w:ascii="Times New Roman" w:hAnsi="Times New Roman" w:cs="Times New Roman"/>
                  <w:sz w:val="24"/>
                  <w:szCs w:val="24"/>
                </w:rPr>
                <w:delText>stress</w:delText>
              </w:r>
            </w:del>
            <w:ins w:id="4" w:author="Samer Adeeb" w:date="2014-07-20T18:13:00Z">
              <w:r w:rsidR="00942EFC">
                <w:rPr>
                  <w:rFonts w:ascii="Times New Roman" w:hAnsi="Times New Roman" w:cs="Times New Roman"/>
                  <w:sz w:val="24"/>
                  <w:szCs w:val="24"/>
                </w:rPr>
                <w:t>strength</w:t>
              </w:r>
            </w:ins>
          </w:p>
        </w:tc>
      </w:tr>
      <w:tr w:rsidR="000B453D" w:rsidTr="00AC6D86">
        <w:tc>
          <w:tcPr>
            <w:tcW w:w="2093" w:type="dxa"/>
          </w:tcPr>
          <w:p w:rsidR="000B453D" w:rsidRDefault="00942EFC" w:rsidP="0088655B">
            <w:pPr>
              <w:jc w:val="both"/>
              <w:rPr>
                <w:rFonts w:ascii="Times New Roman" w:hAnsi="Times New Roman" w:cs="Times New Roman"/>
                <w:sz w:val="24"/>
                <w:szCs w:val="24"/>
              </w:rPr>
            </w:pPr>
            <m:oMath>
              <m:r>
                <w:rPr>
                  <w:rFonts w:ascii="Cambria Math" w:hAnsi="Cambria Math" w:cs="Times New Roman"/>
                  <w:sz w:val="24"/>
                  <w:szCs w:val="24"/>
                </w:rPr>
                <m:t>t</m:t>
              </m:r>
            </m:oMath>
            <w:ins w:id="5" w:author="Samer Adeeb" w:date="2014-07-20T18:13:00Z">
              <w:r>
                <w:rPr>
                  <w:rFonts w:ascii="Times New Roman" w:eastAsiaTheme="minorEastAsia" w:hAnsi="Times New Roman" w:cs="Times New Roman"/>
                  <w:sz w:val="24"/>
                  <w:szCs w:val="24"/>
                </w:rPr>
                <w:t xml:space="preserve"> </w:t>
              </w:r>
            </w:ins>
          </w:p>
        </w:tc>
        <w:tc>
          <w:tcPr>
            <w:tcW w:w="7483" w:type="dxa"/>
          </w:tcPr>
          <w:p w:rsidR="000B453D" w:rsidRDefault="000B453D" w:rsidP="0088655B">
            <w:pPr>
              <w:jc w:val="both"/>
              <w:rPr>
                <w:rFonts w:ascii="Times New Roman" w:hAnsi="Times New Roman" w:cs="Times New Roman"/>
                <w:sz w:val="24"/>
                <w:szCs w:val="24"/>
              </w:rPr>
            </w:pPr>
            <w:r>
              <w:rPr>
                <w:rFonts w:ascii="Times New Roman" w:hAnsi="Times New Roman" w:cs="Times New Roman"/>
                <w:sz w:val="24"/>
                <w:szCs w:val="24"/>
              </w:rPr>
              <w:t>Pipe wall thickness</w:t>
            </w:r>
          </w:p>
        </w:tc>
      </w:tr>
      <w:tr w:rsidR="000B453D" w:rsidTr="00AC6D86">
        <w:tc>
          <w:tcPr>
            <w:tcW w:w="2093" w:type="dxa"/>
          </w:tcPr>
          <w:p w:rsidR="000B453D" w:rsidRPr="004374F2" w:rsidRDefault="000B453D" w:rsidP="004374F2">
            <w:pPr>
              <w:jc w:val="both"/>
              <w:rPr>
                <w:rFonts w:ascii="Times New Roman" w:hAnsi="Times New Roman" w:cs="Times New Roman"/>
                <w:sz w:val="24"/>
                <w:szCs w:val="24"/>
              </w:rPr>
            </w:pPr>
            <m:oMathPara>
              <m:oMathParaPr>
                <m:jc m:val="left"/>
              </m:oMathParaPr>
              <m:oMath>
                <m:r>
                  <w:rPr>
                    <w:rFonts w:ascii="Cambria Math" w:hAnsi="Cambria Math" w:cs="Times New Roman"/>
                    <w:sz w:val="24"/>
                    <w:szCs w:val="24"/>
                  </w:rPr>
                  <m:t>ξ</m:t>
                </m:r>
              </m:oMath>
            </m:oMathPara>
          </w:p>
        </w:tc>
        <w:tc>
          <w:tcPr>
            <w:tcW w:w="7483" w:type="dxa"/>
          </w:tcPr>
          <w:p w:rsidR="000B453D" w:rsidRDefault="000B453D" w:rsidP="004374F2">
            <w:pPr>
              <w:jc w:val="both"/>
              <w:rPr>
                <w:rFonts w:ascii="Times New Roman" w:hAnsi="Times New Roman" w:cs="Times New Roman"/>
                <w:sz w:val="24"/>
                <w:szCs w:val="24"/>
              </w:rPr>
            </w:pPr>
            <w:r>
              <w:rPr>
                <w:rFonts w:ascii="Times New Roman" w:hAnsi="Times New Roman" w:cs="Times New Roman"/>
                <w:sz w:val="24"/>
                <w:szCs w:val="24"/>
              </w:rPr>
              <w:t>The ratio of girth weld flaw length to pipe wall thickness</w:t>
            </w:r>
          </w:p>
        </w:tc>
      </w:tr>
      <w:tr w:rsidR="000B453D" w:rsidTr="00AC6D86">
        <w:tc>
          <w:tcPr>
            <w:tcW w:w="2093" w:type="dxa"/>
          </w:tcPr>
          <w:p w:rsidR="000B453D" w:rsidRPr="00B40483" w:rsidRDefault="000B453D" w:rsidP="00B40483">
            <w:pPr>
              <w:jc w:val="both"/>
              <w:rPr>
                <w:rFonts w:ascii="Times New Roman" w:hAnsi="Times New Roman" w:cs="Times New Roman"/>
                <w:sz w:val="24"/>
                <w:szCs w:val="24"/>
              </w:rPr>
            </w:pPr>
            <w:r>
              <w:rPr>
                <w:rFonts w:ascii="Times New Roman" w:hAnsi="Times New Roman" w:cs="Times New Roman"/>
                <w:sz w:val="24"/>
                <w:szCs w:val="24"/>
              </w:rPr>
              <w:t>Y/T ratio</w:t>
            </w:r>
          </w:p>
        </w:tc>
        <w:tc>
          <w:tcPr>
            <w:tcW w:w="7483" w:type="dxa"/>
          </w:tcPr>
          <w:p w:rsidR="000B453D" w:rsidRPr="00B40483" w:rsidRDefault="000B453D" w:rsidP="0088655B">
            <w:pPr>
              <w:jc w:val="both"/>
              <w:rPr>
                <w:rFonts w:ascii="Times New Roman" w:hAnsi="Times New Roman" w:cs="Times New Roman"/>
                <w:sz w:val="24"/>
                <w:szCs w:val="24"/>
              </w:rPr>
            </w:pPr>
            <w:r>
              <w:rPr>
                <w:rFonts w:ascii="Times New Roman" w:hAnsi="Times New Roman" w:cs="Times New Roman"/>
                <w:sz w:val="24"/>
                <w:szCs w:val="24"/>
              </w:rPr>
              <w:t>Ratio of the yield stress to the ultimate strength (the strain hardening capacity)</w:t>
            </w:r>
          </w:p>
        </w:tc>
      </w:tr>
    </w:tbl>
    <w:p w:rsidR="00B40483" w:rsidRDefault="00B40483" w:rsidP="0088655B">
      <w:pPr>
        <w:spacing w:after="0" w:line="240" w:lineRule="auto"/>
        <w:jc w:val="both"/>
        <w:rPr>
          <w:rFonts w:ascii="Times New Roman" w:hAnsi="Times New Roman" w:cs="Times New Roman"/>
          <w:b/>
          <w:sz w:val="24"/>
          <w:szCs w:val="24"/>
        </w:rPr>
      </w:pPr>
    </w:p>
    <w:p w:rsidR="00A309ED"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AC49DC">
        <w:rPr>
          <w:rFonts w:ascii="Times New Roman" w:hAnsi="Times New Roman" w:cs="Times New Roman"/>
          <w:b/>
          <w:sz w:val="24"/>
          <w:szCs w:val="24"/>
        </w:rPr>
        <w:t xml:space="preserve"> </w:t>
      </w:r>
      <w:r>
        <w:rPr>
          <w:rFonts w:ascii="Times New Roman" w:hAnsi="Times New Roman" w:cs="Times New Roman"/>
          <w:b/>
          <w:sz w:val="24"/>
          <w:szCs w:val="24"/>
        </w:rPr>
        <w:t>–</w:t>
      </w:r>
      <w:r w:rsidR="00A309ED">
        <w:rPr>
          <w:rFonts w:ascii="Times New Roman" w:hAnsi="Times New Roman" w:cs="Times New Roman"/>
          <w:b/>
          <w:sz w:val="24"/>
          <w:szCs w:val="24"/>
        </w:rPr>
        <w:t xml:space="preserve"> </w:t>
      </w:r>
      <w:r>
        <w:rPr>
          <w:rFonts w:ascii="Times New Roman" w:hAnsi="Times New Roman" w:cs="Times New Roman"/>
          <w:b/>
          <w:sz w:val="24"/>
          <w:szCs w:val="24"/>
        </w:rPr>
        <w:t xml:space="preserve">Introduction and </w:t>
      </w:r>
      <w:r w:rsidR="00A309ED">
        <w:rPr>
          <w:rFonts w:ascii="Times New Roman" w:hAnsi="Times New Roman" w:cs="Times New Roman"/>
          <w:b/>
          <w:sz w:val="24"/>
          <w:szCs w:val="24"/>
        </w:rPr>
        <w:t>Literature Review</w:t>
      </w:r>
    </w:p>
    <w:p w:rsidR="0004567A" w:rsidRDefault="0004567A" w:rsidP="0088655B">
      <w:pPr>
        <w:spacing w:after="0" w:line="240" w:lineRule="auto"/>
        <w:jc w:val="both"/>
        <w:rPr>
          <w:rFonts w:ascii="Times New Roman" w:hAnsi="Times New Roman" w:cs="Times New Roman"/>
          <w:b/>
          <w:sz w:val="24"/>
          <w:szCs w:val="24"/>
        </w:rPr>
      </w:pPr>
    </w:p>
    <w:p w:rsidR="002524EF" w:rsidRDefault="002524EF" w:rsidP="00494698">
      <w:pPr>
        <w:spacing w:after="0"/>
        <w:jc w:val="both"/>
        <w:rPr>
          <w:ins w:id="6" w:author="Samer Adeeb" w:date="2014-07-20T19:20:00Z"/>
          <w:rFonts w:ascii="Times New Roman" w:hAnsi="Times New Roman" w:cs="Times New Roman"/>
          <w:sz w:val="24"/>
          <w:szCs w:val="24"/>
        </w:rPr>
      </w:pPr>
      <w:ins w:id="7" w:author="Samer Adeeb" w:date="2014-07-20T19:20:00Z">
        <w:r w:rsidRPr="00DA4B6A">
          <w:rPr>
            <w:rFonts w:ascii="Times New Roman" w:hAnsi="Times New Roman" w:cs="Times New Roman"/>
            <w:sz w:val="24"/>
            <w:szCs w:val="24"/>
          </w:rPr>
          <w:t xml:space="preserve">To date the research on pipeline structures mostly focused on the buckling of different pipe configurations under compressive forces. </w:t>
        </w:r>
        <w:r>
          <w:rPr>
            <w:rFonts w:ascii="Times New Roman" w:hAnsi="Times New Roman" w:cs="Times New Roman"/>
            <w:sz w:val="24"/>
            <w:szCs w:val="24"/>
          </w:rPr>
          <w:t xml:space="preserve">Such </w:t>
        </w:r>
        <w:r w:rsidRPr="00DA4B6A">
          <w:rPr>
            <w:rFonts w:ascii="Times New Roman" w:hAnsi="Times New Roman" w:cs="Times New Roman"/>
            <w:sz w:val="24"/>
            <w:szCs w:val="24"/>
          </w:rPr>
          <w:t xml:space="preserve">research projects were carried out to investigate the buckling and fracture of pipe walls under compressive loading. The research projects </w:t>
        </w:r>
        <w:r w:rsidRPr="00DA4B6A">
          <w:rPr>
            <w:rFonts w:ascii="Times New Roman" w:hAnsi="Times New Roman" w:cs="Times New Roman"/>
            <w:sz w:val="24"/>
            <w:szCs w:val="24"/>
          </w:rPr>
          <w:fldChar w:fldCharType="begin"/>
        </w:r>
        <w:r w:rsidRPr="00DA4B6A">
          <w:rPr>
            <w:rFonts w:ascii="Times New Roman" w:hAnsi="Times New Roman" w:cs="Times New Roman"/>
            <w:sz w:val="24"/>
            <w:szCs w:val="24"/>
          </w:rPr>
          <w:instrText xml:space="preserve"> REF senThesis \h  \* MERGEFORMAT </w:instrText>
        </w:r>
        <w:r w:rsidRPr="00DA4B6A">
          <w:rPr>
            <w:rFonts w:ascii="Times New Roman" w:hAnsi="Times New Roman" w:cs="Times New Roman"/>
            <w:sz w:val="24"/>
            <w:szCs w:val="24"/>
          </w:rPr>
        </w:r>
        <w:r w:rsidRPr="00DA4B6A">
          <w:rPr>
            <w:rFonts w:ascii="Times New Roman" w:hAnsi="Times New Roman" w:cs="Times New Roman"/>
            <w:sz w:val="24"/>
            <w:szCs w:val="24"/>
          </w:rPr>
          <w:fldChar w:fldCharType="separate"/>
        </w:r>
      </w:ins>
      <w:ins w:id="8" w:author="Samer Adeeb" w:date="2014-07-20T19:22:00Z">
        <w:r w:rsidR="00CB50DF">
          <w:rPr>
            <w:rFonts w:ascii="Times New Roman" w:hAnsi="Times New Roman" w:cs="Times New Roman"/>
            <w:sz w:val="24"/>
            <w:szCs w:val="24"/>
          </w:rPr>
          <w:t>[20</w:t>
        </w:r>
        <w:r w:rsidR="00CB50DF" w:rsidRPr="00D43AA4">
          <w:rPr>
            <w:rFonts w:ascii="Times New Roman" w:hAnsi="Times New Roman" w:cs="Times New Roman"/>
            <w:sz w:val="24"/>
            <w:szCs w:val="24"/>
          </w:rPr>
          <w:t>]</w:t>
        </w:r>
      </w:ins>
      <w:ins w:id="9" w:author="Samer Adeeb" w:date="2014-07-20T19:20:00Z">
        <w:r w:rsidRPr="00DA4B6A">
          <w:rPr>
            <w:rFonts w:ascii="Times New Roman" w:hAnsi="Times New Roman" w:cs="Times New Roman"/>
            <w:sz w:val="24"/>
            <w:szCs w:val="24"/>
          </w:rPr>
          <w:fldChar w:fldCharType="end"/>
        </w:r>
        <w:r w:rsidRPr="00DA4B6A">
          <w:rPr>
            <w:rFonts w:ascii="Times New Roman" w:hAnsi="Times New Roman" w:cs="Times New Roman"/>
            <w:sz w:val="24"/>
            <w:szCs w:val="24"/>
          </w:rPr>
          <w:t xml:space="preserve">, </w:t>
        </w:r>
        <w:r w:rsidRPr="00DA4B6A">
          <w:rPr>
            <w:rFonts w:ascii="Times New Roman" w:hAnsi="Times New Roman" w:cs="Times New Roman"/>
            <w:sz w:val="24"/>
            <w:szCs w:val="24"/>
          </w:rPr>
          <w:fldChar w:fldCharType="begin"/>
        </w:r>
        <w:r w:rsidRPr="00DA4B6A">
          <w:rPr>
            <w:rFonts w:ascii="Times New Roman" w:hAnsi="Times New Roman" w:cs="Times New Roman"/>
            <w:sz w:val="24"/>
            <w:szCs w:val="24"/>
          </w:rPr>
          <w:instrText xml:space="preserve"> REF das \h  \* MERGEFORMAT </w:instrText>
        </w:r>
        <w:r w:rsidRPr="00DA4B6A">
          <w:rPr>
            <w:rFonts w:ascii="Times New Roman" w:hAnsi="Times New Roman" w:cs="Times New Roman"/>
            <w:sz w:val="24"/>
            <w:szCs w:val="24"/>
          </w:rPr>
        </w:r>
        <w:r w:rsidRPr="00DA4B6A">
          <w:rPr>
            <w:rFonts w:ascii="Times New Roman" w:hAnsi="Times New Roman" w:cs="Times New Roman"/>
            <w:sz w:val="24"/>
            <w:szCs w:val="24"/>
          </w:rPr>
          <w:fldChar w:fldCharType="separate"/>
        </w:r>
      </w:ins>
      <w:ins w:id="10" w:author="Samer Adeeb" w:date="2014-07-20T19:22:00Z">
        <w:r w:rsidR="00CB50DF">
          <w:rPr>
            <w:rFonts w:ascii="Times New Roman" w:hAnsi="Times New Roman" w:cs="Times New Roman"/>
            <w:sz w:val="24"/>
            <w:szCs w:val="24"/>
          </w:rPr>
          <w:t>[21]</w:t>
        </w:r>
      </w:ins>
      <w:ins w:id="11" w:author="Samer Adeeb" w:date="2014-07-20T19:20:00Z">
        <w:r w:rsidRPr="00DA4B6A">
          <w:rPr>
            <w:rFonts w:ascii="Times New Roman" w:hAnsi="Times New Roman" w:cs="Times New Roman"/>
            <w:sz w:val="24"/>
            <w:szCs w:val="24"/>
          </w:rPr>
          <w:fldChar w:fldCharType="end"/>
        </w:r>
        <w:r w:rsidRPr="00DA4B6A">
          <w:rPr>
            <w:rFonts w:ascii="Times New Roman" w:hAnsi="Times New Roman" w:cs="Times New Roman"/>
            <w:sz w:val="24"/>
            <w:szCs w:val="24"/>
          </w:rPr>
          <w:t xml:space="preserve">, </w:t>
        </w:r>
        <w:r w:rsidRPr="00DA4B6A">
          <w:rPr>
            <w:rFonts w:ascii="Times New Roman" w:hAnsi="Times New Roman" w:cs="Times New Roman"/>
            <w:sz w:val="24"/>
            <w:szCs w:val="24"/>
          </w:rPr>
          <w:fldChar w:fldCharType="begin"/>
        </w:r>
        <w:r w:rsidRPr="00DA4B6A">
          <w:rPr>
            <w:rFonts w:ascii="Times New Roman" w:hAnsi="Times New Roman" w:cs="Times New Roman"/>
            <w:sz w:val="24"/>
            <w:szCs w:val="24"/>
          </w:rPr>
          <w:instrText xml:space="preserve"> REF chen \h  \* MERGEFORMAT </w:instrText>
        </w:r>
        <w:r w:rsidRPr="00DA4B6A">
          <w:rPr>
            <w:rFonts w:ascii="Times New Roman" w:hAnsi="Times New Roman" w:cs="Times New Roman"/>
            <w:sz w:val="24"/>
            <w:szCs w:val="24"/>
          </w:rPr>
        </w:r>
        <w:r w:rsidRPr="00DA4B6A">
          <w:rPr>
            <w:rFonts w:ascii="Times New Roman" w:hAnsi="Times New Roman" w:cs="Times New Roman"/>
            <w:sz w:val="24"/>
            <w:szCs w:val="24"/>
          </w:rPr>
          <w:fldChar w:fldCharType="separate"/>
        </w:r>
      </w:ins>
      <w:ins w:id="12" w:author="Samer Adeeb" w:date="2014-07-20T19:22:00Z">
        <w:r w:rsidR="00CB50DF">
          <w:rPr>
            <w:rFonts w:ascii="Times New Roman" w:hAnsi="Times New Roman" w:cs="Times New Roman"/>
            <w:sz w:val="24"/>
            <w:szCs w:val="24"/>
          </w:rPr>
          <w:t>[22]</w:t>
        </w:r>
      </w:ins>
      <w:ins w:id="13" w:author="Samer Adeeb" w:date="2014-07-20T19:20:00Z">
        <w:r w:rsidRPr="00DA4B6A">
          <w:rPr>
            <w:rFonts w:ascii="Times New Roman" w:hAnsi="Times New Roman" w:cs="Times New Roman"/>
            <w:sz w:val="24"/>
            <w:szCs w:val="24"/>
          </w:rPr>
          <w:fldChar w:fldCharType="end"/>
        </w:r>
        <w:r w:rsidRPr="00DA4B6A">
          <w:rPr>
            <w:rFonts w:ascii="Times New Roman" w:hAnsi="Times New Roman" w:cs="Times New Roman"/>
            <w:sz w:val="24"/>
            <w:szCs w:val="24"/>
          </w:rPr>
          <w:t xml:space="preserve"> are some examples of experimental studies which analyzed the occurrence of local buckling in</w:t>
        </w:r>
        <w:r>
          <w:rPr>
            <w:rFonts w:ascii="Times New Roman" w:hAnsi="Times New Roman" w:cs="Times New Roman"/>
            <w:sz w:val="24"/>
            <w:szCs w:val="24"/>
          </w:rPr>
          <w:t xml:space="preserve"> the</w:t>
        </w:r>
        <w:r w:rsidRPr="00DA4B6A">
          <w:rPr>
            <w:rFonts w:ascii="Times New Roman" w:hAnsi="Times New Roman" w:cs="Times New Roman"/>
            <w:sz w:val="24"/>
            <w:szCs w:val="24"/>
          </w:rPr>
          <w:t xml:space="preserve"> form of wrinkles in the pipe wall due to bending. On the other hand there is a </w:t>
        </w:r>
        <w:r w:rsidRPr="00DA4B6A">
          <w:rPr>
            <w:rFonts w:ascii="Times New Roman" w:hAnsi="Times New Roman" w:cs="Times New Roman"/>
            <w:sz w:val="24"/>
            <w:szCs w:val="24"/>
          </w:rPr>
          <w:lastRenderedPageBreak/>
          <w:t>limited amount of research projects studying the tensile strain capacity of pipeline that considers the effect of the internal pressure.</w:t>
        </w:r>
      </w:ins>
    </w:p>
    <w:p w:rsidR="002524EF" w:rsidRDefault="002524EF" w:rsidP="00494698">
      <w:pPr>
        <w:spacing w:after="0"/>
        <w:jc w:val="both"/>
        <w:rPr>
          <w:ins w:id="14" w:author="Samer Adeeb" w:date="2014-07-20T19:20:00Z"/>
          <w:rFonts w:ascii="Times New Roman" w:hAnsi="Times New Roman" w:cs="Times New Roman"/>
          <w:sz w:val="24"/>
          <w:szCs w:val="24"/>
        </w:rPr>
      </w:pPr>
    </w:p>
    <w:p w:rsidR="00511510" w:rsidDel="00CB50DF" w:rsidRDefault="0004567A" w:rsidP="00494698">
      <w:pPr>
        <w:spacing w:after="0"/>
        <w:jc w:val="both"/>
        <w:rPr>
          <w:rFonts w:ascii="Times New Roman" w:hAnsi="Times New Roman" w:cs="Times New Roman"/>
          <w:sz w:val="24"/>
          <w:szCs w:val="24"/>
        </w:rPr>
      </w:pPr>
      <w:r w:rsidRPr="0004567A">
        <w:rPr>
          <w:rFonts w:ascii="Times New Roman" w:hAnsi="Times New Roman" w:cs="Times New Roman"/>
          <w:sz w:val="24"/>
          <w:szCs w:val="24"/>
        </w:rPr>
        <w:t xml:space="preserve">Girth welded pipelines can be subjected to </w:t>
      </w:r>
      <w:r>
        <w:rPr>
          <w:rFonts w:ascii="Times New Roman" w:hAnsi="Times New Roman" w:cs="Times New Roman"/>
          <w:sz w:val="24"/>
          <w:szCs w:val="24"/>
        </w:rPr>
        <w:t>large amounts of longitudinal deformation due to a variety of conditions. In case of onshore pipelines the main causes of high longitudinal deformations are seismic activity, slope instability, frost heave and the gradual sinking of landforms to a lower level as a result of mining operations.</w:t>
      </w:r>
      <w:r w:rsidR="001677C3">
        <w:rPr>
          <w:rFonts w:ascii="Times New Roman" w:hAnsi="Times New Roman" w:cs="Times New Roman"/>
          <w:sz w:val="24"/>
          <w:szCs w:val="24"/>
        </w:rPr>
        <w:t xml:space="preserve"> In case of offshore pipelines the highest deformations occur in the process of pipe </w:t>
      </w:r>
      <w:proofErr w:type="gramStart"/>
      <w:r w:rsidR="001677C3">
        <w:rPr>
          <w:rFonts w:ascii="Times New Roman" w:hAnsi="Times New Roman" w:cs="Times New Roman"/>
          <w:sz w:val="24"/>
          <w:szCs w:val="24"/>
        </w:rPr>
        <w:t>laying</w:t>
      </w:r>
      <w:proofErr w:type="gramEnd"/>
      <w:r w:rsidR="001677C3">
        <w:rPr>
          <w:rFonts w:ascii="Times New Roman" w:hAnsi="Times New Roman" w:cs="Times New Roman"/>
          <w:sz w:val="24"/>
          <w:szCs w:val="24"/>
        </w:rPr>
        <w:t xml:space="preserve"> by reeling where the girth welded segments of a pipeline is wound onto a spool and therefore experiences high bending strains.</w:t>
      </w:r>
      <w:r w:rsidR="00D434E8">
        <w:rPr>
          <w:rFonts w:ascii="Times New Roman" w:hAnsi="Times New Roman" w:cs="Times New Roman"/>
          <w:sz w:val="24"/>
          <w:szCs w:val="24"/>
        </w:rPr>
        <w:t xml:space="preserve"> Fabrication flaws in girth welds are one of the major conditions leading to the failure of a pipeline </w:t>
      </w:r>
      <w:r w:rsidR="00494698">
        <w:rPr>
          <w:rFonts w:ascii="Times New Roman" w:hAnsi="Times New Roman" w:cs="Times New Roman"/>
          <w:sz w:val="24"/>
          <w:szCs w:val="24"/>
        </w:rPr>
        <w:t>due to excessive tensile strain</w:t>
      </w:r>
      <w:r w:rsidR="00D434E8">
        <w:rPr>
          <w:rFonts w:ascii="Times New Roman" w:hAnsi="Times New Roman" w:cs="Times New Roman"/>
          <w:sz w:val="24"/>
          <w:szCs w:val="24"/>
        </w:rPr>
        <w:t>. In order to prevent the failure of a pipeline due to these high strain</w:t>
      </w:r>
      <w:r w:rsidR="00494698">
        <w:rPr>
          <w:rFonts w:ascii="Times New Roman" w:hAnsi="Times New Roman" w:cs="Times New Roman"/>
          <w:sz w:val="24"/>
          <w:szCs w:val="24"/>
        </w:rPr>
        <w:t xml:space="preserve"> levels the inevitable fabrication flaws in the girth welds have to be kept within acceptable limits.</w:t>
      </w:r>
      <w:r w:rsidR="00511510">
        <w:rPr>
          <w:rFonts w:ascii="Times New Roman" w:hAnsi="Times New Roman" w:cs="Times New Roman"/>
          <w:sz w:val="24"/>
          <w:szCs w:val="24"/>
        </w:rPr>
        <w:t xml:space="preserve"> </w:t>
      </w:r>
      <w:moveFromRangeStart w:id="15" w:author="Samer Adeeb" w:date="2014-07-20T19:24:00Z" w:name="move393647582"/>
      <w:moveFrom w:id="16" w:author="Samer Adeeb" w:date="2014-07-20T19:24:00Z">
        <w:r w:rsidR="00511510" w:rsidDel="00CB50DF">
          <w:rPr>
            <w:rFonts w:ascii="Times New Roman" w:hAnsi="Times New Roman" w:cs="Times New Roman"/>
            <w:sz w:val="24"/>
            <w:szCs w:val="24"/>
          </w:rPr>
          <w:t xml:space="preserve">Another load case where pipeline failure due to tensile strains can occur is the application of bending strains on cold bent pipes. Experimental studies of Sen et al. </w:t>
        </w:r>
        <w:r w:rsidR="00511510" w:rsidDel="00CB50DF">
          <w:rPr>
            <w:rFonts w:ascii="Times New Roman" w:hAnsi="Times New Roman" w:cs="Times New Roman"/>
            <w:sz w:val="24"/>
            <w:szCs w:val="24"/>
          </w:rPr>
          <w:fldChar w:fldCharType="begin"/>
        </w:r>
        <w:r w:rsidR="00511510" w:rsidDel="00CB50DF">
          <w:rPr>
            <w:rFonts w:ascii="Times New Roman" w:hAnsi="Times New Roman" w:cs="Times New Roman"/>
            <w:sz w:val="24"/>
            <w:szCs w:val="24"/>
          </w:rPr>
          <w:instrText xml:space="preserve"> REF senThesis \h </w:instrText>
        </w:r>
        <w:r w:rsidR="00511510" w:rsidDel="00CB50DF">
          <w:rPr>
            <w:rFonts w:ascii="Times New Roman" w:hAnsi="Times New Roman" w:cs="Times New Roman"/>
            <w:sz w:val="24"/>
            <w:szCs w:val="24"/>
          </w:rPr>
        </w:r>
        <w:r w:rsidR="00511510" w:rsidDel="00CB50DF">
          <w:rPr>
            <w:rFonts w:ascii="Times New Roman" w:hAnsi="Times New Roman" w:cs="Times New Roman"/>
            <w:sz w:val="24"/>
            <w:szCs w:val="24"/>
          </w:rPr>
          <w:fldChar w:fldCharType="separate"/>
        </w:r>
        <w:r w:rsidR="00511510" w:rsidDel="00CB50DF">
          <w:rPr>
            <w:rFonts w:ascii="Times New Roman" w:hAnsi="Times New Roman" w:cs="Times New Roman"/>
            <w:sz w:val="24"/>
            <w:szCs w:val="24"/>
          </w:rPr>
          <w:t>[15</w:t>
        </w:r>
        <w:r w:rsidR="00511510" w:rsidRPr="00D43AA4" w:rsidDel="00CB50DF">
          <w:rPr>
            <w:rFonts w:ascii="Times New Roman" w:hAnsi="Times New Roman" w:cs="Times New Roman"/>
            <w:sz w:val="24"/>
            <w:szCs w:val="24"/>
          </w:rPr>
          <w:t>]</w:t>
        </w:r>
        <w:r w:rsidR="00511510" w:rsidDel="00CB50DF">
          <w:rPr>
            <w:rFonts w:ascii="Times New Roman" w:hAnsi="Times New Roman" w:cs="Times New Roman"/>
            <w:sz w:val="24"/>
            <w:szCs w:val="24"/>
          </w:rPr>
          <w:fldChar w:fldCharType="end"/>
        </w:r>
        <w:r w:rsidR="00511510" w:rsidDel="00CB50DF">
          <w:rPr>
            <w:rFonts w:ascii="Times New Roman" w:hAnsi="Times New Roman" w:cs="Times New Roman"/>
            <w:sz w:val="24"/>
            <w:szCs w:val="24"/>
          </w:rPr>
          <w:t>,</w:t>
        </w:r>
        <w:r w:rsidR="00511510" w:rsidDel="00CB50DF">
          <w:rPr>
            <w:rFonts w:ascii="Times New Roman" w:hAnsi="Times New Roman" w:cs="Times New Roman"/>
            <w:sz w:val="24"/>
            <w:szCs w:val="24"/>
          </w:rPr>
          <w:fldChar w:fldCharType="begin"/>
        </w:r>
        <w:r w:rsidR="00511510" w:rsidDel="00CB50DF">
          <w:rPr>
            <w:rFonts w:ascii="Times New Roman" w:hAnsi="Times New Roman" w:cs="Times New Roman"/>
            <w:sz w:val="24"/>
            <w:szCs w:val="24"/>
          </w:rPr>
          <w:instrText xml:space="preserve"> REF sen2 \h </w:instrText>
        </w:r>
        <w:r w:rsidR="00511510" w:rsidDel="00CB50DF">
          <w:rPr>
            <w:rFonts w:ascii="Times New Roman" w:hAnsi="Times New Roman" w:cs="Times New Roman"/>
            <w:sz w:val="24"/>
            <w:szCs w:val="24"/>
          </w:rPr>
        </w:r>
        <w:r w:rsidR="00511510" w:rsidDel="00CB50DF">
          <w:rPr>
            <w:rFonts w:ascii="Times New Roman" w:hAnsi="Times New Roman" w:cs="Times New Roman"/>
            <w:sz w:val="24"/>
            <w:szCs w:val="24"/>
          </w:rPr>
          <w:fldChar w:fldCharType="separate"/>
        </w:r>
        <w:r w:rsidR="00511510" w:rsidDel="00CB50DF">
          <w:rPr>
            <w:rFonts w:ascii="Times New Roman" w:hAnsi="Times New Roman" w:cs="Times New Roman"/>
            <w:sz w:val="24"/>
            <w:szCs w:val="24"/>
          </w:rPr>
          <w:t>[19</w:t>
        </w:r>
        <w:r w:rsidR="00511510" w:rsidRPr="00D43AA4" w:rsidDel="00CB50DF">
          <w:rPr>
            <w:rFonts w:ascii="Times New Roman" w:hAnsi="Times New Roman" w:cs="Times New Roman"/>
            <w:sz w:val="24"/>
            <w:szCs w:val="24"/>
          </w:rPr>
          <w:t>]</w:t>
        </w:r>
        <w:r w:rsidR="00511510" w:rsidDel="00CB50DF">
          <w:rPr>
            <w:rFonts w:ascii="Times New Roman" w:hAnsi="Times New Roman" w:cs="Times New Roman"/>
            <w:sz w:val="24"/>
            <w:szCs w:val="24"/>
          </w:rPr>
          <w:fldChar w:fldCharType="end"/>
        </w:r>
        <w:r w:rsidR="00511510" w:rsidDel="00CB50DF">
          <w:rPr>
            <w:rFonts w:ascii="Times New Roman" w:hAnsi="Times New Roman" w:cs="Times New Roman"/>
            <w:sz w:val="24"/>
            <w:szCs w:val="24"/>
          </w:rPr>
          <w:t xml:space="preserve"> showed that there is a likelihood of pipe body tension side failure in load cases of cold bends under internal pressure and bending. </w:t>
        </w:r>
      </w:moveFrom>
    </w:p>
    <w:moveFromRangeEnd w:id="15"/>
    <w:p w:rsidR="00CB50DF" w:rsidRDefault="00993F29" w:rsidP="00494698">
      <w:pPr>
        <w:spacing w:after="0"/>
        <w:jc w:val="both"/>
        <w:rPr>
          <w:ins w:id="17" w:author="Samer Adeeb" w:date="2014-07-20T19:24:00Z"/>
          <w:rFonts w:ascii="Times New Roman" w:hAnsi="Times New Roman" w:cs="Times New Roman"/>
          <w:sz w:val="24"/>
          <w:szCs w:val="24"/>
        </w:rPr>
      </w:pPr>
      <w:r>
        <w:rPr>
          <w:rFonts w:ascii="Times New Roman" w:hAnsi="Times New Roman" w:cs="Times New Roman"/>
          <w:sz w:val="24"/>
          <w:szCs w:val="24"/>
        </w:rPr>
        <w:t xml:space="preserve">The lack of knowledge about the effects of flaw sizes, internal pressure and material properties on the structural behaviour of a pipeline can have detrimental </w:t>
      </w:r>
      <w:proofErr w:type="spellStart"/>
      <w:r>
        <w:rPr>
          <w:rFonts w:ascii="Times New Roman" w:hAnsi="Times New Roman" w:cs="Times New Roman"/>
          <w:sz w:val="24"/>
          <w:szCs w:val="24"/>
        </w:rPr>
        <w:t>economical</w:t>
      </w:r>
      <w:proofErr w:type="spellEnd"/>
      <w:r>
        <w:rPr>
          <w:rFonts w:ascii="Times New Roman" w:hAnsi="Times New Roman" w:cs="Times New Roman"/>
          <w:sz w:val="24"/>
          <w:szCs w:val="24"/>
        </w:rPr>
        <w:t xml:space="preserve"> and environmental effects. </w:t>
      </w:r>
      <w:r w:rsidR="00494698">
        <w:rPr>
          <w:rFonts w:ascii="Times New Roman" w:hAnsi="Times New Roman" w:cs="Times New Roman"/>
          <w:sz w:val="24"/>
          <w:szCs w:val="24"/>
        </w:rPr>
        <w:t xml:space="preserve">In order to </w:t>
      </w:r>
      <w:r>
        <w:rPr>
          <w:rFonts w:ascii="Times New Roman" w:hAnsi="Times New Roman" w:cs="Times New Roman"/>
          <w:sz w:val="24"/>
          <w:szCs w:val="24"/>
        </w:rPr>
        <w:t>understand the structural behaviour of a pipeline in the presence of fabrication</w:t>
      </w:r>
      <w:r w:rsidR="00494698">
        <w:rPr>
          <w:rFonts w:ascii="Times New Roman" w:hAnsi="Times New Roman" w:cs="Times New Roman"/>
          <w:sz w:val="24"/>
          <w:szCs w:val="24"/>
        </w:rPr>
        <w:t xml:space="preserve"> flaw</w:t>
      </w:r>
      <w:r>
        <w:rPr>
          <w:rFonts w:ascii="Times New Roman" w:hAnsi="Times New Roman" w:cs="Times New Roman"/>
          <w:sz w:val="24"/>
          <w:szCs w:val="24"/>
        </w:rPr>
        <w:t>s and internal pressure</w:t>
      </w:r>
      <w:r w:rsidR="00494698">
        <w:rPr>
          <w:rFonts w:ascii="Times New Roman" w:hAnsi="Times New Roman" w:cs="Times New Roman"/>
          <w:sz w:val="24"/>
          <w:szCs w:val="24"/>
        </w:rPr>
        <w:t xml:space="preserve"> it is necessary to conduct full scale tests of the pipe for different crack sizes and internal pressure</w:t>
      </w:r>
      <w:r>
        <w:rPr>
          <w:rFonts w:ascii="Times New Roman" w:hAnsi="Times New Roman" w:cs="Times New Roman"/>
          <w:sz w:val="24"/>
          <w:szCs w:val="24"/>
        </w:rPr>
        <w:t xml:space="preserve"> levels</w:t>
      </w:r>
      <w:r w:rsidR="00494698">
        <w:rPr>
          <w:rFonts w:ascii="Times New Roman" w:hAnsi="Times New Roman" w:cs="Times New Roman"/>
          <w:sz w:val="24"/>
          <w:szCs w:val="24"/>
        </w:rPr>
        <w:t>.</w:t>
      </w:r>
      <w:r>
        <w:rPr>
          <w:rFonts w:ascii="Times New Roman" w:hAnsi="Times New Roman" w:cs="Times New Roman"/>
          <w:sz w:val="24"/>
          <w:szCs w:val="24"/>
        </w:rPr>
        <w:t xml:space="preserve"> The research conducted in this field in the recent years focused on pipelines with steel grades X65 and higher. Particularly the research conducted by Wang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 xml:space="preserve"> lead to closed form equations which predict the tensile strain capacity of a pipeline as a function of girth weld flaw dimensions and pipe base metal mechanical properties.</w:t>
      </w:r>
      <w:r w:rsidR="00607D46">
        <w:rPr>
          <w:rFonts w:ascii="Times New Roman" w:hAnsi="Times New Roman" w:cs="Times New Roman"/>
          <w:sz w:val="24"/>
          <w:szCs w:val="24"/>
        </w:rPr>
        <w:t xml:space="preserve"> These equations were included in the CSA code for oil and gas pipeline systems Z662-11 </w:t>
      </w:r>
      <w:r w:rsidR="00607D46">
        <w:rPr>
          <w:rFonts w:ascii="Times New Roman" w:hAnsi="Times New Roman" w:cs="Times New Roman"/>
          <w:sz w:val="24"/>
          <w:szCs w:val="24"/>
        </w:rPr>
        <w:fldChar w:fldCharType="begin"/>
      </w:r>
      <w:r w:rsidR="00607D46">
        <w:rPr>
          <w:rFonts w:ascii="Times New Roman" w:hAnsi="Times New Roman" w:cs="Times New Roman"/>
          <w:sz w:val="24"/>
          <w:szCs w:val="24"/>
        </w:rPr>
        <w:instrText xml:space="preserve"> REF csa \h </w:instrText>
      </w:r>
      <w:r w:rsidR="00607D46">
        <w:rPr>
          <w:rFonts w:ascii="Times New Roman" w:hAnsi="Times New Roman" w:cs="Times New Roman"/>
          <w:sz w:val="24"/>
          <w:szCs w:val="24"/>
        </w:rPr>
      </w:r>
      <w:r w:rsidR="00607D46">
        <w:rPr>
          <w:rFonts w:ascii="Times New Roman" w:hAnsi="Times New Roman" w:cs="Times New Roman"/>
          <w:sz w:val="24"/>
          <w:szCs w:val="24"/>
        </w:rPr>
        <w:fldChar w:fldCharType="separate"/>
      </w:r>
      <w:ins w:id="18" w:author="Samer Adeeb" w:date="2014-07-20T19:44:00Z">
        <w:r w:rsidR="0076245A">
          <w:rPr>
            <w:rFonts w:ascii="Times New Roman" w:hAnsi="Times New Roman" w:cs="Times New Roman"/>
            <w:sz w:val="24"/>
            <w:szCs w:val="24"/>
          </w:rPr>
          <w:t>[23</w:t>
        </w:r>
        <w:r w:rsidR="0076245A" w:rsidRPr="00301E41">
          <w:rPr>
            <w:rFonts w:ascii="Times New Roman" w:hAnsi="Times New Roman" w:cs="Times New Roman"/>
            <w:sz w:val="24"/>
            <w:szCs w:val="24"/>
          </w:rPr>
          <w:t>]</w:t>
        </w:r>
      </w:ins>
      <w:del w:id="19" w:author="Samer Adeeb" w:date="2014-07-20T19:44:00Z">
        <w:r w:rsidR="00607D46" w:rsidDel="0076245A">
          <w:rPr>
            <w:rFonts w:ascii="Times New Roman" w:hAnsi="Times New Roman" w:cs="Times New Roman"/>
            <w:sz w:val="24"/>
            <w:szCs w:val="24"/>
          </w:rPr>
          <w:delText>[20</w:delText>
        </w:r>
        <w:r w:rsidR="00607D46" w:rsidRPr="00301E41" w:rsidDel="0076245A">
          <w:rPr>
            <w:rFonts w:ascii="Times New Roman" w:hAnsi="Times New Roman" w:cs="Times New Roman"/>
            <w:sz w:val="24"/>
            <w:szCs w:val="24"/>
          </w:rPr>
          <w:delText>]</w:delText>
        </w:r>
      </w:del>
      <w:r w:rsidR="00607D46">
        <w:rPr>
          <w:rFonts w:ascii="Times New Roman" w:hAnsi="Times New Roman" w:cs="Times New Roman"/>
          <w:sz w:val="24"/>
          <w:szCs w:val="24"/>
        </w:rPr>
        <w:fldChar w:fldCharType="end"/>
      </w:r>
      <w:r w:rsidR="00607D46">
        <w:rPr>
          <w:rFonts w:ascii="Times New Roman" w:hAnsi="Times New Roman" w:cs="Times New Roman"/>
          <w:sz w:val="24"/>
          <w:szCs w:val="24"/>
        </w:rPr>
        <w:t>.</w:t>
      </w:r>
      <w:r w:rsidR="00A66FEA">
        <w:rPr>
          <w:rFonts w:ascii="Times New Roman" w:hAnsi="Times New Roman" w:cs="Times New Roman"/>
          <w:sz w:val="24"/>
          <w:szCs w:val="24"/>
        </w:rPr>
        <w:t xml:space="preserve"> However it is not recommended to apply these equations in case of pipes with steel grade X52. Also the effect of internal pressure on the tensile strain capacity is not considered in the equations given in the CSA code. In the scope of this research project a total of 8 full scale tests will be conducted at different crack dimensions and different levels of internal pressure with </w:t>
      </w:r>
      <w:r w:rsidR="00086DCB">
        <w:rPr>
          <w:rFonts w:ascii="Times New Roman" w:hAnsi="Times New Roman" w:cs="Times New Roman"/>
          <w:sz w:val="24"/>
          <w:szCs w:val="24"/>
        </w:rPr>
        <w:t>pipe specimens of steel grade X52 (</w:t>
      </w:r>
      <w:r w:rsidR="00086DCB">
        <w:rPr>
          <w:rFonts w:ascii="Times New Roman" w:hAnsi="Times New Roman" w:cs="Times New Roman"/>
          <w:sz w:val="24"/>
          <w:szCs w:val="24"/>
        </w:rPr>
        <w:fldChar w:fldCharType="begin"/>
      </w:r>
      <w:r w:rsidR="00086DCB">
        <w:rPr>
          <w:rFonts w:ascii="Times New Roman" w:hAnsi="Times New Roman" w:cs="Times New Roman"/>
          <w:sz w:val="24"/>
          <w:szCs w:val="24"/>
        </w:rPr>
        <w:instrText xml:space="preserve"> REF _Ref388206554 \h </w:instrText>
      </w:r>
      <w:r w:rsidR="00086DCB">
        <w:rPr>
          <w:rFonts w:ascii="Times New Roman" w:hAnsi="Times New Roman" w:cs="Times New Roman"/>
          <w:sz w:val="24"/>
          <w:szCs w:val="24"/>
        </w:rPr>
      </w:r>
      <w:r w:rsidR="00086DCB">
        <w:rPr>
          <w:rFonts w:ascii="Times New Roman" w:hAnsi="Times New Roman" w:cs="Times New Roman"/>
          <w:sz w:val="24"/>
          <w:szCs w:val="24"/>
        </w:rPr>
        <w:fldChar w:fldCharType="separate"/>
      </w:r>
      <w:ins w:id="20" w:author="Samer Adeeb" w:date="2014-07-20T19:44:00Z">
        <w:r w:rsidR="0076245A" w:rsidRPr="00DC640F">
          <w:rPr>
            <w:rFonts w:ascii="Times New Roman" w:hAnsi="Times New Roman" w:cs="Times New Roman"/>
            <w:sz w:val="24"/>
            <w:szCs w:val="24"/>
          </w:rPr>
          <w:t xml:space="preserve">Table </w:t>
        </w:r>
        <w:r w:rsidR="0076245A">
          <w:rPr>
            <w:rFonts w:ascii="Times New Roman" w:hAnsi="Times New Roman" w:cs="Times New Roman"/>
            <w:noProof/>
            <w:sz w:val="24"/>
            <w:szCs w:val="24"/>
          </w:rPr>
          <w:t>3</w:t>
        </w:r>
      </w:ins>
      <w:del w:id="21" w:author="Samer Adeeb" w:date="2014-07-20T19:44:00Z">
        <w:r w:rsidR="00086DCB" w:rsidRPr="00DC640F" w:rsidDel="0076245A">
          <w:rPr>
            <w:rFonts w:ascii="Times New Roman" w:hAnsi="Times New Roman" w:cs="Times New Roman"/>
            <w:sz w:val="24"/>
            <w:szCs w:val="24"/>
          </w:rPr>
          <w:delText xml:space="preserve">Table </w:delText>
        </w:r>
        <w:r w:rsidR="00086DCB" w:rsidDel="0076245A">
          <w:rPr>
            <w:rFonts w:ascii="Times New Roman" w:hAnsi="Times New Roman" w:cs="Times New Roman"/>
            <w:noProof/>
            <w:sz w:val="24"/>
            <w:szCs w:val="24"/>
          </w:rPr>
          <w:delText>1</w:delText>
        </w:r>
      </w:del>
      <w:r w:rsidR="00086DCB">
        <w:rPr>
          <w:rFonts w:ascii="Times New Roman" w:hAnsi="Times New Roman" w:cs="Times New Roman"/>
          <w:sz w:val="24"/>
          <w:szCs w:val="24"/>
        </w:rPr>
        <w:fldChar w:fldCharType="end"/>
      </w:r>
      <w:r w:rsidR="00086DCB">
        <w:rPr>
          <w:rFonts w:ascii="Times New Roman" w:hAnsi="Times New Roman" w:cs="Times New Roman"/>
          <w:sz w:val="24"/>
          <w:szCs w:val="24"/>
        </w:rPr>
        <w:t xml:space="preserve">). </w:t>
      </w:r>
      <w:r w:rsidR="005A58B4">
        <w:rPr>
          <w:rFonts w:ascii="Times New Roman" w:hAnsi="Times New Roman" w:cs="Times New Roman"/>
          <w:sz w:val="24"/>
          <w:szCs w:val="24"/>
        </w:rPr>
        <w:t>The outcome of this experimental study is expected to provide new insights about the acceptability of girth weld flaw sizes and structural behaviour</w:t>
      </w:r>
      <w:r w:rsidR="00511510">
        <w:rPr>
          <w:rFonts w:ascii="Times New Roman" w:hAnsi="Times New Roman" w:cs="Times New Roman"/>
          <w:sz w:val="24"/>
          <w:szCs w:val="24"/>
        </w:rPr>
        <w:t xml:space="preserve"> under excessive tensile loading in case</w:t>
      </w:r>
      <w:r w:rsidR="005A58B4">
        <w:rPr>
          <w:rFonts w:ascii="Times New Roman" w:hAnsi="Times New Roman" w:cs="Times New Roman"/>
          <w:sz w:val="24"/>
          <w:szCs w:val="24"/>
        </w:rPr>
        <w:t xml:space="preserve"> of X52 vintage pipes.</w:t>
      </w:r>
    </w:p>
    <w:p w:rsidR="00CB50DF" w:rsidRDefault="00CB50DF" w:rsidP="00494698">
      <w:pPr>
        <w:spacing w:after="0"/>
        <w:jc w:val="both"/>
        <w:rPr>
          <w:ins w:id="22" w:author="Samer Adeeb" w:date="2014-07-20T19:24:00Z"/>
          <w:rFonts w:ascii="Times New Roman" w:hAnsi="Times New Roman" w:cs="Times New Roman"/>
          <w:sz w:val="24"/>
          <w:szCs w:val="24"/>
        </w:rPr>
      </w:pPr>
    </w:p>
    <w:p w:rsidR="00CB50DF" w:rsidDel="00CB50DF" w:rsidRDefault="00CB50DF" w:rsidP="00CB50DF">
      <w:pPr>
        <w:spacing w:after="0"/>
        <w:jc w:val="both"/>
        <w:rPr>
          <w:del w:id="23" w:author="Samer Adeeb" w:date="2014-07-20T19:24:00Z"/>
          <w:rFonts w:ascii="Times New Roman" w:hAnsi="Times New Roman" w:cs="Times New Roman"/>
          <w:sz w:val="24"/>
          <w:szCs w:val="24"/>
        </w:rPr>
      </w:pPr>
      <w:moveToRangeStart w:id="24" w:author="Samer Adeeb" w:date="2014-07-20T19:24:00Z" w:name="move393647582"/>
      <w:moveTo w:id="25" w:author="Samer Adeeb" w:date="2014-07-20T19:24:00Z">
        <w:r>
          <w:rPr>
            <w:rFonts w:ascii="Times New Roman" w:hAnsi="Times New Roman" w:cs="Times New Roman"/>
            <w:sz w:val="24"/>
            <w:szCs w:val="24"/>
          </w:rPr>
          <w:t xml:space="preserve">Another </w:t>
        </w:r>
      </w:moveTo>
      <w:ins w:id="26" w:author="Samer Adeeb" w:date="2014-07-20T19:24:00Z">
        <w:r>
          <w:rPr>
            <w:rFonts w:ascii="Times New Roman" w:hAnsi="Times New Roman" w:cs="Times New Roman"/>
            <w:sz w:val="24"/>
            <w:szCs w:val="24"/>
          </w:rPr>
          <w:t xml:space="preserve">important </w:t>
        </w:r>
      </w:ins>
      <w:moveTo w:id="27" w:author="Samer Adeeb" w:date="2014-07-20T19:24:00Z">
        <w:r>
          <w:rPr>
            <w:rFonts w:ascii="Times New Roman" w:hAnsi="Times New Roman" w:cs="Times New Roman"/>
            <w:sz w:val="24"/>
            <w:szCs w:val="24"/>
          </w:rPr>
          <w:t xml:space="preserve">load case where pipeline failure due to tensile strains can occur is the application of bending strains on cold bent pipes. Experimental studies of Sen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moveTo>
      <w:ins w:id="28" w:author="Samer Adeeb" w:date="2014-07-20T19:44:00Z">
        <w:r w:rsidR="0076245A">
          <w:rPr>
            <w:rFonts w:ascii="Times New Roman" w:hAnsi="Times New Roman" w:cs="Times New Roman"/>
            <w:sz w:val="24"/>
            <w:szCs w:val="24"/>
          </w:rPr>
          <w:t>[20</w:t>
        </w:r>
        <w:r w:rsidR="0076245A" w:rsidRPr="00D43AA4">
          <w:rPr>
            <w:rFonts w:ascii="Times New Roman" w:hAnsi="Times New Roman" w:cs="Times New Roman"/>
            <w:sz w:val="24"/>
            <w:szCs w:val="24"/>
          </w:rPr>
          <w:t>]</w:t>
        </w:r>
      </w:ins>
      <w:moveTo w:id="29" w:author="Samer Adeeb" w:date="2014-07-20T19:24:00Z">
        <w:del w:id="30" w:author="Samer Adeeb" w:date="2014-07-20T19:44:00Z">
          <w:r w:rsidDel="0076245A">
            <w:rPr>
              <w:rFonts w:ascii="Times New Roman" w:hAnsi="Times New Roman" w:cs="Times New Roman"/>
              <w:sz w:val="24"/>
              <w:szCs w:val="24"/>
            </w:rPr>
            <w:delText>[15</w:delText>
          </w:r>
          <w:r w:rsidRPr="00D43AA4" w:rsidDel="0076245A">
            <w:rPr>
              <w:rFonts w:ascii="Times New Roman" w:hAnsi="Times New Roman" w:cs="Times New Roman"/>
              <w:sz w:val="24"/>
              <w:szCs w:val="24"/>
            </w:rPr>
            <w:delText>]</w:delText>
          </w:r>
        </w:del>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moveTo>
      <w:ins w:id="31" w:author="Samer Adeeb" w:date="2014-07-20T19:44:00Z">
        <w:r w:rsidR="0076245A">
          <w:rPr>
            <w:rFonts w:ascii="Times New Roman" w:hAnsi="Times New Roman" w:cs="Times New Roman"/>
            <w:sz w:val="24"/>
            <w:szCs w:val="24"/>
          </w:rPr>
          <w:t>[19</w:t>
        </w:r>
        <w:r w:rsidR="0076245A" w:rsidRPr="00D43AA4">
          <w:rPr>
            <w:rFonts w:ascii="Times New Roman" w:hAnsi="Times New Roman" w:cs="Times New Roman"/>
            <w:sz w:val="24"/>
            <w:szCs w:val="24"/>
          </w:rPr>
          <w:t>]</w:t>
        </w:r>
      </w:ins>
      <w:moveTo w:id="32" w:author="Samer Adeeb" w:date="2014-07-20T19:24:00Z">
        <w:del w:id="33" w:author="Samer Adeeb" w:date="2014-07-20T19:44:00Z">
          <w:r w:rsidDel="0076245A">
            <w:rPr>
              <w:rFonts w:ascii="Times New Roman" w:hAnsi="Times New Roman" w:cs="Times New Roman"/>
              <w:sz w:val="24"/>
              <w:szCs w:val="24"/>
            </w:rPr>
            <w:delText>[19</w:delText>
          </w:r>
          <w:r w:rsidRPr="00D43AA4" w:rsidDel="0076245A">
            <w:rPr>
              <w:rFonts w:ascii="Times New Roman" w:hAnsi="Times New Roman" w:cs="Times New Roman"/>
              <w:sz w:val="24"/>
              <w:szCs w:val="24"/>
            </w:rPr>
            <w:delText>]</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showed that there is a likelihood of pipe body tension side failure in load cases of cold bends under internal pressure and bending. </w:t>
        </w:r>
      </w:moveTo>
      <w:ins w:id="34" w:author="Samer Adeeb" w:date="2014-07-20T19:24:00Z">
        <w:r>
          <w:rPr>
            <w:rFonts w:ascii="Times New Roman" w:hAnsi="Times New Roman" w:cs="Times New Roman"/>
            <w:sz w:val="24"/>
            <w:szCs w:val="24"/>
          </w:rPr>
          <w:t xml:space="preserve">While the original study by Sen et al. was investigating the compressive strain capacity of cold bends, the pipes failed on the tension side due to the high level of internal pressure. In this </w:t>
        </w:r>
        <w:proofErr w:type="spellStart"/>
        <w:r>
          <w:rPr>
            <w:rFonts w:ascii="Times New Roman" w:hAnsi="Times New Roman" w:cs="Times New Roman"/>
            <w:sz w:val="24"/>
            <w:szCs w:val="24"/>
          </w:rPr>
          <w:t>proposal,</w:t>
        </w:r>
      </w:ins>
    </w:p>
    <w:moveToRangeEnd w:id="24"/>
    <w:p w:rsidR="00E81FF7" w:rsidRPr="0004567A" w:rsidRDefault="008C73C5" w:rsidP="00494698">
      <w:pPr>
        <w:spacing w:after="0"/>
        <w:jc w:val="both"/>
        <w:rPr>
          <w:rFonts w:ascii="Times New Roman" w:hAnsi="Times New Roman" w:cs="Times New Roman"/>
          <w:sz w:val="24"/>
          <w:szCs w:val="24"/>
        </w:rPr>
      </w:pPr>
      <w:del w:id="35" w:author="Samer Adeeb" w:date="2014-07-20T19:24:00Z">
        <w:r w:rsidDel="00CB50DF">
          <w:rPr>
            <w:rFonts w:ascii="Times New Roman" w:hAnsi="Times New Roman" w:cs="Times New Roman"/>
            <w:sz w:val="24"/>
            <w:szCs w:val="24"/>
          </w:rPr>
          <w:lastRenderedPageBreak/>
          <w:delText xml:space="preserve"> Also </w:delText>
        </w:r>
      </w:del>
      <w:proofErr w:type="gramStart"/>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experimental studies of Sen et al. are further investigated using finite element analysis in order to have a better understanding of the conditions which lead to a tension side failure of cold bent pipes. </w:t>
      </w:r>
      <w:r w:rsidR="005A58B4">
        <w:rPr>
          <w:rFonts w:ascii="Times New Roman" w:hAnsi="Times New Roman" w:cs="Times New Roman"/>
          <w:sz w:val="24"/>
          <w:szCs w:val="24"/>
        </w:rPr>
        <w:t xml:space="preserve">  </w:t>
      </w:r>
      <w:r w:rsidR="001677C3">
        <w:rPr>
          <w:rFonts w:ascii="Times New Roman" w:hAnsi="Times New Roman" w:cs="Times New Roman"/>
          <w:sz w:val="24"/>
          <w:szCs w:val="24"/>
        </w:rPr>
        <w:t xml:space="preserve">   </w:t>
      </w:r>
    </w:p>
    <w:p w:rsidR="00633C5B" w:rsidRDefault="00633C5B" w:rsidP="0088655B">
      <w:pPr>
        <w:spacing w:after="0" w:line="240" w:lineRule="auto"/>
        <w:jc w:val="both"/>
        <w:rPr>
          <w:rFonts w:ascii="Times New Roman" w:hAnsi="Times New Roman" w:cs="Times New Roman"/>
          <w:b/>
          <w:sz w:val="24"/>
          <w:szCs w:val="24"/>
        </w:rPr>
      </w:pPr>
    </w:p>
    <w:p w:rsidR="00633C5B" w:rsidRPr="001337CD" w:rsidRDefault="000E21A3" w:rsidP="00633C5B">
      <w:pPr>
        <w:rPr>
          <w:rFonts w:ascii="Times New Roman" w:hAnsi="Times New Roman" w:cs="Times New Roman"/>
          <w:b/>
          <w:sz w:val="24"/>
          <w:szCs w:val="24"/>
        </w:rPr>
      </w:pPr>
      <w:r>
        <w:rPr>
          <w:rFonts w:ascii="Times New Roman" w:hAnsi="Times New Roman" w:cs="Times New Roman"/>
          <w:b/>
          <w:sz w:val="24"/>
          <w:szCs w:val="24"/>
        </w:rPr>
        <w:t>1</w:t>
      </w:r>
      <w:r w:rsidR="001213E9">
        <w:rPr>
          <w:rFonts w:ascii="Times New Roman" w:hAnsi="Times New Roman" w:cs="Times New Roman"/>
          <w:b/>
          <w:sz w:val="24"/>
          <w:szCs w:val="24"/>
        </w:rPr>
        <w:t xml:space="preserve">.1 - </w:t>
      </w:r>
      <w:r w:rsidR="00633C5B" w:rsidRPr="001337CD">
        <w:rPr>
          <w:rFonts w:ascii="Times New Roman" w:hAnsi="Times New Roman" w:cs="Times New Roman"/>
          <w:b/>
          <w:sz w:val="24"/>
          <w:szCs w:val="24"/>
        </w:rPr>
        <w:t>Weld Defects Classification and CSA Z662.11</w:t>
      </w:r>
    </w:p>
    <w:p w:rsidR="00633C5B" w:rsidRDefault="00633C5B" w:rsidP="00494698">
      <w:pPr>
        <w:spacing w:after="0"/>
        <w:jc w:val="both"/>
        <w:rPr>
          <w:rFonts w:ascii="Times New Roman" w:hAnsi="Times New Roman" w:cs="Times New Roman"/>
          <w:sz w:val="24"/>
          <w:szCs w:val="24"/>
        </w:rPr>
      </w:pPr>
      <w:r w:rsidRPr="00633C5B">
        <w:rPr>
          <w:rFonts w:ascii="Times New Roman" w:hAnsi="Times New Roman" w:cs="Times New Roman"/>
          <w:sz w:val="24"/>
          <w:szCs w:val="24"/>
        </w:rPr>
        <w:t>The Canadian Standards Association Code of Practice CSA Z662.11</w:t>
      </w:r>
      <w:r w:rsidR="00E41A86">
        <w:rPr>
          <w:rFonts w:ascii="Times New Roman" w:hAnsi="Times New Roman" w:cs="Times New Roman"/>
          <w:sz w:val="24"/>
          <w:szCs w:val="24"/>
        </w:rPr>
        <w:t xml:space="preserve"> </w:t>
      </w:r>
      <w:r w:rsidR="00E41A86">
        <w:rPr>
          <w:rFonts w:ascii="Times New Roman" w:hAnsi="Times New Roman" w:cs="Times New Roman"/>
          <w:sz w:val="24"/>
          <w:szCs w:val="24"/>
        </w:rPr>
        <w:fldChar w:fldCharType="begin"/>
      </w:r>
      <w:r w:rsidR="00E41A86">
        <w:rPr>
          <w:rFonts w:ascii="Times New Roman" w:hAnsi="Times New Roman" w:cs="Times New Roman"/>
          <w:sz w:val="24"/>
          <w:szCs w:val="24"/>
        </w:rPr>
        <w:instrText xml:space="preserve"> REF csa \h </w:instrText>
      </w:r>
      <w:r w:rsidR="00E41A86">
        <w:rPr>
          <w:rFonts w:ascii="Times New Roman" w:hAnsi="Times New Roman" w:cs="Times New Roman"/>
          <w:sz w:val="24"/>
          <w:szCs w:val="24"/>
        </w:rPr>
      </w:r>
      <w:r w:rsidR="00E41A86">
        <w:rPr>
          <w:rFonts w:ascii="Times New Roman" w:hAnsi="Times New Roman" w:cs="Times New Roman"/>
          <w:sz w:val="24"/>
          <w:szCs w:val="24"/>
        </w:rPr>
        <w:fldChar w:fldCharType="separate"/>
      </w:r>
      <w:ins w:id="36" w:author="Samer Adeeb" w:date="2014-07-20T19:44:00Z">
        <w:r w:rsidR="0076245A">
          <w:rPr>
            <w:rFonts w:ascii="Times New Roman" w:hAnsi="Times New Roman" w:cs="Times New Roman"/>
            <w:sz w:val="24"/>
            <w:szCs w:val="24"/>
          </w:rPr>
          <w:t>[23</w:t>
        </w:r>
        <w:r w:rsidR="0076245A" w:rsidRPr="00301E41">
          <w:rPr>
            <w:rFonts w:ascii="Times New Roman" w:hAnsi="Times New Roman" w:cs="Times New Roman"/>
            <w:sz w:val="24"/>
            <w:szCs w:val="24"/>
          </w:rPr>
          <w:t>]</w:t>
        </w:r>
      </w:ins>
      <w:del w:id="37" w:author="Samer Adeeb" w:date="2014-07-20T19:44:00Z">
        <w:r w:rsidR="00E41A86" w:rsidDel="0076245A">
          <w:rPr>
            <w:rFonts w:ascii="Times New Roman" w:hAnsi="Times New Roman" w:cs="Times New Roman"/>
            <w:sz w:val="24"/>
            <w:szCs w:val="24"/>
          </w:rPr>
          <w:delText>[20</w:delText>
        </w:r>
        <w:r w:rsidR="00E41A86" w:rsidRPr="00301E41" w:rsidDel="0076245A">
          <w:rPr>
            <w:rFonts w:ascii="Times New Roman" w:hAnsi="Times New Roman" w:cs="Times New Roman"/>
            <w:sz w:val="24"/>
            <w:szCs w:val="24"/>
          </w:rPr>
          <w:delText>]</w:delText>
        </w:r>
      </w:del>
      <w:r w:rsidR="00E41A86">
        <w:rPr>
          <w:rFonts w:ascii="Times New Roman" w:hAnsi="Times New Roman" w:cs="Times New Roman"/>
          <w:sz w:val="24"/>
          <w:szCs w:val="24"/>
        </w:rPr>
        <w:fldChar w:fldCharType="end"/>
      </w:r>
      <w:r w:rsidRPr="00633C5B">
        <w:rPr>
          <w:rFonts w:ascii="Times New Roman" w:hAnsi="Times New Roman" w:cs="Times New Roman"/>
          <w:sz w:val="24"/>
          <w:szCs w:val="24"/>
        </w:rPr>
        <w:t xml:space="preserve"> classifies possible weld defects as surface breaking and buried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ins w:id="38" w:author="Samer Adeeb" w:date="2014-07-20T19:44:00Z">
        <w:r w:rsidR="0076245A" w:rsidRPr="0094263F">
          <w:rPr>
            <w:rFonts w:ascii="Times New Roman" w:hAnsi="Times New Roman" w:cs="Times New Roman"/>
            <w:sz w:val="24"/>
            <w:szCs w:val="24"/>
          </w:rPr>
          <w:t xml:space="preserve">Figure </w:t>
        </w:r>
        <w:r w:rsidR="0076245A">
          <w:rPr>
            <w:rFonts w:ascii="Times New Roman" w:hAnsi="Times New Roman" w:cs="Times New Roman"/>
            <w:noProof/>
            <w:sz w:val="24"/>
            <w:szCs w:val="24"/>
          </w:rPr>
          <w:t>1</w:t>
        </w:r>
      </w:ins>
      <w:del w:id="39" w:author="Samer Adeeb" w:date="2014-07-20T19:44:00Z">
        <w:r w:rsidRPr="00633C5B" w:rsidDel="0076245A">
          <w:rPr>
            <w:rFonts w:ascii="Times New Roman" w:hAnsi="Times New Roman" w:cs="Times New Roman"/>
            <w:sz w:val="24"/>
            <w:szCs w:val="24"/>
          </w:rPr>
          <w:delText xml:space="preserve">Figure </w:delText>
        </w:r>
        <w:r w:rsidRPr="00633C5B" w:rsidDel="0076245A">
          <w:rPr>
            <w:rFonts w:ascii="Times New Roman" w:hAnsi="Times New Roman" w:cs="Times New Roman"/>
            <w:noProof/>
            <w:sz w:val="24"/>
            <w:szCs w:val="24"/>
          </w:rPr>
          <w:delText>1</w:delText>
        </w:r>
      </w:del>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Surface breaking defects are those resembling a crack that is connected to the surface of the pipe wall, whereas buried defects are those that are not connected to the surface of the pipe wall. Although the surface breaking defect is depicted in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ins w:id="40" w:author="Samer Adeeb" w:date="2014-07-20T19:44:00Z">
        <w:r w:rsidR="0076245A" w:rsidRPr="0094263F">
          <w:rPr>
            <w:rFonts w:ascii="Times New Roman" w:hAnsi="Times New Roman" w:cs="Times New Roman"/>
            <w:sz w:val="24"/>
            <w:szCs w:val="24"/>
          </w:rPr>
          <w:t xml:space="preserve">Figure </w:t>
        </w:r>
        <w:r w:rsidR="0076245A">
          <w:rPr>
            <w:rFonts w:ascii="Times New Roman" w:hAnsi="Times New Roman" w:cs="Times New Roman"/>
            <w:noProof/>
            <w:sz w:val="24"/>
            <w:szCs w:val="24"/>
          </w:rPr>
          <w:t>1</w:t>
        </w:r>
      </w:ins>
      <w:del w:id="41" w:author="Samer Adeeb" w:date="2014-07-20T19:44:00Z">
        <w:r w:rsidRPr="00633C5B" w:rsidDel="0076245A">
          <w:rPr>
            <w:rFonts w:ascii="Times New Roman" w:hAnsi="Times New Roman" w:cs="Times New Roman"/>
            <w:sz w:val="24"/>
            <w:szCs w:val="24"/>
          </w:rPr>
          <w:delText xml:space="preserve">Figure </w:delText>
        </w:r>
        <w:r w:rsidRPr="00633C5B" w:rsidDel="0076245A">
          <w:rPr>
            <w:rFonts w:ascii="Times New Roman" w:hAnsi="Times New Roman" w:cs="Times New Roman"/>
            <w:noProof/>
            <w:sz w:val="24"/>
            <w:szCs w:val="24"/>
          </w:rPr>
          <w:delText>1</w:delText>
        </w:r>
      </w:del>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on the inner surface of the pipe wall, the CSA code doesn’t distinguish between surface flaws on the inner surface and those on the outer surface.  According to Z662.11, in the absence of experimental data, the critical tensile strain of the pipe material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633C5B">
        <w:rPr>
          <w:rFonts w:ascii="Times New Roman" w:hAnsi="Times New Roman" w:cs="Times New Roman"/>
          <w:sz w:val="24"/>
          <w:szCs w:val="24"/>
        </w:rPr>
        <w:t xml:space="preserve">) can be calculated based on </w:t>
      </w:r>
      <w:r w:rsidR="0094263F">
        <w:rPr>
          <w:rFonts w:ascii="Times New Roman" w:hAnsi="Times New Roman" w:cs="Times New Roman"/>
          <w:sz w:val="24"/>
          <w:szCs w:val="24"/>
        </w:rPr>
        <w:t>Eq. (1) and E</w:t>
      </w:r>
      <w:r>
        <w:rPr>
          <w:rFonts w:ascii="Times New Roman" w:hAnsi="Times New Roman" w:cs="Times New Roman"/>
          <w:sz w:val="24"/>
          <w:szCs w:val="24"/>
        </w:rPr>
        <w:t>q.</w:t>
      </w:r>
      <w:r w:rsidRPr="00633C5B">
        <w:rPr>
          <w:rFonts w:ascii="Times New Roman" w:hAnsi="Times New Roman" w:cs="Times New Roman"/>
          <w:sz w:val="24"/>
          <w:szCs w:val="24"/>
        </w:rPr>
        <w:t xml:space="preserve"> (2) corresponding to the crack types depicted on the left and right side of </w:t>
      </w:r>
      <w:r w:rsidRPr="00633C5B">
        <w:rPr>
          <w:rFonts w:ascii="Times New Roman" w:hAnsi="Times New Roman" w:cs="Times New Roman"/>
          <w:sz w:val="24"/>
          <w:szCs w:val="24"/>
        </w:rPr>
        <w:fldChar w:fldCharType="begin"/>
      </w:r>
      <w:r w:rsidRPr="00633C5B">
        <w:rPr>
          <w:rFonts w:ascii="Times New Roman" w:hAnsi="Times New Roman" w:cs="Times New Roman"/>
          <w:sz w:val="24"/>
          <w:szCs w:val="24"/>
        </w:rPr>
        <w:instrText xml:space="preserve"> REF _Ref390656348 \h  \* MERGEFORMAT </w:instrText>
      </w:r>
      <w:r w:rsidRPr="00633C5B">
        <w:rPr>
          <w:rFonts w:ascii="Times New Roman" w:hAnsi="Times New Roman" w:cs="Times New Roman"/>
          <w:sz w:val="24"/>
          <w:szCs w:val="24"/>
        </w:rPr>
      </w:r>
      <w:r w:rsidRPr="00633C5B">
        <w:rPr>
          <w:rFonts w:ascii="Times New Roman" w:hAnsi="Times New Roman" w:cs="Times New Roman"/>
          <w:sz w:val="24"/>
          <w:szCs w:val="24"/>
        </w:rPr>
        <w:fldChar w:fldCharType="separate"/>
      </w:r>
      <w:ins w:id="42" w:author="Samer Adeeb" w:date="2014-07-20T19:44:00Z">
        <w:r w:rsidR="0076245A" w:rsidRPr="0094263F">
          <w:rPr>
            <w:rFonts w:ascii="Times New Roman" w:hAnsi="Times New Roman" w:cs="Times New Roman"/>
            <w:sz w:val="24"/>
            <w:szCs w:val="24"/>
          </w:rPr>
          <w:t xml:space="preserve">Figure </w:t>
        </w:r>
        <w:r w:rsidR="0076245A">
          <w:rPr>
            <w:rFonts w:ascii="Times New Roman" w:hAnsi="Times New Roman" w:cs="Times New Roman"/>
            <w:noProof/>
            <w:sz w:val="24"/>
            <w:szCs w:val="24"/>
          </w:rPr>
          <w:t>1</w:t>
        </w:r>
      </w:ins>
      <w:del w:id="43" w:author="Samer Adeeb" w:date="2014-07-20T19:44:00Z">
        <w:r w:rsidRPr="00633C5B" w:rsidDel="0076245A">
          <w:rPr>
            <w:rFonts w:ascii="Times New Roman" w:hAnsi="Times New Roman" w:cs="Times New Roman"/>
            <w:sz w:val="24"/>
            <w:szCs w:val="24"/>
          </w:rPr>
          <w:delText xml:space="preserve">Figure </w:delText>
        </w:r>
        <w:r w:rsidRPr="00633C5B" w:rsidDel="0076245A">
          <w:rPr>
            <w:rFonts w:ascii="Times New Roman" w:hAnsi="Times New Roman" w:cs="Times New Roman"/>
            <w:noProof/>
            <w:sz w:val="24"/>
            <w:szCs w:val="24"/>
          </w:rPr>
          <w:delText>1</w:delText>
        </w:r>
      </w:del>
      <w:r w:rsidRPr="00633C5B">
        <w:rPr>
          <w:rFonts w:ascii="Times New Roman" w:hAnsi="Times New Roman" w:cs="Times New Roman"/>
          <w:sz w:val="24"/>
          <w:szCs w:val="24"/>
        </w:rPr>
        <w:fldChar w:fldCharType="end"/>
      </w:r>
      <w:r w:rsidRPr="00633C5B">
        <w:rPr>
          <w:rFonts w:ascii="Times New Roman" w:hAnsi="Times New Roman" w:cs="Times New Roman"/>
          <w:sz w:val="24"/>
          <w:szCs w:val="24"/>
        </w:rPr>
        <w:t xml:space="preserve"> respectively.  </w:t>
      </w:r>
    </w:p>
    <w:p w:rsidR="00660AD8" w:rsidRDefault="00660AD8" w:rsidP="004F1660">
      <w:pPr>
        <w:spacing w:after="0"/>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8"/>
        <w:gridCol w:w="4788"/>
      </w:tblGrid>
      <w:tr w:rsidR="00660AD8" w:rsidTr="00660AD8">
        <w:tc>
          <w:tcPr>
            <w:tcW w:w="4788" w:type="dxa"/>
            <w:vAlign w:val="center"/>
          </w:tcPr>
          <w:p w:rsidR="00660AD8" w:rsidRDefault="00660AD8" w:rsidP="0094263F">
            <w:pPr>
              <w:jc w:val="center"/>
            </w:pPr>
            <w:r>
              <w:rPr>
                <w:noProof/>
                <w:lang w:eastAsia="en-CA"/>
              </w:rPr>
              <w:drawing>
                <wp:inline distT="0" distB="0" distL="0" distR="0" wp14:anchorId="02DB877D" wp14:editId="3AE9801B">
                  <wp:extent cx="2991485" cy="1263015"/>
                  <wp:effectExtent l="0" t="0" r="0" b="0"/>
                  <wp:docPr id="19" name="Picture 19" descr="surface defect"/>
                  <wp:cNvGraphicFramePr/>
                  <a:graphic xmlns:a="http://schemas.openxmlformats.org/drawingml/2006/main">
                    <a:graphicData uri="http://schemas.openxmlformats.org/drawingml/2006/picture">
                      <pic:pic xmlns:pic="http://schemas.openxmlformats.org/drawingml/2006/picture">
                        <pic:nvPicPr>
                          <pic:cNvPr id="19" name="Picture 19" descr="surface defect"/>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1485" cy="1263015"/>
                          </a:xfrm>
                          <a:prstGeom prst="rect">
                            <a:avLst/>
                          </a:prstGeom>
                          <a:noFill/>
                          <a:ln>
                            <a:noFill/>
                          </a:ln>
                        </pic:spPr>
                      </pic:pic>
                    </a:graphicData>
                  </a:graphic>
                </wp:inline>
              </w:drawing>
            </w:r>
          </w:p>
        </w:tc>
        <w:tc>
          <w:tcPr>
            <w:tcW w:w="4788" w:type="dxa"/>
          </w:tcPr>
          <w:p w:rsidR="00660AD8" w:rsidRDefault="00660AD8" w:rsidP="0094263F">
            <w:pPr>
              <w:keepNext/>
            </w:pPr>
            <w:r>
              <w:rPr>
                <w:noProof/>
                <w:lang w:eastAsia="en-CA"/>
              </w:rPr>
              <w:drawing>
                <wp:inline distT="0" distB="0" distL="0" distR="0" wp14:anchorId="2AE46068" wp14:editId="16534309">
                  <wp:extent cx="2990850" cy="2857500"/>
                  <wp:effectExtent l="0" t="0" r="0" b="0"/>
                  <wp:docPr id="2" name="Picture 2" descr="buried defect"/>
                  <wp:cNvGraphicFramePr/>
                  <a:graphic xmlns:a="http://schemas.openxmlformats.org/drawingml/2006/main">
                    <a:graphicData uri="http://schemas.openxmlformats.org/drawingml/2006/picture">
                      <pic:pic xmlns:pic="http://schemas.openxmlformats.org/drawingml/2006/picture">
                        <pic:nvPicPr>
                          <pic:cNvPr id="4" name="Picture 4" descr="buried defect"/>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0850" cy="2857500"/>
                          </a:xfrm>
                          <a:prstGeom prst="rect">
                            <a:avLst/>
                          </a:prstGeom>
                          <a:noFill/>
                          <a:ln>
                            <a:noFill/>
                          </a:ln>
                        </pic:spPr>
                      </pic:pic>
                    </a:graphicData>
                  </a:graphic>
                </wp:inline>
              </w:drawing>
            </w:r>
          </w:p>
        </w:tc>
      </w:tr>
    </w:tbl>
    <w:p w:rsidR="00660AD8" w:rsidRPr="0094263F" w:rsidRDefault="00660AD8" w:rsidP="00660AD8">
      <w:pPr>
        <w:pStyle w:val="Caption"/>
        <w:jc w:val="center"/>
        <w:rPr>
          <w:rFonts w:ascii="Times New Roman" w:hAnsi="Times New Roman" w:cs="Times New Roman"/>
          <w:sz w:val="24"/>
          <w:szCs w:val="24"/>
        </w:rPr>
      </w:pPr>
      <w:bookmarkStart w:id="44" w:name="_Ref390656348"/>
      <w:r w:rsidRPr="0094263F">
        <w:rPr>
          <w:rFonts w:ascii="Times New Roman" w:hAnsi="Times New Roman" w:cs="Times New Roman"/>
          <w:color w:val="auto"/>
          <w:sz w:val="24"/>
          <w:szCs w:val="24"/>
        </w:rPr>
        <w:t xml:space="preserve">Figure </w:t>
      </w:r>
      <w:r w:rsidRPr="0094263F">
        <w:rPr>
          <w:rFonts w:ascii="Times New Roman" w:hAnsi="Times New Roman" w:cs="Times New Roman"/>
          <w:color w:val="auto"/>
          <w:sz w:val="24"/>
          <w:szCs w:val="24"/>
        </w:rPr>
        <w:fldChar w:fldCharType="begin"/>
      </w:r>
      <w:r w:rsidRPr="0094263F">
        <w:rPr>
          <w:rFonts w:ascii="Times New Roman" w:hAnsi="Times New Roman" w:cs="Times New Roman"/>
          <w:color w:val="auto"/>
          <w:sz w:val="24"/>
          <w:szCs w:val="24"/>
        </w:rPr>
        <w:instrText xml:space="preserve"> SEQ Figure \* ARABIC </w:instrText>
      </w:r>
      <w:r w:rsidRPr="0094263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w:t>
      </w:r>
      <w:r w:rsidRPr="0094263F">
        <w:rPr>
          <w:rFonts w:ascii="Times New Roman" w:hAnsi="Times New Roman" w:cs="Times New Roman"/>
          <w:color w:val="auto"/>
          <w:sz w:val="24"/>
          <w:szCs w:val="24"/>
        </w:rPr>
        <w:fldChar w:fldCharType="end"/>
      </w:r>
      <w:bookmarkEnd w:id="44"/>
      <w:r w:rsidRPr="0094263F">
        <w:rPr>
          <w:rFonts w:ascii="Times New Roman" w:hAnsi="Times New Roman" w:cs="Times New Roman"/>
          <w:color w:val="auto"/>
          <w:sz w:val="24"/>
          <w:szCs w:val="24"/>
        </w:rPr>
        <w:t>: Classification of weld defects according to CSA Z662.11 as surface breaking (left) and buried (right)</w:t>
      </w:r>
      <w:r w:rsidR="00D16AAE" w:rsidRPr="00D16AAE">
        <w:rPr>
          <w:rFonts w:ascii="Times New Roman" w:hAnsi="Times New Roman" w:cs="Times New Roman"/>
          <w:color w:val="auto"/>
          <w:sz w:val="24"/>
          <w:szCs w:val="24"/>
        </w:rPr>
        <w:t xml:space="preserve"> </w:t>
      </w:r>
      <w:r w:rsidR="00D16AAE" w:rsidRPr="00D16AAE">
        <w:rPr>
          <w:rFonts w:ascii="Times New Roman" w:hAnsi="Times New Roman" w:cs="Times New Roman"/>
          <w:color w:val="auto"/>
          <w:sz w:val="24"/>
          <w:szCs w:val="24"/>
        </w:rPr>
        <w:fldChar w:fldCharType="begin"/>
      </w:r>
      <w:r w:rsidR="00D16AAE" w:rsidRPr="00D16AAE">
        <w:rPr>
          <w:rFonts w:ascii="Times New Roman" w:hAnsi="Times New Roman" w:cs="Times New Roman"/>
          <w:color w:val="auto"/>
          <w:sz w:val="24"/>
          <w:szCs w:val="24"/>
        </w:rPr>
        <w:instrText xml:space="preserve"> REF csa \h </w:instrText>
      </w:r>
      <w:r w:rsidR="00D16AAE" w:rsidRPr="00D16AAE">
        <w:rPr>
          <w:rFonts w:ascii="Times New Roman" w:hAnsi="Times New Roman" w:cs="Times New Roman"/>
          <w:color w:val="auto"/>
          <w:sz w:val="24"/>
          <w:szCs w:val="24"/>
        </w:rPr>
      </w:r>
      <w:r w:rsidR="00D16AAE" w:rsidRPr="00D16AAE">
        <w:rPr>
          <w:rFonts w:ascii="Times New Roman" w:hAnsi="Times New Roman" w:cs="Times New Roman"/>
          <w:color w:val="auto"/>
          <w:sz w:val="24"/>
          <w:szCs w:val="24"/>
        </w:rPr>
        <w:fldChar w:fldCharType="separate"/>
      </w:r>
      <w:ins w:id="45" w:author="Samer Adeeb" w:date="2014-07-20T19:44:00Z">
        <w:r w:rsidR="0076245A">
          <w:rPr>
            <w:rFonts w:ascii="Times New Roman" w:hAnsi="Times New Roman" w:cs="Times New Roman"/>
            <w:sz w:val="24"/>
            <w:szCs w:val="24"/>
          </w:rPr>
          <w:t>[23</w:t>
        </w:r>
        <w:r w:rsidR="0076245A" w:rsidRPr="00301E41">
          <w:rPr>
            <w:rFonts w:ascii="Times New Roman" w:hAnsi="Times New Roman" w:cs="Times New Roman"/>
            <w:sz w:val="24"/>
            <w:szCs w:val="24"/>
          </w:rPr>
          <w:t>]</w:t>
        </w:r>
      </w:ins>
      <w:del w:id="46" w:author="Samer Adeeb" w:date="2014-07-20T19:44:00Z">
        <w:r w:rsidR="00D16AAE" w:rsidRPr="00D16AAE" w:rsidDel="0076245A">
          <w:rPr>
            <w:rFonts w:ascii="Times New Roman" w:hAnsi="Times New Roman" w:cs="Times New Roman"/>
            <w:color w:val="auto"/>
            <w:sz w:val="24"/>
            <w:szCs w:val="24"/>
          </w:rPr>
          <w:delText>[20]</w:delText>
        </w:r>
      </w:del>
      <w:r w:rsidR="00D16AAE" w:rsidRPr="00D16AAE">
        <w:rPr>
          <w:rFonts w:ascii="Times New Roman" w:hAnsi="Times New Roman" w:cs="Times New Roman"/>
          <w:color w:val="auto"/>
          <w:sz w:val="24"/>
          <w:szCs w:val="24"/>
        </w:rPr>
        <w:fldChar w:fldCharType="end"/>
      </w:r>
    </w:p>
    <w:tbl>
      <w:tblPr>
        <w:tblW w:w="9606" w:type="dxa"/>
        <w:tblLayout w:type="fixed"/>
        <w:tblLook w:val="04A0" w:firstRow="1" w:lastRow="0" w:firstColumn="1" w:lastColumn="0" w:noHBand="0" w:noVBand="1"/>
      </w:tblPr>
      <w:tblGrid>
        <w:gridCol w:w="4896"/>
        <w:gridCol w:w="4143"/>
        <w:gridCol w:w="567"/>
      </w:tblGrid>
      <w:tr w:rsidR="00660AD8" w:rsidTr="0094263F">
        <w:trPr>
          <w:trHeight w:val="657"/>
        </w:trPr>
        <w:tc>
          <w:tcPr>
            <w:tcW w:w="9039" w:type="dxa"/>
            <w:gridSpan w:val="2"/>
            <w:vAlign w:val="center"/>
            <w:hideMark/>
          </w:tcPr>
          <w:p w:rsidR="00660AD8" w:rsidRDefault="00942EFC" w:rsidP="0094263F">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bookmarkStart w:id="47" w:name="_Ref316948401"/>
            <w:bookmarkStart w:id="48" w:name="_Ref316948409"/>
            <w:r>
              <w:t>(</w:t>
            </w:r>
            <w:fldSimple w:instr=" SEQ Equation \* ARABIC ">
              <w:r w:rsidR="0076245A">
                <w:rPr>
                  <w:noProof/>
                </w:rPr>
                <w:t>1</w:t>
              </w:r>
            </w:fldSimple>
            <w:bookmarkEnd w:id="47"/>
            <w:r>
              <w:t>)</w:t>
            </w:r>
            <w:bookmarkEnd w:id="48"/>
          </w:p>
        </w:tc>
      </w:tr>
      <w:tr w:rsidR="00660AD8" w:rsidTr="0094263F">
        <w:trPr>
          <w:trHeight w:val="657"/>
        </w:trPr>
        <w:tc>
          <w:tcPr>
            <w:tcW w:w="9039" w:type="dxa"/>
            <w:gridSpan w:val="2"/>
            <w:vAlign w:val="center"/>
            <w:hideMark/>
          </w:tcPr>
          <w:p w:rsidR="00660AD8" w:rsidRDefault="00942EFC" w:rsidP="0094263F">
            <w:pPr>
              <w:keepNext/>
              <w:ind w:firstLine="357"/>
              <w:rPr>
                <w:kern w:val="14"/>
                <w:lang w:val="en-US"/>
              </w:rPr>
            </w:pPr>
            <m:oMathPara>
              <m:oMathParaPr>
                <m:jc m:val="left"/>
              </m:oMathParaPr>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d>
                      <m:dPr>
                        <m:ctrlPr>
                          <w:rPr>
                            <w:rFonts w:ascii="Cambria Math" w:hAnsi="Cambria Math"/>
                            <w:i/>
                            <w:kern w:val="14"/>
                            <w:lang w:val="en-US"/>
                          </w:rPr>
                        </m:ctrlPr>
                      </m:dPr>
                      <m:e>
                        <m:r>
                          <w:rPr>
                            <w:rFonts w:ascii="Cambria Math" w:hAnsi="Cambria Math"/>
                          </w:rPr>
                          <m:t>1.08-0.612η-0.0735ξ+0.364ψ</m:t>
                        </m:r>
                      </m:e>
                    </m:d>
                  </m:sup>
                </m:sSup>
                <m:d>
                  <m:dPr>
                    <m:ctrlPr>
                      <w:rPr>
                        <w:rFonts w:ascii="Cambria Math" w:hAnsi="Cambria Math"/>
                        <w:i/>
                        <w:kern w:val="14"/>
                        <w:lang w:val="en-US"/>
                      </w:rPr>
                    </m:ctrlPr>
                  </m:dPr>
                  <m:e>
                    <m:r>
                      <w:rPr>
                        <w:rFonts w:ascii="Cambria Math" w:hAnsi="Cambria Math"/>
                      </w:rPr>
                      <m:t>12.3-4.65</m:t>
                    </m:r>
                    <m:rad>
                      <m:radPr>
                        <m:degHide m:val="1"/>
                        <m:ctrlPr>
                          <w:rPr>
                            <w:rFonts w:ascii="Cambria Math" w:hAnsi="Cambria Math"/>
                            <w:i/>
                            <w:kern w:val="14"/>
                            <w:lang w:val="en-US"/>
                          </w:rPr>
                        </m:ctrlPr>
                      </m:radPr>
                      <m:deg/>
                      <m:e>
                        <m:r>
                          <w:rPr>
                            <w:rFonts w:ascii="Cambria Math" w:hAnsi="Cambria Math"/>
                          </w:rPr>
                          <m:t>t</m:t>
                        </m:r>
                      </m:e>
                    </m:rad>
                    <m:r>
                      <w:rPr>
                        <w:rFonts w:ascii="Cambria Math" w:hAnsi="Cambria Math"/>
                      </w:rPr>
                      <m:t>+0.495t</m:t>
                    </m:r>
                  </m:e>
                </m:d>
                <m:d>
                  <m:dPr>
                    <m:ctrlPr>
                      <w:rPr>
                        <w:rFonts w:ascii="Cambria Math" w:hAnsi="Cambria Math"/>
                        <w:i/>
                        <w:kern w:val="14"/>
                        <w:lang w:val="en-US"/>
                      </w:rPr>
                    </m:ctrlPr>
                  </m:dPr>
                  <m:e>
                    <m:r>
                      <w:rPr>
                        <w:rFonts w:ascii="Cambria Math" w:hAnsi="Cambria Math"/>
                      </w:rPr>
                      <m:t>11.8-10.6λ</m:t>
                    </m:r>
                  </m:e>
                </m:d>
              </m:oMath>
            </m:oMathPara>
          </w:p>
          <w:p w:rsidR="00660AD8" w:rsidRDefault="00942EFC" w:rsidP="0094263F">
            <w:pPr>
              <w:keepNext/>
              <w:ind w:firstLine="357"/>
            </w:pPr>
            <m:oMathPara>
              <m:oMathParaPr>
                <m:jc m:val="left"/>
              </m:oMathParaPr>
              <m:oMath>
                <m:d>
                  <m:dPr>
                    <m:ctrlPr>
                      <w:rPr>
                        <w:rFonts w:ascii="Cambria Math" w:hAnsi="Cambria Math"/>
                        <w:i/>
                        <w:kern w:val="14"/>
                        <w:lang w:val="en-US"/>
                      </w:rPr>
                    </m:ctrlPr>
                  </m:dPr>
                  <m:e>
                    <m:r>
                      <w:rPr>
                        <w:rFonts w:ascii="Cambria Math" w:hAnsi="Cambria Math"/>
                      </w:rPr>
                      <m:t>-5.14+</m:t>
                    </m:r>
                    <m:f>
                      <m:fPr>
                        <m:ctrlPr>
                          <w:rPr>
                            <w:rFonts w:ascii="Cambria Math" w:hAnsi="Cambria Math"/>
                            <w:i/>
                            <w:kern w:val="14"/>
                            <w:lang w:val="en-US"/>
                          </w:rPr>
                        </m:ctrlPr>
                      </m:fPr>
                      <m:num>
                        <m:r>
                          <w:rPr>
                            <w:rFonts w:ascii="Cambria Math" w:hAnsi="Cambria Math"/>
                          </w:rPr>
                          <m:t>0.992</m:t>
                        </m:r>
                      </m:num>
                      <m:den>
                        <m:r>
                          <w:rPr>
                            <w:rFonts w:ascii="Cambria Math" w:hAnsi="Cambria Math"/>
                          </w:rPr>
                          <m:t>ψ</m:t>
                        </m:r>
                      </m:den>
                    </m:f>
                    <m:r>
                      <w:rPr>
                        <w:rFonts w:ascii="Cambria Math" w:hAnsi="Cambria Math"/>
                      </w:rPr>
                      <m:t>+20.1ψ</m:t>
                    </m:r>
                  </m:e>
                </m:d>
                <m:d>
                  <m:dPr>
                    <m:ctrlPr>
                      <w:rPr>
                        <w:rFonts w:ascii="Cambria Math" w:hAnsi="Cambria Math"/>
                        <w:i/>
                        <w:kern w:val="14"/>
                        <w:lang w:val="en-US"/>
                      </w:rPr>
                    </m:ctrlPr>
                  </m:dPr>
                  <m:e>
                    <m:r>
                      <w:rPr>
                        <w:rFonts w:ascii="Cambria Math" w:hAnsi="Cambria Math"/>
                      </w:rPr>
                      <m:t>-3.63+11.0</m:t>
                    </m:r>
                    <m:rad>
                      <m:radPr>
                        <m:degHide m:val="1"/>
                        <m:ctrlPr>
                          <w:rPr>
                            <w:rFonts w:ascii="Cambria Math" w:hAnsi="Cambria Math"/>
                            <w:i/>
                            <w:kern w:val="14"/>
                            <w:lang w:val="en-US"/>
                          </w:rPr>
                        </m:ctrlPr>
                      </m:radPr>
                      <m:deg/>
                      <m:e>
                        <m:r>
                          <w:rPr>
                            <w:rFonts w:ascii="Cambria Math" w:hAnsi="Cambria Math"/>
                          </w:rPr>
                          <m:t>n</m:t>
                        </m:r>
                      </m:e>
                    </m:rad>
                    <m:r>
                      <w:rPr>
                        <w:rFonts w:ascii="Cambria Math" w:hAnsi="Cambria Math"/>
                      </w:rPr>
                      <m:t>-8.44η</m:t>
                    </m:r>
                  </m:e>
                </m:d>
                <m:r>
                  <w:rPr>
                    <w:rFonts w:ascii="Cambria Math" w:hAnsi="Cambria Math"/>
                  </w:rPr>
                  <m:t xml:space="preserve"> </m:t>
                </m:r>
              </m:oMath>
            </m:oMathPara>
          </w:p>
          <w:p w:rsidR="00660AD8" w:rsidRDefault="00942EFC" w:rsidP="0094263F">
            <w:pPr>
              <w:keepNext/>
              <w:suppressAutoHyphens/>
              <w:overflowPunct w:val="0"/>
              <w:autoSpaceDE w:val="0"/>
              <w:autoSpaceDN w:val="0"/>
              <w:adjustRightInd w:val="0"/>
              <w:ind w:firstLine="357"/>
              <w:jc w:val="center"/>
              <w:rPr>
                <w:kern w:val="14"/>
                <w:position w:val="-14"/>
                <w:lang w:val="en-US"/>
              </w:rPr>
            </w:pPr>
            <m:oMathPara>
              <m:oMath>
                <m:d>
                  <m:dPr>
                    <m:ctrlPr>
                      <w:rPr>
                        <w:rFonts w:ascii="Cambria Math" w:hAnsi="Cambria Math"/>
                        <w:i/>
                        <w:kern w:val="14"/>
                        <w:lang w:val="en-US"/>
                      </w:rPr>
                    </m:ctrlPr>
                  </m:dPr>
                  <m:e>
                    <m:r>
                      <w:rPr>
                        <w:rFonts w:ascii="Cambria Math" w:hAnsi="Cambria Math"/>
                      </w:rPr>
                      <m:t>-0.836+0.733η+0.0483ξ+</m:t>
                    </m:r>
                    <m:f>
                      <m:fPr>
                        <m:ctrlPr>
                          <w:rPr>
                            <w:rFonts w:ascii="Cambria Math" w:hAnsi="Cambria Math"/>
                            <w:i/>
                            <w:kern w:val="14"/>
                            <w:lang w:val="en-US"/>
                          </w:rPr>
                        </m:ctrlPr>
                      </m:fPr>
                      <m:num>
                        <m:r>
                          <w:rPr>
                            <w:rFonts w:ascii="Cambria Math" w:hAnsi="Cambria Math"/>
                          </w:rPr>
                          <m:t>3.49-14.6η-12.9ψ</m:t>
                        </m:r>
                      </m:num>
                      <m:den>
                        <m:r>
                          <w:rPr>
                            <w:rFonts w:ascii="Cambria Math" w:hAnsi="Cambria Math"/>
                          </w:rPr>
                          <m:t>1+</m:t>
                        </m:r>
                        <m:sSup>
                          <m:sSupPr>
                            <m:ctrlPr>
                              <w:rPr>
                                <w:rFonts w:ascii="Cambria Math" w:hAnsi="Cambria Math"/>
                                <w:i/>
                                <w:kern w:val="14"/>
                                <w:lang w:val="en-US"/>
                              </w:rPr>
                            </m:ctrlPr>
                          </m:sSupPr>
                          <m:e>
                            <m:r>
                              <w:rPr>
                                <w:rFonts w:ascii="Cambria Math" w:hAnsi="Cambria Math"/>
                              </w:rPr>
                              <m:t>ξ</m:t>
                            </m:r>
                          </m:e>
                          <m:sup>
                            <m:r>
                              <w:rPr>
                                <w:rFonts w:ascii="Cambria Math" w:hAnsi="Cambria Math"/>
                              </w:rPr>
                              <m:t>1.84</m:t>
                            </m:r>
                          </m:sup>
                        </m:sSup>
                      </m:den>
                    </m:f>
                  </m:e>
                </m:d>
              </m:oMath>
            </m:oMathPara>
          </w:p>
        </w:tc>
        <w:tc>
          <w:tcPr>
            <w:tcW w:w="567" w:type="dxa"/>
            <w:vAlign w:val="center"/>
            <w:hideMark/>
          </w:tcPr>
          <w:p w:rsidR="00660AD8" w:rsidRDefault="00660AD8" w:rsidP="0094263F">
            <w:pPr>
              <w:suppressAutoHyphens/>
              <w:overflowPunct w:val="0"/>
              <w:autoSpaceDE w:val="0"/>
              <w:autoSpaceDN w:val="0"/>
              <w:adjustRightInd w:val="0"/>
              <w:rPr>
                <w:kern w:val="14"/>
                <w:lang w:val="en-US"/>
              </w:rPr>
            </w:pPr>
            <w:r>
              <w:rPr>
                <w:kern w:val="14"/>
                <w:lang w:val="en-US"/>
              </w:rPr>
              <w:t>(2)</w:t>
            </w:r>
          </w:p>
        </w:tc>
      </w:tr>
      <w:tr w:rsidR="00660AD8" w:rsidTr="0094263F">
        <w:trPr>
          <w:gridAfter w:val="2"/>
          <w:wAfter w:w="4710" w:type="dxa"/>
        </w:trPr>
        <w:tc>
          <w:tcPr>
            <w:tcW w:w="4896" w:type="dxa"/>
            <w:hideMark/>
          </w:tcPr>
          <w:p w:rsidR="00660AD8" w:rsidRDefault="00660AD8" w:rsidP="0094263F">
            <w:pPr>
              <w:keepNext/>
              <w:suppressAutoHyphens/>
              <w:overflowPunct w:val="0"/>
              <w:autoSpaceDE w:val="0"/>
              <w:autoSpaceDN w:val="0"/>
              <w:adjustRightInd w:val="0"/>
              <w:ind w:firstLine="357"/>
              <w:jc w:val="both"/>
              <w:rPr>
                <w:kern w:val="14"/>
                <w:lang w:val="en-US"/>
              </w:rPr>
            </w:pPr>
          </w:p>
        </w:tc>
      </w:tr>
      <w:tr w:rsidR="00660AD8" w:rsidTr="0094263F">
        <w:trPr>
          <w:gridAfter w:val="2"/>
          <w:wAfter w:w="4710" w:type="dxa"/>
        </w:trPr>
        <w:tc>
          <w:tcPr>
            <w:tcW w:w="4896" w:type="dxa"/>
            <w:vAlign w:val="center"/>
            <w:hideMark/>
          </w:tcPr>
          <w:p w:rsidR="00660AD8" w:rsidRDefault="00660AD8" w:rsidP="0094263F">
            <w:pPr>
              <w:keepNext/>
              <w:suppressAutoHyphens/>
              <w:overflowPunct w:val="0"/>
              <w:autoSpaceDE w:val="0"/>
              <w:autoSpaceDN w:val="0"/>
              <w:adjustRightInd w:val="0"/>
              <w:ind w:firstLine="357"/>
              <w:rPr>
                <w:kern w:val="14"/>
                <w:lang w:val="en-US"/>
              </w:rPr>
            </w:pPr>
          </w:p>
        </w:tc>
      </w:tr>
    </w:tbl>
    <w:p w:rsidR="00660AD8" w:rsidRPr="00660AD8" w:rsidRDefault="00660AD8" w:rsidP="002E4421">
      <w:pPr>
        <w:jc w:val="both"/>
        <w:rPr>
          <w:rFonts w:ascii="Times New Roman" w:hAnsi="Times New Roman" w:cs="Times New Roman"/>
          <w:sz w:val="24"/>
          <w:szCs w:val="24"/>
        </w:rPr>
      </w:pPr>
      <w:r w:rsidRPr="00660AD8">
        <w:rPr>
          <w:rFonts w:ascii="Times New Roman" w:hAnsi="Times New Roman" w:cs="Times New Roman"/>
          <w:sz w:val="24"/>
          <w:szCs w:val="24"/>
        </w:rPr>
        <w:t xml:space="preserve">Eq. (1) and </w:t>
      </w:r>
      <w:r w:rsidR="0094263F">
        <w:rPr>
          <w:rFonts w:ascii="Times New Roman" w:hAnsi="Times New Roman" w:cs="Times New Roman"/>
          <w:sz w:val="24"/>
          <w:szCs w:val="24"/>
        </w:rPr>
        <w:t>E</w:t>
      </w:r>
      <w:r w:rsidRPr="00660AD8">
        <w:rPr>
          <w:rFonts w:ascii="Times New Roman" w:hAnsi="Times New Roman" w:cs="Times New Roman"/>
          <w:sz w:val="24"/>
          <w:szCs w:val="24"/>
        </w:rPr>
        <w:t>q. (2) are developed based on the extensive experimental work conducted by Wang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wang1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E65646">
        <w:rPr>
          <w:rFonts w:ascii="Times New Roman" w:hAnsi="Times New Roman" w:cs="Times New Roman"/>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wang2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E65646">
        <w:rPr>
          <w:rFonts w:ascii="Times New Roman" w:hAnsi="Times New Roman" w:cs="Times New Roman"/>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wang3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B05CBD">
        <w:rPr>
          <w:rFonts w:ascii="Times New Roman" w:hAnsi="Times New Roman" w:cs="Times New Roman"/>
          <w:sz w:val="24"/>
          <w:szCs w:val="24"/>
        </w:rPr>
        <w:t>[3]</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wang4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E65646">
        <w:rPr>
          <w:rFonts w:ascii="Times New Roman" w:hAnsi="Times New Roman" w:cs="Times New Roman"/>
          <w:sz w:val="24"/>
          <w:szCs w:val="24"/>
        </w:rPr>
        <w:t>[4]</w:t>
      </w:r>
      <w:r>
        <w:rPr>
          <w:rFonts w:ascii="Times New Roman" w:hAnsi="Times New Roman" w:cs="Times New Roman"/>
          <w:sz w:val="24"/>
          <w:szCs w:val="24"/>
        </w:rPr>
        <w:fldChar w:fldCharType="end"/>
      </w:r>
      <w:r>
        <w:rPr>
          <w:rFonts w:ascii="Times New Roman" w:hAnsi="Times New Roman" w:cs="Times New Roman"/>
          <w:sz w:val="24"/>
          <w:szCs w:val="24"/>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wang5 \h </w:instrText>
      </w:r>
      <w:r w:rsidR="002E442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sidRPr="00E65646">
        <w:rPr>
          <w:rFonts w:ascii="Times New Roman" w:hAnsi="Times New Roman" w:cs="Times New Roman"/>
          <w:sz w:val="24"/>
          <w:szCs w:val="24"/>
        </w:rPr>
        <w:t>[5]</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1C7474">
        <w:rPr>
          <w:rFonts w:ascii="Times New Roman" w:hAnsi="Times New Roman" w:cs="Times New Roman"/>
          <w:sz w:val="24"/>
          <w:szCs w:val="24"/>
        </w:rPr>
        <w:t>on curved wide plates with machined defects.</w:t>
      </w:r>
      <w:r w:rsidR="00FC57F2">
        <w:rPr>
          <w:rFonts w:ascii="Times New Roman" w:hAnsi="Times New Roman" w:cs="Times New Roman"/>
          <w:sz w:val="24"/>
          <w:szCs w:val="24"/>
        </w:rPr>
        <w:t xml:space="preserve"> However, the code s</w:t>
      </w:r>
      <w:r w:rsidR="0065355F">
        <w:rPr>
          <w:rFonts w:ascii="Times New Roman" w:hAnsi="Times New Roman" w:cs="Times New Roman"/>
          <w:sz w:val="24"/>
          <w:szCs w:val="24"/>
        </w:rPr>
        <w:t>pecifies high values</w:t>
      </w:r>
      <w:r w:rsidR="00FC57F2">
        <w:rPr>
          <w:rFonts w:ascii="Times New Roman" w:hAnsi="Times New Roman" w:cs="Times New Roman"/>
          <w:sz w:val="24"/>
          <w:szCs w:val="24"/>
        </w:rPr>
        <w:t xml:space="preserve"> of toughness as a limitation to using these equations, indicating that these equations were developed for modern steel pipelines. In addition, the code specifically warns that the effect of internal pressure on the longitudinal strain capacity is not considered in the equations and experienced judgement needs to be used or testing needs to be conducted to verify the behaviour under the effect of internal pressure.</w:t>
      </w:r>
      <w:r w:rsidR="0094263F">
        <w:rPr>
          <w:rFonts w:ascii="Times New Roman" w:hAnsi="Times New Roman" w:cs="Times New Roman"/>
          <w:sz w:val="24"/>
          <w:szCs w:val="24"/>
        </w:rPr>
        <w:t xml:space="preserve"> Thus, in order to predict the longitudinal tensile strain capacity of Enbridge X52 vintage pipeline it is imperative to conduct full scale experiments and toughness tests for a possible range of defects under the effect of both internal pressure and </w:t>
      </w:r>
      <w:r w:rsidR="004B7C68">
        <w:rPr>
          <w:rFonts w:ascii="Times New Roman" w:hAnsi="Times New Roman" w:cs="Times New Roman"/>
          <w:sz w:val="24"/>
          <w:szCs w:val="24"/>
        </w:rPr>
        <w:t>longitudinal</w:t>
      </w:r>
      <w:r w:rsidR="0094263F">
        <w:rPr>
          <w:rFonts w:ascii="Times New Roman" w:hAnsi="Times New Roman" w:cs="Times New Roman"/>
          <w:sz w:val="24"/>
          <w:szCs w:val="24"/>
        </w:rPr>
        <w:t xml:space="preserve"> tensile forces</w:t>
      </w:r>
      <w:r w:rsidR="004B7C68">
        <w:rPr>
          <w:rFonts w:ascii="Times New Roman" w:hAnsi="Times New Roman" w:cs="Times New Roman"/>
          <w:sz w:val="24"/>
          <w:szCs w:val="24"/>
        </w:rPr>
        <w:t>.</w:t>
      </w:r>
      <w:r w:rsidR="0094263F">
        <w:rPr>
          <w:rFonts w:ascii="Times New Roman" w:hAnsi="Times New Roman" w:cs="Times New Roman"/>
          <w:sz w:val="24"/>
          <w:szCs w:val="24"/>
        </w:rPr>
        <w:t xml:space="preserve">  </w:t>
      </w:r>
    </w:p>
    <w:p w:rsidR="00660AD8" w:rsidRDefault="000E21A3" w:rsidP="004F1660">
      <w:pPr>
        <w:spacing w:after="0"/>
        <w:jc w:val="both"/>
        <w:rPr>
          <w:rFonts w:ascii="Times New Roman" w:hAnsi="Times New Roman" w:cs="Times New Roman"/>
          <w:b/>
          <w:sz w:val="24"/>
          <w:szCs w:val="24"/>
        </w:rPr>
      </w:pPr>
      <w:r>
        <w:rPr>
          <w:rFonts w:ascii="Times New Roman" w:hAnsi="Times New Roman" w:cs="Times New Roman"/>
          <w:b/>
          <w:sz w:val="24"/>
          <w:szCs w:val="24"/>
        </w:rPr>
        <w:t>1</w:t>
      </w:r>
      <w:r w:rsidR="0065355F">
        <w:rPr>
          <w:rFonts w:ascii="Times New Roman" w:hAnsi="Times New Roman" w:cs="Times New Roman"/>
          <w:b/>
          <w:sz w:val="24"/>
          <w:szCs w:val="24"/>
        </w:rPr>
        <w:t>.2-Research Conducted on Tensile Strain Capacity of Pipelines using Curved Wide Plate Tests</w:t>
      </w:r>
    </w:p>
    <w:p w:rsidR="00CC1C01" w:rsidRDefault="0065355F" w:rsidP="004F1660">
      <w:pPr>
        <w:spacing w:after="0"/>
        <w:jc w:val="both"/>
        <w:rPr>
          <w:rFonts w:ascii="Times New Roman" w:hAnsi="Times New Roman" w:cs="Times New Roman"/>
          <w:sz w:val="24"/>
          <w:szCs w:val="24"/>
        </w:rPr>
      </w:pPr>
      <w:r w:rsidRPr="0065355F">
        <w:rPr>
          <w:rFonts w:ascii="Times New Roman" w:hAnsi="Times New Roman" w:cs="Times New Roman"/>
          <w:sz w:val="24"/>
          <w:szCs w:val="24"/>
        </w:rPr>
        <w:t xml:space="preserve">Due to the difficulty </w:t>
      </w:r>
      <w:r>
        <w:rPr>
          <w:rFonts w:ascii="Times New Roman" w:hAnsi="Times New Roman" w:cs="Times New Roman"/>
          <w:sz w:val="24"/>
          <w:szCs w:val="24"/>
        </w:rPr>
        <w:t>associated with full sca</w:t>
      </w:r>
      <w:r w:rsidR="00071398">
        <w:rPr>
          <w:rFonts w:ascii="Times New Roman" w:hAnsi="Times New Roman" w:cs="Times New Roman"/>
          <w:sz w:val="24"/>
          <w:szCs w:val="24"/>
        </w:rPr>
        <w:t>le testing of pressurized pipes, full scale tests are usually conducted on curved wide plates</w:t>
      </w:r>
      <w:r w:rsidR="005C689E">
        <w:rPr>
          <w:rFonts w:ascii="Times New Roman" w:hAnsi="Times New Roman" w:cs="Times New Roman"/>
          <w:sz w:val="24"/>
          <w:szCs w:val="24"/>
        </w:rPr>
        <w:t xml:space="preserve"> (</w:t>
      </w:r>
      <w:r w:rsidR="005C689E">
        <w:rPr>
          <w:rFonts w:ascii="Times New Roman" w:hAnsi="Times New Roman" w:cs="Times New Roman"/>
          <w:sz w:val="24"/>
          <w:szCs w:val="24"/>
        </w:rPr>
        <w:fldChar w:fldCharType="begin"/>
      </w:r>
      <w:r w:rsidR="005C689E">
        <w:rPr>
          <w:rFonts w:ascii="Times New Roman" w:hAnsi="Times New Roman" w:cs="Times New Roman"/>
          <w:sz w:val="24"/>
          <w:szCs w:val="24"/>
        </w:rPr>
        <w:instrText xml:space="preserve"> REF _Ref390789016 \h </w:instrText>
      </w:r>
      <w:r w:rsidR="005C689E">
        <w:rPr>
          <w:rFonts w:ascii="Times New Roman" w:hAnsi="Times New Roman" w:cs="Times New Roman"/>
          <w:sz w:val="24"/>
          <w:szCs w:val="24"/>
        </w:rPr>
      </w:r>
      <w:r w:rsidR="005C689E">
        <w:rPr>
          <w:rFonts w:ascii="Times New Roman" w:hAnsi="Times New Roman" w:cs="Times New Roman"/>
          <w:sz w:val="24"/>
          <w:szCs w:val="24"/>
        </w:rPr>
        <w:fldChar w:fldCharType="separate"/>
      </w:r>
      <w:ins w:id="49" w:author="Samer Adeeb" w:date="2014-07-20T19:44:00Z">
        <w:r w:rsidR="0076245A" w:rsidRPr="00847807">
          <w:rPr>
            <w:rFonts w:ascii="Times New Roman" w:hAnsi="Times New Roman" w:cs="Times New Roman"/>
            <w:sz w:val="24"/>
            <w:szCs w:val="24"/>
          </w:rPr>
          <w:t xml:space="preserve">Figure </w:t>
        </w:r>
        <w:r w:rsidR="0076245A">
          <w:rPr>
            <w:rFonts w:ascii="Times New Roman" w:hAnsi="Times New Roman" w:cs="Times New Roman"/>
            <w:noProof/>
            <w:sz w:val="24"/>
            <w:szCs w:val="24"/>
          </w:rPr>
          <w:t>3</w:t>
        </w:r>
      </w:ins>
      <w:del w:id="50" w:author="Samer Adeeb" w:date="2014-07-20T19:44:00Z">
        <w:r w:rsidR="005C689E" w:rsidRPr="00847807" w:rsidDel="0076245A">
          <w:rPr>
            <w:rFonts w:ascii="Times New Roman" w:hAnsi="Times New Roman" w:cs="Times New Roman"/>
            <w:sz w:val="24"/>
            <w:szCs w:val="24"/>
          </w:rPr>
          <w:delText xml:space="preserve">Figure </w:delText>
        </w:r>
        <w:r w:rsidR="005C689E" w:rsidRPr="00847807" w:rsidDel="0076245A">
          <w:rPr>
            <w:rFonts w:ascii="Times New Roman" w:hAnsi="Times New Roman" w:cs="Times New Roman"/>
            <w:noProof/>
            <w:sz w:val="24"/>
            <w:szCs w:val="24"/>
          </w:rPr>
          <w:delText>3</w:delText>
        </w:r>
      </w:del>
      <w:r w:rsidR="005C689E">
        <w:rPr>
          <w:rFonts w:ascii="Times New Roman" w:hAnsi="Times New Roman" w:cs="Times New Roman"/>
          <w:sz w:val="24"/>
          <w:szCs w:val="24"/>
        </w:rPr>
        <w:fldChar w:fldCharType="end"/>
      </w:r>
      <w:r w:rsidR="005C689E">
        <w:rPr>
          <w:rFonts w:ascii="Times New Roman" w:hAnsi="Times New Roman" w:cs="Times New Roman"/>
          <w:sz w:val="24"/>
          <w:szCs w:val="24"/>
        </w:rPr>
        <w:t>)</w:t>
      </w:r>
      <w:r w:rsidR="00071398">
        <w:rPr>
          <w:rFonts w:ascii="Times New Roman" w:hAnsi="Times New Roman" w:cs="Times New Roman"/>
          <w:sz w:val="24"/>
          <w:szCs w:val="24"/>
        </w:rPr>
        <w:t xml:space="preserve"> with machined defects.</w:t>
      </w:r>
      <w:r w:rsidR="00E922BF">
        <w:rPr>
          <w:rFonts w:ascii="Times New Roman" w:hAnsi="Times New Roman" w:cs="Times New Roman"/>
          <w:sz w:val="24"/>
          <w:szCs w:val="24"/>
        </w:rPr>
        <w:t xml:space="preserve"> Wang et al. </w:t>
      </w:r>
      <w:r w:rsidR="00E922BF">
        <w:rPr>
          <w:rFonts w:ascii="Times New Roman" w:hAnsi="Times New Roman" w:cs="Times New Roman"/>
          <w:sz w:val="24"/>
          <w:szCs w:val="24"/>
        </w:rPr>
        <w:fldChar w:fldCharType="begin"/>
      </w:r>
      <w:r w:rsidR="00E922BF">
        <w:rPr>
          <w:rFonts w:ascii="Times New Roman" w:hAnsi="Times New Roman" w:cs="Times New Roman"/>
          <w:sz w:val="24"/>
          <w:szCs w:val="24"/>
        </w:rPr>
        <w:instrText xml:space="preserve"> REF wang6 \h </w:instrText>
      </w:r>
      <w:r w:rsidR="00E922BF">
        <w:rPr>
          <w:rFonts w:ascii="Times New Roman" w:hAnsi="Times New Roman" w:cs="Times New Roman"/>
          <w:sz w:val="24"/>
          <w:szCs w:val="24"/>
        </w:rPr>
      </w:r>
      <w:r w:rsidR="00E922BF">
        <w:rPr>
          <w:rFonts w:ascii="Times New Roman" w:hAnsi="Times New Roman" w:cs="Times New Roman"/>
          <w:sz w:val="24"/>
          <w:szCs w:val="24"/>
        </w:rPr>
        <w:fldChar w:fldCharType="separate"/>
      </w:r>
      <w:r w:rsidR="0076245A">
        <w:rPr>
          <w:rFonts w:ascii="Times New Roman" w:hAnsi="Times New Roman" w:cs="Times New Roman"/>
          <w:sz w:val="24"/>
          <w:szCs w:val="24"/>
        </w:rPr>
        <w:t>[6]</w:t>
      </w:r>
      <w:r w:rsidR="00E922BF">
        <w:rPr>
          <w:rFonts w:ascii="Times New Roman" w:hAnsi="Times New Roman" w:cs="Times New Roman"/>
          <w:sz w:val="24"/>
          <w:szCs w:val="24"/>
        </w:rPr>
        <w:fldChar w:fldCharType="end"/>
      </w:r>
      <w:r w:rsidR="00E922BF">
        <w:rPr>
          <w:rFonts w:ascii="Times New Roman" w:hAnsi="Times New Roman" w:cs="Times New Roman"/>
          <w:sz w:val="24"/>
          <w:szCs w:val="24"/>
        </w:rPr>
        <w:t xml:space="preserve"> </w:t>
      </w:r>
      <w:r w:rsidR="00CB5A71">
        <w:rPr>
          <w:rFonts w:ascii="Times New Roman" w:hAnsi="Times New Roman" w:cs="Times New Roman"/>
          <w:sz w:val="24"/>
          <w:szCs w:val="24"/>
        </w:rPr>
        <w:t xml:space="preserve">developed a methodology of establishing strain based design criteria using the concept of crack tip opening displacement (CTOD). In this methodology the CTOD toughness of the pipe base metal from small scale material tests is compared to the CTOD value observed in the full scale tests. </w:t>
      </w:r>
      <w:r w:rsidR="00857780">
        <w:rPr>
          <w:rFonts w:ascii="Times New Roman" w:hAnsi="Times New Roman" w:cs="Times New Roman"/>
          <w:sz w:val="24"/>
          <w:szCs w:val="24"/>
        </w:rPr>
        <w:t>In this work CTOD of the full scale tests is also referred to as the crack driving strain.</w:t>
      </w:r>
      <w:r w:rsidR="00CB5A71">
        <w:rPr>
          <w:rFonts w:ascii="Times New Roman" w:hAnsi="Times New Roman" w:cs="Times New Roman"/>
          <w:sz w:val="24"/>
          <w:szCs w:val="24"/>
        </w:rPr>
        <w:t xml:space="preserve"> </w:t>
      </w:r>
      <w:r w:rsidR="00857780">
        <w:rPr>
          <w:rFonts w:ascii="Times New Roman" w:hAnsi="Times New Roman" w:cs="Times New Roman"/>
          <w:sz w:val="24"/>
          <w:szCs w:val="24"/>
        </w:rPr>
        <w:t>The cr</w:t>
      </w:r>
      <w:r w:rsidR="00364EC6">
        <w:rPr>
          <w:rFonts w:ascii="Times New Roman" w:hAnsi="Times New Roman" w:cs="Times New Roman"/>
          <w:sz w:val="24"/>
          <w:szCs w:val="24"/>
        </w:rPr>
        <w:t xml:space="preserve">itical strain is defined as the </w:t>
      </w:r>
      <w:r w:rsidR="001514EC">
        <w:rPr>
          <w:rFonts w:ascii="Times New Roman" w:hAnsi="Times New Roman" w:cs="Times New Roman"/>
          <w:sz w:val="24"/>
          <w:szCs w:val="24"/>
        </w:rPr>
        <w:t xml:space="preserve">longitudinal </w:t>
      </w:r>
      <w:r w:rsidR="00857780">
        <w:rPr>
          <w:rFonts w:ascii="Times New Roman" w:hAnsi="Times New Roman" w:cs="Times New Roman"/>
          <w:sz w:val="24"/>
          <w:szCs w:val="24"/>
        </w:rPr>
        <w:t xml:space="preserve">strain value at the point where the CTOD in the full scale tests or finite element models reaches the CTOD toughness of the material. </w:t>
      </w:r>
      <w:r w:rsidR="00B07B39">
        <w:rPr>
          <w:rFonts w:ascii="Times New Roman" w:hAnsi="Times New Roman" w:cs="Times New Roman"/>
          <w:sz w:val="24"/>
          <w:szCs w:val="24"/>
        </w:rPr>
        <w:t>The location of the cri</w:t>
      </w:r>
      <w:r w:rsidR="00364EC6">
        <w:rPr>
          <w:rFonts w:ascii="Times New Roman" w:hAnsi="Times New Roman" w:cs="Times New Roman"/>
          <w:sz w:val="24"/>
          <w:szCs w:val="24"/>
        </w:rPr>
        <w:t>tical strain is chosen to be remote</w:t>
      </w:r>
      <w:r w:rsidR="00B07B39">
        <w:rPr>
          <w:rFonts w:ascii="Times New Roman" w:hAnsi="Times New Roman" w:cs="Times New Roman"/>
          <w:sz w:val="24"/>
          <w:szCs w:val="24"/>
        </w:rPr>
        <w:t xml:space="preserve"> from the girth weld. Therefore this strain value is also called the remote strain. </w:t>
      </w:r>
      <w:r w:rsidR="00364EC6">
        <w:rPr>
          <w:rFonts w:ascii="Times New Roman" w:hAnsi="Times New Roman" w:cs="Times New Roman"/>
          <w:sz w:val="24"/>
          <w:szCs w:val="24"/>
        </w:rPr>
        <w:t xml:space="preserve">Wang et al </w:t>
      </w:r>
      <w:r w:rsidR="00364EC6">
        <w:rPr>
          <w:rFonts w:ascii="Times New Roman" w:hAnsi="Times New Roman" w:cs="Times New Roman"/>
          <w:sz w:val="24"/>
          <w:szCs w:val="24"/>
        </w:rPr>
        <w:fldChar w:fldCharType="begin"/>
      </w:r>
      <w:r w:rsidR="00364EC6">
        <w:rPr>
          <w:rFonts w:ascii="Times New Roman" w:hAnsi="Times New Roman" w:cs="Times New Roman"/>
          <w:sz w:val="24"/>
          <w:szCs w:val="24"/>
        </w:rPr>
        <w:instrText xml:space="preserve"> REF wang6 \h </w:instrText>
      </w:r>
      <w:r w:rsidR="00364EC6">
        <w:rPr>
          <w:rFonts w:ascii="Times New Roman" w:hAnsi="Times New Roman" w:cs="Times New Roman"/>
          <w:sz w:val="24"/>
          <w:szCs w:val="24"/>
        </w:rPr>
      </w:r>
      <w:r w:rsidR="00364EC6">
        <w:rPr>
          <w:rFonts w:ascii="Times New Roman" w:hAnsi="Times New Roman" w:cs="Times New Roman"/>
          <w:sz w:val="24"/>
          <w:szCs w:val="24"/>
        </w:rPr>
        <w:fldChar w:fldCharType="separate"/>
      </w:r>
      <w:r w:rsidR="0076245A">
        <w:rPr>
          <w:rFonts w:ascii="Times New Roman" w:hAnsi="Times New Roman" w:cs="Times New Roman"/>
          <w:sz w:val="24"/>
          <w:szCs w:val="24"/>
        </w:rPr>
        <w:t>[6]</w:t>
      </w:r>
      <w:r w:rsidR="00364EC6">
        <w:rPr>
          <w:rFonts w:ascii="Times New Roman" w:hAnsi="Times New Roman" w:cs="Times New Roman"/>
          <w:sz w:val="24"/>
          <w:szCs w:val="24"/>
        </w:rPr>
        <w:fldChar w:fldCharType="end"/>
      </w:r>
      <w:r w:rsidR="00364EC6">
        <w:rPr>
          <w:rFonts w:ascii="Times New Roman" w:hAnsi="Times New Roman" w:cs="Times New Roman"/>
          <w:sz w:val="24"/>
          <w:szCs w:val="24"/>
        </w:rPr>
        <w:t xml:space="preserve"> simulated numerous finite element models </w:t>
      </w:r>
      <w:r w:rsidR="00986242">
        <w:rPr>
          <w:rFonts w:ascii="Times New Roman" w:hAnsi="Times New Roman" w:cs="Times New Roman"/>
          <w:sz w:val="24"/>
          <w:szCs w:val="24"/>
        </w:rPr>
        <w:t xml:space="preserve">having surface defects </w:t>
      </w:r>
      <w:r w:rsidR="00364EC6">
        <w:rPr>
          <w:rFonts w:ascii="Times New Roman" w:hAnsi="Times New Roman" w:cs="Times New Roman"/>
          <w:sz w:val="24"/>
          <w:szCs w:val="24"/>
        </w:rPr>
        <w:t xml:space="preserve">with a variation of </w:t>
      </w:r>
      <w:r w:rsidR="00986242">
        <w:rPr>
          <w:rFonts w:ascii="Times New Roman" w:hAnsi="Times New Roman" w:cs="Times New Roman"/>
          <w:sz w:val="24"/>
          <w:szCs w:val="24"/>
        </w:rPr>
        <w:t>defect</w:t>
      </w:r>
      <w:r w:rsidR="00900343">
        <w:rPr>
          <w:rFonts w:ascii="Times New Roman" w:hAnsi="Times New Roman" w:cs="Times New Roman"/>
          <w:sz w:val="24"/>
          <w:szCs w:val="24"/>
        </w:rPr>
        <w:t xml:space="preserve"> depth and weld strength mismatch ratio levels.</w:t>
      </w:r>
    </w:p>
    <w:p w:rsidR="00CC1C01" w:rsidRDefault="00F10EFC" w:rsidP="00CC1C01">
      <w:pPr>
        <w:keepNext/>
        <w:spacing w:after="0"/>
        <w:jc w:val="center"/>
      </w:pPr>
      <w:r>
        <w:rPr>
          <w:rFonts w:ascii="Times New Roman" w:hAnsi="Times New Roman" w:cs="Times New Roman"/>
          <w:noProof/>
          <w:sz w:val="24"/>
          <w:szCs w:val="24"/>
          <w:lang w:eastAsia="en-CA"/>
        </w:rPr>
        <w:lastRenderedPageBreak/>
        <mc:AlternateContent>
          <mc:Choice Requires="wps">
            <w:drawing>
              <wp:anchor distT="0" distB="0" distL="114300" distR="114300" simplePos="0" relativeHeight="251672576" behindDoc="0" locked="0" layoutInCell="1" allowOverlap="1" wp14:anchorId="133F6E2A" wp14:editId="0371F616">
                <wp:simplePos x="0" y="0"/>
                <wp:positionH relativeFrom="column">
                  <wp:posOffset>3590925</wp:posOffset>
                </wp:positionH>
                <wp:positionV relativeFrom="paragraph">
                  <wp:posOffset>1271905</wp:posOffset>
                </wp:positionV>
                <wp:extent cx="971550" cy="40005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971550" cy="400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23" o:spid="_x0000_s1026" style="position:absolute;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82.75pt,100.15pt" to="359.25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1552" behindDoc="0" locked="0" layoutInCell="1" allowOverlap="1" wp14:anchorId="45FA5FA4" wp14:editId="3133F284">
                <wp:simplePos x="0" y="0"/>
                <wp:positionH relativeFrom="column">
                  <wp:posOffset>2343150</wp:posOffset>
                </wp:positionH>
                <wp:positionV relativeFrom="paragraph">
                  <wp:posOffset>1214755</wp:posOffset>
                </wp:positionV>
                <wp:extent cx="895350" cy="5715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895350" cy="57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184.5pt,95.65pt" to="2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" strokecolor="#4579b8 [3044]"/>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70528" behindDoc="0" locked="0" layoutInCell="1" allowOverlap="1" wp14:anchorId="30EB86EC" wp14:editId="56A3E4D3">
                <wp:simplePos x="0" y="0"/>
                <wp:positionH relativeFrom="column">
                  <wp:posOffset>3590925</wp:posOffset>
                </wp:positionH>
                <wp:positionV relativeFrom="paragraph">
                  <wp:posOffset>2519680</wp:posOffset>
                </wp:positionV>
                <wp:extent cx="352425" cy="2762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76245A" w:rsidRPr="00F10EFC" w:rsidRDefault="0076245A" w:rsidP="00F10EFC">
                            <w:pPr>
                              <w:rPr>
                                <w:b/>
                                <w:color w:val="FF0000"/>
                              </w:rPr>
                            </w:pPr>
                            <w:r>
                              <w:rPr>
                                <w:b/>
                                <w:color w:val="FF0000"/>
                              </w:rPr>
                              <w:t>R3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left:0;text-align:left;margin-left:282.75pt;margin-top:198.4pt;width:27.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" fillcolor="window" strokeweight=".5pt">
                <v:textbox>
                  <w:txbxContent>
                    <w:p w:rsidR="0076245A" w:rsidRPr="00F10EFC" w:rsidRDefault="0076245A" w:rsidP="00F10EFC">
                      <w:pPr>
                        <w:rPr>
                          <w:b/>
                          <w:color w:val="FF0000"/>
                        </w:rPr>
                      </w:pPr>
                      <w:r>
                        <w:rPr>
                          <w:b/>
                          <w:color w:val="FF0000"/>
                        </w:rPr>
                        <w:t>R3</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8480" behindDoc="0" locked="0" layoutInCell="1" allowOverlap="1" wp14:anchorId="688E4B5E" wp14:editId="35EE3163">
                <wp:simplePos x="0" y="0"/>
                <wp:positionH relativeFrom="column">
                  <wp:posOffset>3238500</wp:posOffset>
                </wp:positionH>
                <wp:positionV relativeFrom="paragraph">
                  <wp:posOffset>1081405</wp:posOffset>
                </wp:positionV>
                <wp:extent cx="35242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ysClr val="window" lastClr="FFFFFF"/>
                        </a:solidFill>
                        <a:ln w="6350">
                          <a:solidFill>
                            <a:prstClr val="black"/>
                          </a:solidFill>
                        </a:ln>
                        <a:effectLst/>
                      </wps:spPr>
                      <wps:txbx>
                        <w:txbxContent>
                          <w:p w:rsidR="0076245A" w:rsidRPr="00F10EFC" w:rsidRDefault="0076245A" w:rsidP="00F10EFC">
                            <w:pPr>
                              <w:rPr>
                                <w:b/>
                                <w:color w:val="FF0000"/>
                              </w:rPr>
                            </w:pPr>
                            <w:r>
                              <w:rPr>
                                <w:b/>
                                <w:color w:val="FF0000"/>
                              </w:rPr>
                              <w:t>R2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27" type="#_x0000_t202" style="position:absolute;left:0;text-align:left;margin-left:255pt;margin-top:85.15pt;width:27.75pt;height:2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" fillcolor="window" strokeweight=".5pt">
                <v:textbox>
                  <w:txbxContent>
                    <w:p w:rsidR="0076245A" w:rsidRPr="00F10EFC" w:rsidRDefault="0076245A" w:rsidP="00F10EFC">
                      <w:pPr>
                        <w:rPr>
                          <w:b/>
                          <w:color w:val="FF0000"/>
                        </w:rPr>
                      </w:pPr>
                      <w:r>
                        <w:rPr>
                          <w:b/>
                          <w:color w:val="FF0000"/>
                        </w:rPr>
                        <w:t>R2</w:t>
                      </w:r>
                    </w:p>
                  </w:txbxContent>
                </v:textbox>
              </v:shape>
            </w:pict>
          </mc:Fallback>
        </mc:AlternateContent>
      </w:r>
      <w:r>
        <w:rPr>
          <w:rFonts w:ascii="Times New Roman" w:hAnsi="Times New Roman" w:cs="Times New Roman"/>
          <w:noProof/>
          <w:sz w:val="24"/>
          <w:szCs w:val="24"/>
          <w:lang w:eastAsia="en-CA"/>
        </w:rPr>
        <mc:AlternateContent>
          <mc:Choice Requires="wps">
            <w:drawing>
              <wp:anchor distT="0" distB="0" distL="114300" distR="114300" simplePos="0" relativeHeight="251666432" behindDoc="0" locked="0" layoutInCell="1" allowOverlap="1" wp14:anchorId="0DE96D72" wp14:editId="4F187705">
                <wp:simplePos x="0" y="0"/>
                <wp:positionH relativeFrom="column">
                  <wp:posOffset>1190625</wp:posOffset>
                </wp:positionH>
                <wp:positionV relativeFrom="paragraph">
                  <wp:posOffset>805180</wp:posOffset>
                </wp:positionV>
                <wp:extent cx="352425" cy="276225"/>
                <wp:effectExtent l="0" t="0" r="28575" b="28575"/>
                <wp:wrapNone/>
                <wp:docPr id="18" name="Text Box 18"/>
                <wp:cNvGraphicFramePr/>
                <a:graphic xmlns:a="http://schemas.openxmlformats.org/drawingml/2006/main">
                  <a:graphicData uri="http://schemas.microsoft.com/office/word/2010/wordprocessingShape">
                    <wps:wsp>
                      <wps:cNvSpPr txBox="1"/>
                      <wps:spPr>
                        <a:xfrm>
                          <a:off x="0" y="0"/>
                          <a:ext cx="3524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245A" w:rsidRPr="00F10EFC" w:rsidRDefault="0076245A">
                            <w:pPr>
                              <w:rPr>
                                <w:b/>
                                <w:color w:val="FF0000"/>
                              </w:rPr>
                            </w:pPr>
                            <w:r w:rsidRPr="00F10EFC">
                              <w:rPr>
                                <w:b/>
                                <w:color w:val="FF0000"/>
                              </w:rPr>
                              <w:t>R1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8" o:spid="_x0000_s1028" type="#_x0000_t202" style="position:absolute;left:0;text-align:left;margin-left:93.75pt;margin-top:63.4pt;width:27.75pt;height:21.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" fillcolor="white [3201]" strokeweight=".5pt">
                <v:textbox>
                  <w:txbxContent>
                    <w:p w:rsidR="0076245A" w:rsidRPr="00F10EFC" w:rsidRDefault="0076245A">
                      <w:pPr>
                        <w:rPr>
                          <w:b/>
                          <w:color w:val="FF0000"/>
                        </w:rPr>
                      </w:pPr>
                      <w:r w:rsidRPr="00F10EFC">
                        <w:rPr>
                          <w:b/>
                          <w:color w:val="FF0000"/>
                        </w:rPr>
                        <w:t>R1</w:t>
                      </w:r>
                    </w:p>
                  </w:txbxContent>
                </v:textbox>
              </v:shape>
            </w:pict>
          </mc:Fallback>
        </mc:AlternateContent>
      </w:r>
      <w:r w:rsidR="00CC1C01">
        <w:rPr>
          <w:rFonts w:ascii="Times New Roman" w:hAnsi="Times New Roman" w:cs="Times New Roman"/>
          <w:noProof/>
          <w:sz w:val="24"/>
          <w:szCs w:val="24"/>
          <w:lang w:eastAsia="en-CA"/>
        </w:rPr>
        <w:drawing>
          <wp:inline distT="0" distB="0" distL="0" distR="0" wp14:anchorId="789AD507" wp14:editId="66EB620E">
            <wp:extent cx="5320800" cy="3495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 wrt Strain.JPG"/>
                    <pic:cNvPicPr/>
                  </pic:nvPicPr>
                  <pic:blipFill>
                    <a:blip r:embed="rId9">
                      <a:extLst>
                        <a:ext uri="{28A0092B-C50C-407E-A947-70E740481C1C}">
                          <a14:useLocalDpi xmlns:a14="http://schemas.microsoft.com/office/drawing/2010/main" val="0"/>
                        </a:ext>
                      </a:extLst>
                    </a:blip>
                    <a:stretch>
                      <a:fillRect/>
                    </a:stretch>
                  </pic:blipFill>
                  <pic:spPr>
                    <a:xfrm>
                      <a:off x="0" y="0"/>
                      <a:ext cx="5320800" cy="3495600"/>
                    </a:xfrm>
                    <a:prstGeom prst="rect">
                      <a:avLst/>
                    </a:prstGeom>
                  </pic:spPr>
                </pic:pic>
              </a:graphicData>
            </a:graphic>
          </wp:inline>
        </w:drawing>
      </w:r>
    </w:p>
    <w:p w:rsidR="00CC1C01" w:rsidRPr="00CC1C01" w:rsidRDefault="00CC1C01" w:rsidP="00CC1C01">
      <w:pPr>
        <w:pStyle w:val="Caption"/>
        <w:jc w:val="center"/>
        <w:rPr>
          <w:rFonts w:ascii="Times New Roman" w:hAnsi="Times New Roman" w:cs="Times New Roman"/>
          <w:color w:val="auto"/>
          <w:sz w:val="24"/>
          <w:szCs w:val="24"/>
        </w:rPr>
      </w:pPr>
      <w:bookmarkStart w:id="51" w:name="_Ref390786967"/>
      <w:r w:rsidRPr="00CC1C01">
        <w:rPr>
          <w:rFonts w:ascii="Times New Roman" w:hAnsi="Times New Roman" w:cs="Times New Roman"/>
          <w:color w:val="auto"/>
          <w:sz w:val="24"/>
          <w:szCs w:val="24"/>
        </w:rPr>
        <w:t xml:space="preserve">Figure </w:t>
      </w:r>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SEQ Figure \* ARABIC </w:instrText>
      </w:r>
      <w:r w:rsidRPr="00CC1C01">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w:t>
      </w:r>
      <w:r w:rsidRPr="00CC1C01">
        <w:rPr>
          <w:rFonts w:ascii="Times New Roman" w:hAnsi="Times New Roman" w:cs="Times New Roman"/>
          <w:color w:val="auto"/>
          <w:sz w:val="24"/>
          <w:szCs w:val="24"/>
        </w:rPr>
        <w:fldChar w:fldCharType="end"/>
      </w:r>
      <w:bookmarkEnd w:id="51"/>
      <w:r w:rsidRPr="00CC1C01">
        <w:rPr>
          <w:rFonts w:ascii="Times New Roman" w:hAnsi="Times New Roman" w:cs="Times New Roman"/>
          <w:color w:val="auto"/>
          <w:sz w:val="24"/>
          <w:szCs w:val="24"/>
        </w:rPr>
        <w:t xml:space="preserve">: Variation of the CTOD with respect to </w:t>
      </w:r>
      <w:ins w:id="52" w:author="Samer Adeeb" w:date="2014-07-20T19:25:00Z">
        <w:r w:rsidR="00CB50DF">
          <w:rPr>
            <w:rFonts w:ascii="Times New Roman" w:hAnsi="Times New Roman" w:cs="Times New Roman"/>
            <w:color w:val="auto"/>
            <w:sz w:val="24"/>
            <w:szCs w:val="24"/>
          </w:rPr>
          <w:t xml:space="preserve">the </w:t>
        </w:r>
      </w:ins>
      <w:r w:rsidRPr="00CC1C01">
        <w:rPr>
          <w:rFonts w:ascii="Times New Roman" w:hAnsi="Times New Roman" w:cs="Times New Roman"/>
          <w:color w:val="auto"/>
          <w:sz w:val="24"/>
          <w:szCs w:val="24"/>
        </w:rPr>
        <w:t xml:space="preserve">remote strain </w:t>
      </w:r>
      <w:ins w:id="53" w:author="Samer Adeeb" w:date="2014-07-20T19:25:00Z">
        <w:r w:rsidR="00CB50DF">
          <w:rPr>
            <w:rFonts w:ascii="Times New Roman" w:hAnsi="Times New Roman" w:cs="Times New Roman"/>
            <w:color w:val="auto"/>
            <w:sz w:val="24"/>
            <w:szCs w:val="24"/>
          </w:rPr>
          <w:t xml:space="preserve">as a function of </w:t>
        </w:r>
        <m:oMath>
          <m:r>
            <w:rPr>
              <w:rFonts w:ascii="Cambria Math" w:hAnsi="Cambria Math" w:cs="Times New Roman"/>
              <w:color w:val="auto"/>
              <w:sz w:val="24"/>
              <w:szCs w:val="24"/>
            </w:rPr>
            <m:t xml:space="preserve">a/t </m:t>
          </m:r>
        </m:oMath>
      </w:ins>
      <w:r w:rsidRPr="00CC1C01">
        <w:rPr>
          <w:rFonts w:ascii="Times New Roman" w:hAnsi="Times New Roman" w:cs="Times New Roman"/>
          <w:color w:val="auto"/>
          <w:sz w:val="24"/>
          <w:szCs w:val="24"/>
        </w:rPr>
        <w:fldChar w:fldCharType="begin"/>
      </w:r>
      <w:r w:rsidRPr="00CC1C01">
        <w:rPr>
          <w:rFonts w:ascii="Times New Roman" w:hAnsi="Times New Roman" w:cs="Times New Roman"/>
          <w:color w:val="auto"/>
          <w:sz w:val="24"/>
          <w:szCs w:val="24"/>
        </w:rPr>
        <w:instrText xml:space="preserve"> REF wang6 \h </w:instrText>
      </w:r>
      <w:r w:rsidRPr="00CC1C01">
        <w:rPr>
          <w:rFonts w:ascii="Times New Roman" w:hAnsi="Times New Roman" w:cs="Times New Roman"/>
          <w:color w:val="auto"/>
          <w:sz w:val="24"/>
          <w:szCs w:val="24"/>
        </w:rPr>
      </w:r>
      <w:r w:rsidRPr="00CC1C01">
        <w:rPr>
          <w:rFonts w:ascii="Times New Roman" w:hAnsi="Times New Roman" w:cs="Times New Roman"/>
          <w:color w:val="auto"/>
          <w:sz w:val="24"/>
          <w:szCs w:val="24"/>
        </w:rPr>
        <w:fldChar w:fldCharType="separate"/>
      </w:r>
      <w:ins w:id="54" w:author="Samer Adeeb" w:date="2014-07-20T19:44:00Z">
        <w:r w:rsidR="0076245A">
          <w:rPr>
            <w:rFonts w:ascii="Times New Roman" w:hAnsi="Times New Roman" w:cs="Times New Roman"/>
            <w:sz w:val="24"/>
            <w:szCs w:val="24"/>
          </w:rPr>
          <w:t>[6]</w:t>
        </w:r>
      </w:ins>
      <w:del w:id="55" w:author="Samer Adeeb" w:date="2014-07-20T19:44:00Z">
        <w:r w:rsidRPr="00CC1C01" w:rsidDel="0076245A">
          <w:rPr>
            <w:rFonts w:ascii="Times New Roman" w:hAnsi="Times New Roman" w:cs="Times New Roman"/>
            <w:color w:val="auto"/>
            <w:sz w:val="24"/>
            <w:szCs w:val="24"/>
          </w:rPr>
          <w:delText>[6]</w:delText>
        </w:r>
      </w:del>
      <w:r w:rsidRPr="00CC1C01">
        <w:rPr>
          <w:rFonts w:ascii="Times New Roman" w:hAnsi="Times New Roman" w:cs="Times New Roman"/>
          <w:color w:val="auto"/>
          <w:sz w:val="24"/>
          <w:szCs w:val="24"/>
        </w:rPr>
        <w:fldChar w:fldCharType="end"/>
      </w:r>
    </w:p>
    <w:p w:rsidR="0065355F" w:rsidRDefault="00CC1C01" w:rsidP="004F1660">
      <w:pPr>
        <w:spacing w:after="0"/>
        <w:jc w:val="both"/>
        <w:rPr>
          <w:rFonts w:ascii="Times New Roman" w:hAnsi="Times New Roman" w:cs="Times New Roman"/>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_Ref390786967 \h </w:instrText>
      </w:r>
      <w:r>
        <w:rPr>
          <w:rFonts w:ascii="Times New Roman" w:hAnsi="Times New Roman" w:cs="Times New Roman"/>
          <w:sz w:val="24"/>
          <w:szCs w:val="24"/>
        </w:rPr>
      </w:r>
      <w:r>
        <w:rPr>
          <w:rFonts w:ascii="Times New Roman" w:hAnsi="Times New Roman" w:cs="Times New Roman"/>
          <w:sz w:val="24"/>
          <w:szCs w:val="24"/>
        </w:rPr>
        <w:fldChar w:fldCharType="separate"/>
      </w:r>
      <w:ins w:id="56" w:author="Samer Adeeb" w:date="2014-07-20T19:44:00Z">
        <w:r w:rsidR="0076245A" w:rsidRPr="00CC1C01">
          <w:rPr>
            <w:rFonts w:ascii="Times New Roman" w:hAnsi="Times New Roman" w:cs="Times New Roman"/>
            <w:sz w:val="24"/>
            <w:szCs w:val="24"/>
          </w:rPr>
          <w:t xml:space="preserve">Figure </w:t>
        </w:r>
        <w:r w:rsidR="0076245A">
          <w:rPr>
            <w:rFonts w:ascii="Times New Roman" w:hAnsi="Times New Roman" w:cs="Times New Roman"/>
            <w:noProof/>
            <w:sz w:val="24"/>
            <w:szCs w:val="24"/>
          </w:rPr>
          <w:t>2</w:t>
        </w:r>
      </w:ins>
      <w:del w:id="57" w:author="Samer Adeeb" w:date="2014-07-20T19:44:00Z">
        <w:r w:rsidRPr="00CC1C01" w:rsidDel="0076245A">
          <w:rPr>
            <w:rFonts w:ascii="Times New Roman" w:hAnsi="Times New Roman" w:cs="Times New Roman"/>
            <w:sz w:val="24"/>
            <w:szCs w:val="24"/>
          </w:rPr>
          <w:delText xml:space="preserve">Figure </w:delText>
        </w:r>
        <w:r w:rsidRPr="00CC1C01" w:rsidDel="0076245A">
          <w:rPr>
            <w:rFonts w:ascii="Times New Roman" w:hAnsi="Times New Roman" w:cs="Times New Roman"/>
            <w:noProof/>
            <w:sz w:val="24"/>
            <w:szCs w:val="24"/>
          </w:rPr>
          <w:delText>2</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shows typical CTOD variations with respect to remote strain for different crack depth to pipe wall thickness </w:t>
      </w:r>
      <w:proofErr w:type="gramStart"/>
      <w:r>
        <w:rPr>
          <w:rFonts w:ascii="Times New Roman" w:hAnsi="Times New Roman" w:cs="Times New Roman"/>
          <w:sz w:val="24"/>
          <w:szCs w:val="24"/>
        </w:rPr>
        <w:t xml:space="preserve">ratios </w:t>
      </w:r>
      <w:proofErr w:type="gramEnd"/>
      <m:oMath>
        <m:r>
          <w:rPr>
            <w:rFonts w:ascii="Cambria Math" w:hAnsi="Cambria Math" w:cs="Times New Roman"/>
            <w:sz w:val="24"/>
            <w:szCs w:val="24"/>
          </w:rPr>
          <m:t>(a/t)</m:t>
        </m:r>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r w:rsidR="00D40980">
        <w:rPr>
          <w:rFonts w:ascii="Times New Roman" w:hAnsi="Times New Roman" w:cs="Times New Roman"/>
          <w:sz w:val="24"/>
          <w:szCs w:val="24"/>
        </w:rPr>
        <w:t xml:space="preserve">In </w:t>
      </w:r>
      <w:r w:rsidR="00D40980">
        <w:rPr>
          <w:rFonts w:ascii="Times New Roman" w:hAnsi="Times New Roman" w:cs="Times New Roman"/>
          <w:sz w:val="24"/>
          <w:szCs w:val="24"/>
        </w:rPr>
        <w:fldChar w:fldCharType="begin"/>
      </w:r>
      <w:r w:rsidR="00D40980">
        <w:rPr>
          <w:rFonts w:ascii="Times New Roman" w:hAnsi="Times New Roman" w:cs="Times New Roman"/>
          <w:sz w:val="24"/>
          <w:szCs w:val="24"/>
        </w:rPr>
        <w:instrText xml:space="preserve"> REF _Ref390786967 \h </w:instrText>
      </w:r>
      <w:r w:rsidR="00D40980">
        <w:rPr>
          <w:rFonts w:ascii="Times New Roman" w:hAnsi="Times New Roman" w:cs="Times New Roman"/>
          <w:sz w:val="24"/>
          <w:szCs w:val="24"/>
        </w:rPr>
      </w:r>
      <w:r w:rsidR="00D40980">
        <w:rPr>
          <w:rFonts w:ascii="Times New Roman" w:hAnsi="Times New Roman" w:cs="Times New Roman"/>
          <w:sz w:val="24"/>
          <w:szCs w:val="24"/>
        </w:rPr>
        <w:fldChar w:fldCharType="separate"/>
      </w:r>
      <w:ins w:id="58" w:author="Samer Adeeb" w:date="2014-07-20T19:44:00Z">
        <w:r w:rsidR="0076245A" w:rsidRPr="00CC1C01">
          <w:rPr>
            <w:rFonts w:ascii="Times New Roman" w:hAnsi="Times New Roman" w:cs="Times New Roman"/>
            <w:sz w:val="24"/>
            <w:szCs w:val="24"/>
          </w:rPr>
          <w:t xml:space="preserve">Figure </w:t>
        </w:r>
        <w:r w:rsidR="0076245A">
          <w:rPr>
            <w:rFonts w:ascii="Times New Roman" w:hAnsi="Times New Roman" w:cs="Times New Roman"/>
            <w:noProof/>
            <w:sz w:val="24"/>
            <w:szCs w:val="24"/>
          </w:rPr>
          <w:t>2</w:t>
        </w:r>
      </w:ins>
      <w:del w:id="59" w:author="Samer Adeeb" w:date="2014-07-20T19:44:00Z">
        <w:r w:rsidR="00D40980" w:rsidRPr="00CC1C01" w:rsidDel="0076245A">
          <w:rPr>
            <w:rFonts w:ascii="Times New Roman" w:hAnsi="Times New Roman" w:cs="Times New Roman"/>
            <w:sz w:val="24"/>
            <w:szCs w:val="24"/>
          </w:rPr>
          <w:delText xml:space="preserve">Figure </w:delText>
        </w:r>
        <w:r w:rsidR="00D40980" w:rsidDel="0076245A">
          <w:rPr>
            <w:rFonts w:ascii="Times New Roman" w:hAnsi="Times New Roman" w:cs="Times New Roman"/>
            <w:noProof/>
            <w:sz w:val="24"/>
            <w:szCs w:val="24"/>
          </w:rPr>
          <w:delText>2</w:delText>
        </w:r>
      </w:del>
      <w:r w:rsidR="00D40980">
        <w:rPr>
          <w:rFonts w:ascii="Times New Roman" w:hAnsi="Times New Roman" w:cs="Times New Roman"/>
          <w:sz w:val="24"/>
          <w:szCs w:val="24"/>
        </w:rPr>
        <w:fldChar w:fldCharType="end"/>
      </w:r>
      <w:r w:rsidR="00D40980">
        <w:rPr>
          <w:rFonts w:ascii="Times New Roman" w:hAnsi="Times New Roman" w:cs="Times New Roman"/>
          <w:sz w:val="24"/>
          <w:szCs w:val="24"/>
        </w:rPr>
        <w:t xml:space="preserve"> the CTOD variations are classified into the groups R1, R2, R3. These three groups are classified as unstable, stable-nonlinear and stable-linear variations of CTOD respectively. </w:t>
      </w:r>
      <w:r w:rsidR="00986242">
        <w:rPr>
          <w:rFonts w:ascii="Times New Roman" w:hAnsi="Times New Roman" w:cs="Times New Roman"/>
          <w:sz w:val="24"/>
          <w:szCs w:val="24"/>
        </w:rPr>
        <w:t>The outcome of these simulations was</w:t>
      </w:r>
      <w:r w:rsidR="00E922BF">
        <w:rPr>
          <w:rFonts w:ascii="Times New Roman" w:hAnsi="Times New Roman" w:cs="Times New Roman"/>
          <w:sz w:val="24"/>
          <w:szCs w:val="24"/>
        </w:rPr>
        <w:t xml:space="preserve"> verified with an experimental program on curved wide plate tests performed by the University of Waterloo and the welding institute of Canada and published by Pick et al and Glover et al. </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pick1980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76245A">
        <w:rPr>
          <w:rFonts w:ascii="Times New Roman" w:hAnsi="Times New Roman" w:cs="Times New Roman"/>
          <w:sz w:val="24"/>
          <w:szCs w:val="24"/>
        </w:rPr>
        <w:t>[7]</w:t>
      </w:r>
      <w:r w:rsidR="000C339D">
        <w:rPr>
          <w:rFonts w:ascii="Times New Roman" w:hAnsi="Times New Roman" w:cs="Times New Roman"/>
          <w:sz w:val="24"/>
          <w:szCs w:val="24"/>
        </w:rPr>
        <w:fldChar w:fldCharType="end"/>
      </w:r>
      <w:proofErr w:type="gramStart"/>
      <w:r w:rsidR="000C339D">
        <w:rPr>
          <w:rFonts w:ascii="Times New Roman" w:hAnsi="Times New Roman" w:cs="Times New Roman"/>
          <w:sz w:val="24"/>
          <w:szCs w:val="24"/>
        </w:rPr>
        <w:t>,</w:t>
      </w:r>
      <w:proofErr w:type="gramEnd"/>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glover1981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76245A">
        <w:rPr>
          <w:rFonts w:ascii="Times New Roman" w:eastAsia="Times New Roman" w:hAnsi="Times New Roman" w:cs="Times New Roman"/>
          <w:sz w:val="24"/>
          <w:szCs w:val="24"/>
          <w:lang w:eastAsia="en-CA"/>
        </w:rPr>
        <w:t>[8]</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w:t>
      </w:r>
      <w:r w:rsidR="000C339D">
        <w:rPr>
          <w:rFonts w:ascii="Times New Roman" w:hAnsi="Times New Roman" w:cs="Times New Roman"/>
          <w:sz w:val="24"/>
          <w:szCs w:val="24"/>
        </w:rPr>
        <w:fldChar w:fldCharType="begin"/>
      </w:r>
      <w:r w:rsidR="000C339D">
        <w:rPr>
          <w:rFonts w:ascii="Times New Roman" w:hAnsi="Times New Roman" w:cs="Times New Roman"/>
          <w:sz w:val="24"/>
          <w:szCs w:val="24"/>
        </w:rPr>
        <w:instrText xml:space="preserve"> REF glover1984 \h </w:instrText>
      </w:r>
      <w:r w:rsidR="000C339D">
        <w:rPr>
          <w:rFonts w:ascii="Times New Roman" w:hAnsi="Times New Roman" w:cs="Times New Roman"/>
          <w:sz w:val="24"/>
          <w:szCs w:val="24"/>
        </w:rPr>
      </w:r>
      <w:r w:rsidR="000C339D">
        <w:rPr>
          <w:rFonts w:ascii="Times New Roman" w:hAnsi="Times New Roman" w:cs="Times New Roman"/>
          <w:sz w:val="24"/>
          <w:szCs w:val="24"/>
        </w:rPr>
        <w:fldChar w:fldCharType="separate"/>
      </w:r>
      <w:r w:rsidR="0076245A">
        <w:rPr>
          <w:rFonts w:ascii="Times New Roman" w:eastAsia="Times New Roman" w:hAnsi="Times New Roman" w:cs="Times New Roman"/>
          <w:sz w:val="24"/>
          <w:szCs w:val="24"/>
          <w:lang w:eastAsia="en-CA"/>
        </w:rPr>
        <w:t>[9]</w:t>
      </w:r>
      <w:r w:rsidR="000C339D">
        <w:rPr>
          <w:rFonts w:ascii="Times New Roman" w:hAnsi="Times New Roman" w:cs="Times New Roman"/>
          <w:sz w:val="24"/>
          <w:szCs w:val="24"/>
        </w:rPr>
        <w:fldChar w:fldCharType="end"/>
      </w:r>
      <w:r w:rsidR="000C339D">
        <w:rPr>
          <w:rFonts w:ascii="Times New Roman" w:hAnsi="Times New Roman" w:cs="Times New Roman"/>
          <w:sz w:val="24"/>
          <w:szCs w:val="24"/>
        </w:rPr>
        <w:t xml:space="preserve">. </w:t>
      </w:r>
      <w:r w:rsidR="00847807">
        <w:rPr>
          <w:rFonts w:ascii="Times New Roman" w:hAnsi="Times New Roman" w:cs="Times New Roman"/>
          <w:sz w:val="24"/>
          <w:szCs w:val="24"/>
        </w:rPr>
        <w:t>It was</w:t>
      </w:r>
      <w:r w:rsidR="000C339D">
        <w:rPr>
          <w:rFonts w:ascii="Times New Roman" w:hAnsi="Times New Roman" w:cs="Times New Roman"/>
          <w:sz w:val="24"/>
          <w:szCs w:val="24"/>
        </w:rPr>
        <w:t xml:space="preserve"> concluded that the defect size is the most influential parameter affecting the tensile strain capacity. </w:t>
      </w:r>
      <w:r w:rsidR="00847807">
        <w:rPr>
          <w:rFonts w:ascii="Times New Roman" w:hAnsi="Times New Roman" w:cs="Times New Roman"/>
          <w:sz w:val="24"/>
          <w:szCs w:val="24"/>
        </w:rPr>
        <w:t xml:space="preserve">Also the results of the simulations were used to develop strain capacity prediction </w:t>
      </w:r>
      <w:r w:rsidR="000C339D">
        <w:rPr>
          <w:rFonts w:ascii="Times New Roman" w:hAnsi="Times New Roman" w:cs="Times New Roman"/>
          <w:sz w:val="24"/>
          <w:szCs w:val="24"/>
        </w:rPr>
        <w:t>equations</w:t>
      </w:r>
      <w:r w:rsidR="00847807">
        <w:rPr>
          <w:rFonts w:ascii="Times New Roman" w:hAnsi="Times New Roman" w:cs="Times New Roman"/>
          <w:sz w:val="24"/>
          <w:szCs w:val="24"/>
        </w:rPr>
        <w:t xml:space="preserve"> by curve fitting techniques</w:t>
      </w:r>
      <w:r w:rsidR="000C339D">
        <w:rPr>
          <w:rFonts w:ascii="Times New Roman" w:hAnsi="Times New Roman" w:cs="Times New Roman"/>
          <w:sz w:val="24"/>
          <w:szCs w:val="24"/>
        </w:rPr>
        <w:t>.</w:t>
      </w:r>
    </w:p>
    <w:p w:rsidR="00847807" w:rsidRDefault="00847807" w:rsidP="00847807">
      <w:pPr>
        <w:keepNext/>
        <w:spacing w:after="0"/>
        <w:jc w:val="center"/>
      </w:pPr>
      <w:r>
        <w:rPr>
          <w:rFonts w:ascii="Times New Roman" w:hAnsi="Times New Roman" w:cs="Times New Roman"/>
          <w:noProof/>
          <w:sz w:val="24"/>
          <w:szCs w:val="24"/>
          <w:lang w:eastAsia="en-CA"/>
        </w:rPr>
        <w:lastRenderedPageBreak/>
        <w:drawing>
          <wp:inline distT="0" distB="0" distL="0" distR="0" wp14:anchorId="6F1D9E4E" wp14:editId="5E4F13C4">
            <wp:extent cx="3962400" cy="2600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WP.JPG"/>
                    <pic:cNvPicPr/>
                  </pic:nvPicPr>
                  <pic:blipFill>
                    <a:blip r:embed="rId10">
                      <a:extLst>
                        <a:ext uri="{28A0092B-C50C-407E-A947-70E740481C1C}">
                          <a14:useLocalDpi xmlns:a14="http://schemas.microsoft.com/office/drawing/2010/main" val="0"/>
                        </a:ext>
                      </a:extLst>
                    </a:blip>
                    <a:stretch>
                      <a:fillRect/>
                    </a:stretch>
                  </pic:blipFill>
                  <pic:spPr>
                    <a:xfrm>
                      <a:off x="0" y="0"/>
                      <a:ext cx="3962400" cy="2600325"/>
                    </a:xfrm>
                    <a:prstGeom prst="rect">
                      <a:avLst/>
                    </a:prstGeom>
                  </pic:spPr>
                </pic:pic>
              </a:graphicData>
            </a:graphic>
          </wp:inline>
        </w:drawing>
      </w:r>
    </w:p>
    <w:p w:rsidR="00847807" w:rsidRPr="00847807" w:rsidRDefault="00847807" w:rsidP="00847807">
      <w:pPr>
        <w:pStyle w:val="Caption"/>
        <w:jc w:val="center"/>
        <w:rPr>
          <w:rFonts w:ascii="Times New Roman" w:hAnsi="Times New Roman" w:cs="Times New Roman"/>
          <w:color w:val="auto"/>
          <w:sz w:val="24"/>
          <w:szCs w:val="24"/>
        </w:rPr>
      </w:pPr>
      <w:bookmarkStart w:id="60" w:name="_Ref390789016"/>
      <w:r w:rsidRPr="00847807">
        <w:rPr>
          <w:rFonts w:ascii="Times New Roman" w:hAnsi="Times New Roman" w:cs="Times New Roman"/>
          <w:color w:val="auto"/>
          <w:sz w:val="24"/>
          <w:szCs w:val="24"/>
        </w:rPr>
        <w:t xml:space="preserve">Figure </w:t>
      </w:r>
      <w:r w:rsidRPr="00847807">
        <w:rPr>
          <w:rFonts w:ascii="Times New Roman" w:hAnsi="Times New Roman" w:cs="Times New Roman"/>
          <w:color w:val="auto"/>
          <w:sz w:val="24"/>
          <w:szCs w:val="24"/>
        </w:rPr>
        <w:fldChar w:fldCharType="begin"/>
      </w:r>
      <w:r w:rsidRPr="00847807">
        <w:rPr>
          <w:rFonts w:ascii="Times New Roman" w:hAnsi="Times New Roman" w:cs="Times New Roman"/>
          <w:color w:val="auto"/>
          <w:sz w:val="24"/>
          <w:szCs w:val="24"/>
        </w:rPr>
        <w:instrText xml:space="preserve"> SEQ Figure \* ARABIC </w:instrText>
      </w:r>
      <w:r w:rsidRPr="00847807">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3</w:t>
      </w:r>
      <w:r w:rsidRPr="00847807">
        <w:rPr>
          <w:rFonts w:ascii="Times New Roman" w:hAnsi="Times New Roman" w:cs="Times New Roman"/>
          <w:color w:val="auto"/>
          <w:sz w:val="24"/>
          <w:szCs w:val="24"/>
        </w:rPr>
        <w:fldChar w:fldCharType="end"/>
      </w:r>
      <w:bookmarkEnd w:id="60"/>
      <w:r w:rsidRPr="00847807">
        <w:rPr>
          <w:rFonts w:ascii="Times New Roman" w:hAnsi="Times New Roman" w:cs="Times New Roman"/>
          <w:color w:val="auto"/>
          <w:sz w:val="24"/>
          <w:szCs w:val="24"/>
        </w:rPr>
        <w:t>: Position of a curved wide plate specimen</w:t>
      </w:r>
      <w:r w:rsidR="000F69B4">
        <w:rPr>
          <w:rFonts w:ascii="Times New Roman" w:hAnsi="Times New Roman" w:cs="Times New Roman"/>
          <w:color w:val="auto"/>
          <w:sz w:val="24"/>
          <w:szCs w:val="24"/>
        </w:rPr>
        <w:t xml:space="preserve"> </w:t>
      </w:r>
      <w:r w:rsidR="000F69B4" w:rsidRPr="000F69B4">
        <w:rPr>
          <w:rFonts w:ascii="Times New Roman" w:hAnsi="Times New Roman" w:cs="Times New Roman"/>
          <w:color w:val="auto"/>
          <w:sz w:val="24"/>
          <w:szCs w:val="24"/>
        </w:rPr>
        <w:fldChar w:fldCharType="begin"/>
      </w:r>
      <w:r w:rsidR="000F69B4" w:rsidRPr="000F69B4">
        <w:rPr>
          <w:rFonts w:ascii="Times New Roman" w:hAnsi="Times New Roman" w:cs="Times New Roman"/>
          <w:color w:val="auto"/>
          <w:sz w:val="24"/>
          <w:szCs w:val="24"/>
        </w:rPr>
        <w:instrText xml:space="preserve"> REF hertele \h </w:instrText>
      </w:r>
      <w:r w:rsidR="000F69B4" w:rsidRPr="000F69B4">
        <w:rPr>
          <w:rFonts w:ascii="Times New Roman" w:hAnsi="Times New Roman" w:cs="Times New Roman"/>
          <w:color w:val="auto"/>
          <w:sz w:val="24"/>
          <w:szCs w:val="24"/>
        </w:rPr>
      </w:r>
      <w:r w:rsidR="000F69B4" w:rsidRPr="000F69B4">
        <w:rPr>
          <w:rFonts w:ascii="Times New Roman" w:hAnsi="Times New Roman" w:cs="Times New Roman"/>
          <w:color w:val="auto"/>
          <w:sz w:val="24"/>
          <w:szCs w:val="24"/>
        </w:rPr>
        <w:fldChar w:fldCharType="separate"/>
      </w:r>
      <w:ins w:id="61" w:author="Samer Adeeb" w:date="2014-07-20T19:44:00Z">
        <w:r w:rsidR="0076245A">
          <w:rPr>
            <w:rFonts w:ascii="Times New Roman" w:eastAsia="Times New Roman" w:hAnsi="Times New Roman" w:cs="Times New Roman"/>
            <w:sz w:val="24"/>
            <w:szCs w:val="24"/>
            <w:lang w:eastAsia="en-CA"/>
          </w:rPr>
          <w:t>[10]</w:t>
        </w:r>
      </w:ins>
      <w:del w:id="62" w:author="Samer Adeeb" w:date="2014-07-20T19:44:00Z">
        <w:r w:rsidR="000F69B4" w:rsidRPr="000F69B4" w:rsidDel="0076245A">
          <w:rPr>
            <w:rFonts w:ascii="Times New Roman" w:eastAsia="Times New Roman" w:hAnsi="Times New Roman" w:cs="Times New Roman"/>
            <w:color w:val="auto"/>
            <w:sz w:val="24"/>
            <w:szCs w:val="24"/>
            <w:lang w:eastAsia="en-CA"/>
          </w:rPr>
          <w:delText>[10]</w:delText>
        </w:r>
      </w:del>
      <w:r w:rsidR="000F69B4" w:rsidRPr="000F69B4">
        <w:rPr>
          <w:rFonts w:ascii="Times New Roman" w:hAnsi="Times New Roman" w:cs="Times New Roman"/>
          <w:color w:val="auto"/>
          <w:sz w:val="24"/>
          <w:szCs w:val="24"/>
        </w:rPr>
        <w:fldChar w:fldCharType="end"/>
      </w:r>
    </w:p>
    <w:p w:rsidR="00847807" w:rsidRDefault="00847807"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In practice the remote strain in curved wide plate tests is measured using strain gauges. As a result the</w:t>
      </w:r>
      <w:r w:rsidR="001A45D9">
        <w:rPr>
          <w:rFonts w:ascii="Times New Roman" w:hAnsi="Times New Roman" w:cs="Times New Roman"/>
          <w:sz w:val="24"/>
          <w:szCs w:val="24"/>
        </w:rPr>
        <w:t xml:space="preserve"> outcome and validity of these experiments are highly</w:t>
      </w:r>
      <w:r>
        <w:rPr>
          <w:rFonts w:ascii="Times New Roman" w:hAnsi="Times New Roman" w:cs="Times New Roman"/>
          <w:sz w:val="24"/>
          <w:szCs w:val="24"/>
        </w:rPr>
        <w:t xml:space="preserve"> dependent on the chosen location for the strain</w:t>
      </w:r>
      <w:r w:rsidR="001A45D9">
        <w:rPr>
          <w:rFonts w:ascii="Times New Roman" w:hAnsi="Times New Roman" w:cs="Times New Roman"/>
          <w:sz w:val="24"/>
          <w:szCs w:val="24"/>
        </w:rPr>
        <w:t xml:space="preserve"> measuring sensors.</w:t>
      </w:r>
      <w:r>
        <w:rPr>
          <w:rFonts w:ascii="Times New Roman" w:hAnsi="Times New Roman" w:cs="Times New Roman"/>
          <w:sz w:val="24"/>
          <w:szCs w:val="24"/>
        </w:rPr>
        <w:t xml:space="preserve"> </w:t>
      </w:r>
      <w:proofErr w:type="spellStart"/>
      <w:r w:rsidR="002260A0">
        <w:rPr>
          <w:rFonts w:ascii="Times New Roman" w:hAnsi="Times New Roman" w:cs="Times New Roman"/>
          <w:sz w:val="24"/>
          <w:szCs w:val="24"/>
        </w:rPr>
        <w:t>Hertele</w:t>
      </w:r>
      <w:proofErr w:type="spellEnd"/>
      <w:r w:rsidR="002260A0">
        <w:rPr>
          <w:rFonts w:ascii="Times New Roman" w:hAnsi="Times New Roman" w:cs="Times New Roman"/>
          <w:sz w:val="24"/>
          <w:szCs w:val="24"/>
        </w:rPr>
        <w:t xml:space="preserve"> et al. </w:t>
      </w:r>
      <w:r w:rsidR="002260A0">
        <w:rPr>
          <w:rFonts w:ascii="Times New Roman" w:hAnsi="Times New Roman" w:cs="Times New Roman"/>
          <w:sz w:val="24"/>
          <w:szCs w:val="24"/>
        </w:rPr>
        <w:fldChar w:fldCharType="begin"/>
      </w:r>
      <w:r w:rsidR="002260A0">
        <w:rPr>
          <w:rFonts w:ascii="Times New Roman" w:hAnsi="Times New Roman" w:cs="Times New Roman"/>
          <w:sz w:val="24"/>
          <w:szCs w:val="24"/>
        </w:rPr>
        <w:instrText xml:space="preserve"> REF hertele \h </w:instrText>
      </w:r>
      <w:r w:rsidR="002260A0">
        <w:rPr>
          <w:rFonts w:ascii="Times New Roman" w:hAnsi="Times New Roman" w:cs="Times New Roman"/>
          <w:sz w:val="24"/>
          <w:szCs w:val="24"/>
        </w:rPr>
      </w:r>
      <w:r w:rsidR="002260A0">
        <w:rPr>
          <w:rFonts w:ascii="Times New Roman" w:hAnsi="Times New Roman" w:cs="Times New Roman"/>
          <w:sz w:val="24"/>
          <w:szCs w:val="24"/>
        </w:rPr>
        <w:fldChar w:fldCharType="separate"/>
      </w:r>
      <w:r w:rsidR="0076245A">
        <w:rPr>
          <w:rFonts w:ascii="Times New Roman" w:eastAsia="Times New Roman" w:hAnsi="Times New Roman" w:cs="Times New Roman"/>
          <w:sz w:val="24"/>
          <w:szCs w:val="24"/>
          <w:lang w:eastAsia="en-CA"/>
        </w:rPr>
        <w:t>[10]</w:t>
      </w:r>
      <w:r w:rsidR="002260A0">
        <w:rPr>
          <w:rFonts w:ascii="Times New Roman" w:hAnsi="Times New Roman" w:cs="Times New Roman"/>
          <w:sz w:val="24"/>
          <w:szCs w:val="24"/>
        </w:rPr>
        <w:fldChar w:fldCharType="end"/>
      </w:r>
      <w:r w:rsidR="002260A0">
        <w:rPr>
          <w:rFonts w:ascii="Times New Roman" w:hAnsi="Times New Roman" w:cs="Times New Roman"/>
          <w:sz w:val="24"/>
          <w:szCs w:val="24"/>
        </w:rPr>
        <w:t xml:space="preserve"> analyzed the effect of the remote strain sensor location in a study which includes curved wide plate tests as well as finite element simulations.</w:t>
      </w:r>
      <w:r w:rsidR="00EC7BCE">
        <w:rPr>
          <w:rFonts w:ascii="Times New Roman" w:hAnsi="Times New Roman" w:cs="Times New Roman"/>
          <w:sz w:val="24"/>
          <w:szCs w:val="24"/>
        </w:rPr>
        <w:t xml:space="preserve"> In this study each side of the weld in the curved wide plate is assumed to be divided into three regions. The first of these regions is the vicinity of the weld. In order to define the boundaries of these regions a</w:t>
      </w:r>
      <w:r w:rsidR="00A91A44">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z</m:t>
            </m:r>
          </m:e>
          <m:sub>
            <m:r>
              <w:rPr>
                <w:rFonts w:ascii="Cambria Math" w:hAnsi="Cambria Math" w:cs="Times New Roman"/>
                <w:sz w:val="24"/>
                <w:szCs w:val="24"/>
              </w:rPr>
              <m:t>45</m:t>
            </m:r>
          </m:sub>
        </m:sSub>
      </m:oMath>
      <w:r w:rsidR="00A91A44">
        <w:rPr>
          <w:rFonts w:ascii="Times New Roman" w:hAnsi="Times New Roman" w:cs="Times New Roman"/>
          <w:sz w:val="24"/>
          <w:szCs w:val="24"/>
        </w:rPr>
        <w:t xml:space="preserve">- </w:t>
      </w:r>
      <w:r w:rsidR="00EC7BCE">
        <w:rPr>
          <w:rFonts w:ascii="Times New Roman" w:hAnsi="Times New Roman" w:cs="Times New Roman"/>
          <w:sz w:val="24"/>
          <w:szCs w:val="24"/>
        </w:rPr>
        <w:t xml:space="preserve">coordinate system is introduced which has its origin at the point where a line </w:t>
      </w:r>
      <w:r w:rsidR="006E637D">
        <w:rPr>
          <w:rFonts w:ascii="Times New Roman" w:hAnsi="Times New Roman" w:cs="Times New Roman"/>
          <w:sz w:val="24"/>
          <w:szCs w:val="24"/>
        </w:rPr>
        <w:t xml:space="preserve">starting from the crack center </w:t>
      </w:r>
      <w:r w:rsidR="00EC7BCE">
        <w:rPr>
          <w:rFonts w:ascii="Times New Roman" w:hAnsi="Times New Roman" w:cs="Times New Roman"/>
          <w:sz w:val="24"/>
          <w:szCs w:val="24"/>
        </w:rPr>
        <w:t xml:space="preserve">with </w:t>
      </w:r>
      <m:oMath>
        <m:sSup>
          <m:sSupPr>
            <m:ctrlPr>
              <w:rPr>
                <w:rFonts w:ascii="Cambria Math" w:hAnsi="Cambria Math" w:cs="Times New Roman"/>
                <w:i/>
                <w:sz w:val="24"/>
                <w:szCs w:val="24"/>
              </w:rPr>
            </m:ctrlPr>
          </m:sSupPr>
          <m:e>
            <m:r>
              <w:rPr>
                <w:rFonts w:ascii="Cambria Math" w:hAnsi="Cambria Math" w:cs="Times New Roman"/>
                <w:sz w:val="24"/>
                <w:szCs w:val="24"/>
              </w:rPr>
              <m:t>45</m:t>
            </m:r>
          </m:e>
          <m:sup>
            <m:r>
              <w:rPr>
                <w:rFonts w:ascii="Cambria Math" w:hAnsi="Cambria Math" w:cs="Times New Roman"/>
                <w:sz w:val="24"/>
                <w:szCs w:val="24"/>
              </w:rPr>
              <m:t>⁰</m:t>
            </m:r>
          </m:sup>
        </m:sSup>
      </m:oMath>
      <w:r w:rsidR="00EC7BCE">
        <w:rPr>
          <w:rFonts w:ascii="Times New Roman" w:eastAsiaTheme="minorEastAsia" w:hAnsi="Times New Roman" w:cs="Times New Roman"/>
          <w:sz w:val="24"/>
          <w:szCs w:val="24"/>
        </w:rPr>
        <w:t xml:space="preserve"> degree angle from the plate midline intersects the plate edge. </w:t>
      </w:r>
      <w:r w:rsidR="00A91A44">
        <w:rPr>
          <w:rFonts w:ascii="Times New Roman" w:eastAsiaTheme="minorEastAsia" w:hAnsi="Times New Roman" w:cs="Times New Roman"/>
          <w:sz w:val="24"/>
          <w:szCs w:val="24"/>
        </w:rPr>
        <w:t xml:space="preserve">The second region is where </w:t>
      </w:r>
      <m:oMath>
        <m:r>
          <w:rPr>
            <w:rFonts w:ascii="Cambria Math" w:eastAsiaTheme="minorEastAsia" w:hAnsi="Cambria Math" w:cs="Times New Roman"/>
            <w:sz w:val="24"/>
            <w:szCs w:val="24"/>
          </w:rPr>
          <m:t>0≤</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≤100 mm</m:t>
        </m:r>
      </m:oMath>
      <w:r w:rsidR="00A91A44">
        <w:rPr>
          <w:rFonts w:ascii="Times New Roman" w:eastAsiaTheme="minorEastAsia" w:hAnsi="Times New Roman" w:cs="Times New Roman"/>
          <w:sz w:val="24"/>
          <w:szCs w:val="24"/>
        </w:rPr>
        <w:t xml:space="preserve"> and the third region is </w:t>
      </w:r>
      <w:proofErr w:type="gramStart"/>
      <w:r w:rsidR="00284330">
        <w:rPr>
          <w:rFonts w:ascii="Times New Roman" w:eastAsiaTheme="minorEastAsia" w:hAnsi="Times New Roman" w:cs="Times New Roman"/>
          <w:sz w:val="24"/>
          <w:szCs w:val="24"/>
        </w:rPr>
        <w:t xml:space="preserve">where </w:t>
      </w:r>
      <w:proofErr w:type="gramEnd"/>
      <m:oMath>
        <m:r>
          <w:rPr>
            <w:rFonts w:ascii="Cambria Math" w:eastAsiaTheme="minorEastAsia" w:hAnsi="Cambria Math" w:cs="Times New Roman"/>
            <w:sz w:val="24"/>
            <w:szCs w:val="24"/>
          </w:rPr>
          <m:t>100 mm&lt;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oMath>
      <w:r w:rsidR="00A91A44">
        <w:rPr>
          <w:rFonts w:ascii="Times New Roman" w:eastAsiaTheme="minorEastAsia" w:hAnsi="Times New Roman" w:cs="Times New Roman"/>
          <w:sz w:val="24"/>
          <w:szCs w:val="24"/>
        </w:rPr>
        <w:t>.</w:t>
      </w:r>
      <w:r w:rsidR="007622FE">
        <w:rPr>
          <w:rFonts w:ascii="Times New Roman" w:eastAsiaTheme="minorEastAsia" w:hAnsi="Times New Roman" w:cs="Times New Roman"/>
          <w:sz w:val="24"/>
          <w:szCs w:val="24"/>
        </w:rPr>
        <w:t xml:space="preserve"> The first and third regions are assumed to have non-uniform strain distribution</w:t>
      </w:r>
      <w:r w:rsidR="00360125">
        <w:rPr>
          <w:rFonts w:ascii="Times New Roman" w:eastAsiaTheme="minorEastAsia" w:hAnsi="Times New Roman" w:cs="Times New Roman"/>
          <w:sz w:val="24"/>
          <w:szCs w:val="24"/>
        </w:rPr>
        <w:t>s</w:t>
      </w:r>
      <w:r w:rsidR="007622FE">
        <w:rPr>
          <w:rFonts w:ascii="Times New Roman" w:eastAsiaTheme="minorEastAsia" w:hAnsi="Times New Roman" w:cs="Times New Roman"/>
          <w:sz w:val="24"/>
          <w:szCs w:val="24"/>
        </w:rPr>
        <w:t xml:space="preserve"> and the second region is divided into four partitions</w:t>
      </w:r>
      <w:r w:rsidR="00D15915">
        <w:rPr>
          <w:rFonts w:ascii="Times New Roman" w:eastAsiaTheme="minorEastAsia" w:hAnsi="Times New Roman" w:cs="Times New Roman"/>
          <w:sz w:val="24"/>
          <w:szCs w:val="24"/>
        </w:rPr>
        <w:t xml:space="preserve"> each being </w:t>
      </w:r>
      <m:oMath>
        <m:r>
          <w:rPr>
            <w:rFonts w:ascii="Cambria Math" w:eastAsiaTheme="minorEastAsia" w:hAnsi="Cambria Math" w:cs="Times New Roman"/>
            <w:sz w:val="24"/>
            <w:szCs w:val="24"/>
          </w:rPr>
          <m:t>25 mm</m:t>
        </m:r>
      </m:oMath>
      <w:r w:rsidR="00D15915">
        <w:rPr>
          <w:rFonts w:ascii="Times New Roman" w:eastAsiaTheme="minorEastAsia" w:hAnsi="Times New Roman" w:cs="Times New Roman"/>
          <w:sz w:val="24"/>
          <w:szCs w:val="24"/>
        </w:rPr>
        <w:t xml:space="preserve"> wide.</w:t>
      </w:r>
      <w:r w:rsidR="007622FE">
        <w:rPr>
          <w:rFonts w:ascii="Times New Roman" w:eastAsiaTheme="minorEastAsia" w:hAnsi="Times New Roman" w:cs="Times New Roman"/>
          <w:sz w:val="24"/>
          <w:szCs w:val="24"/>
        </w:rPr>
        <w:t xml:space="preserve"> </w:t>
      </w:r>
      <w:r w:rsidR="00437965">
        <w:rPr>
          <w:rFonts w:ascii="Times New Roman" w:eastAsiaTheme="minorEastAsia" w:hAnsi="Times New Roman" w:cs="Times New Roman"/>
          <w:sz w:val="24"/>
          <w:szCs w:val="24"/>
        </w:rPr>
        <w:t xml:space="preserve">The uniformity of the longitudinal strain is investigated for the second region at five different cross sections corresponding </w:t>
      </w:r>
      <w:proofErr w:type="gramStart"/>
      <w:r w:rsidR="00437965">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45</m:t>
            </m:r>
          </m:sub>
        </m:sSub>
        <m:r>
          <w:rPr>
            <w:rFonts w:ascii="Cambria Math" w:eastAsiaTheme="minorEastAsia" w:hAnsi="Cambria Math" w:cs="Times New Roman"/>
            <w:sz w:val="24"/>
            <w:szCs w:val="24"/>
          </w:rPr>
          <m:t>=0 mm, 25 mm, 50 mm, 75 mm, 100 mm</m:t>
        </m:r>
      </m:oMath>
      <w:r w:rsidR="00437965">
        <w:rPr>
          <w:rFonts w:ascii="Times New Roman" w:eastAsiaTheme="minorEastAsia" w:hAnsi="Times New Roman" w:cs="Times New Roman"/>
          <w:sz w:val="24"/>
          <w:szCs w:val="24"/>
        </w:rPr>
        <w:t>.</w:t>
      </w:r>
      <w:r w:rsidR="00D41BE8">
        <w:rPr>
          <w:rFonts w:ascii="Times New Roman" w:eastAsiaTheme="minorEastAsia" w:hAnsi="Times New Roman" w:cs="Times New Roman"/>
          <w:sz w:val="24"/>
          <w:szCs w:val="24"/>
        </w:rPr>
        <w:t xml:space="preserve"> For each of these cross sections a dimensionless </w:t>
      </w:r>
      <w:r w:rsidR="004321FE">
        <w:rPr>
          <w:rFonts w:ascii="Times New Roman" w:eastAsiaTheme="minorEastAsia" w:hAnsi="Times New Roman" w:cs="Times New Roman"/>
          <w:sz w:val="24"/>
          <w:szCs w:val="24"/>
        </w:rPr>
        <w:t>coefficient of variance</w:t>
      </w:r>
      <w:r w:rsidR="00D41BE8">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D41BE8">
        <w:rPr>
          <w:rFonts w:ascii="Times New Roman" w:eastAsiaTheme="minorEastAsia" w:hAnsi="Times New Roman" w:cs="Times New Roman"/>
          <w:sz w:val="24"/>
          <w:szCs w:val="24"/>
        </w:rPr>
        <w:t xml:space="preserve"> is defined as the ratio of the standard deviation of the longitudinal strain along the cross section to the average longitudinal strain along the same cross section.</w:t>
      </w:r>
      <w:r w:rsidR="00675CCD">
        <w:rPr>
          <w:rFonts w:ascii="Times New Roman" w:eastAsiaTheme="minorEastAsia" w:hAnsi="Times New Roman" w:cs="Times New Roman"/>
          <w:sz w:val="24"/>
          <w:szCs w:val="24"/>
        </w:rPr>
        <w:t xml:space="preserve"> Since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changes as more deformation is applied on the specimen, another variable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675CCD">
        <w:rPr>
          <w:rFonts w:ascii="Times New Roman" w:eastAsiaTheme="minorEastAsia" w:hAnsi="Times New Roman" w:cs="Times New Roman"/>
          <w:sz w:val="24"/>
          <w:szCs w:val="24"/>
        </w:rPr>
        <w:t xml:space="preserve"> is defined which is the average value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oMath>
      <w:r w:rsidR="00675CCD">
        <w:rPr>
          <w:rFonts w:ascii="Times New Roman" w:eastAsiaTheme="minorEastAsia" w:hAnsi="Times New Roman" w:cs="Times New Roman"/>
          <w:sz w:val="24"/>
          <w:szCs w:val="24"/>
        </w:rPr>
        <w:t xml:space="preserve"> over the entire test.</w:t>
      </w:r>
      <w:r w:rsidR="00AE3026">
        <w:rPr>
          <w:rFonts w:ascii="Times New Roman" w:eastAsiaTheme="minorEastAsia" w:hAnsi="Times New Roman" w:cs="Times New Roman"/>
          <w:sz w:val="24"/>
          <w:szCs w:val="24"/>
        </w:rPr>
        <w:t xml:space="preserve"> Finally the cross section which exhibits the lowest value of </w:t>
      </w:r>
      <m:oMath>
        <m:acc>
          <m:accPr>
            <m:chr m:val="̅"/>
            <m:ctrlPr>
              <w:rPr>
                <w:rFonts w:ascii="Cambria Math" w:eastAsiaTheme="minorEastAsia" w:hAnsi="Cambria Math" w:cs="Times New Roman"/>
                <w:i/>
                <w:sz w:val="24"/>
                <w:szCs w:val="24"/>
              </w:rPr>
            </m:ctrlPr>
          </m:acc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v</m:t>
                </m:r>
              </m:sub>
            </m:sSub>
          </m:e>
        </m:acc>
      </m:oMath>
      <w:r w:rsidR="00AE3026">
        <w:rPr>
          <w:rFonts w:ascii="Times New Roman" w:eastAsiaTheme="minorEastAsia" w:hAnsi="Times New Roman" w:cs="Times New Roman"/>
          <w:sz w:val="24"/>
          <w:szCs w:val="24"/>
        </w:rPr>
        <w:t xml:space="preserve"> is considered to have the most uniform </w:t>
      </w:r>
      <w:r w:rsidR="00AC67CB">
        <w:rPr>
          <w:rFonts w:ascii="Times New Roman" w:eastAsiaTheme="minorEastAsia" w:hAnsi="Times New Roman" w:cs="Times New Roman"/>
          <w:sz w:val="24"/>
          <w:szCs w:val="24"/>
        </w:rPr>
        <w:t xml:space="preserve">longitudinal </w:t>
      </w:r>
      <w:r w:rsidR="00AE3026">
        <w:rPr>
          <w:rFonts w:ascii="Times New Roman" w:eastAsiaTheme="minorEastAsia" w:hAnsi="Times New Roman" w:cs="Times New Roman"/>
          <w:sz w:val="24"/>
          <w:szCs w:val="24"/>
        </w:rPr>
        <w:t xml:space="preserve">strain </w:t>
      </w:r>
      <w:commentRangeStart w:id="63"/>
      <w:r w:rsidR="00AE3026">
        <w:rPr>
          <w:rFonts w:ascii="Times New Roman" w:eastAsiaTheme="minorEastAsia" w:hAnsi="Times New Roman" w:cs="Times New Roman"/>
          <w:sz w:val="24"/>
          <w:szCs w:val="24"/>
        </w:rPr>
        <w:t>distribution</w:t>
      </w:r>
      <w:commentRangeEnd w:id="63"/>
      <w:r w:rsidR="00CB50DF">
        <w:rPr>
          <w:rStyle w:val="CommentReference"/>
        </w:rPr>
        <w:commentReference w:id="63"/>
      </w:r>
      <w:r w:rsidR="00AE3026">
        <w:rPr>
          <w:rFonts w:ascii="Times New Roman" w:eastAsiaTheme="minorEastAsia" w:hAnsi="Times New Roman" w:cs="Times New Roman"/>
          <w:sz w:val="24"/>
          <w:szCs w:val="24"/>
        </w:rPr>
        <w:t>.</w:t>
      </w:r>
    </w:p>
    <w:p w:rsidR="00360125" w:rsidRDefault="00360125" w:rsidP="00360125">
      <w:pPr>
        <w:keepNext/>
        <w:spacing w:after="0"/>
        <w:jc w:val="center"/>
      </w:pPr>
      <w:r>
        <w:rPr>
          <w:rFonts w:ascii="Times New Roman" w:hAnsi="Times New Roman" w:cs="Times New Roman"/>
          <w:noProof/>
          <w:sz w:val="24"/>
          <w:szCs w:val="24"/>
          <w:lang w:eastAsia="en-CA"/>
        </w:rPr>
        <w:lastRenderedPageBreak/>
        <w:drawing>
          <wp:inline distT="0" distB="0" distL="0" distR="0" wp14:anchorId="1AB622BE" wp14:editId="585F9303">
            <wp:extent cx="4819650" cy="22383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RegionsHertele.JPG"/>
                    <pic:cNvPicPr/>
                  </pic:nvPicPr>
                  <pic:blipFill>
                    <a:blip r:embed="rId11">
                      <a:extLst>
                        <a:ext uri="{28A0092B-C50C-407E-A947-70E740481C1C}">
                          <a14:useLocalDpi xmlns:a14="http://schemas.microsoft.com/office/drawing/2010/main" val="0"/>
                        </a:ext>
                      </a:extLst>
                    </a:blip>
                    <a:stretch>
                      <a:fillRect/>
                    </a:stretch>
                  </pic:blipFill>
                  <pic:spPr>
                    <a:xfrm>
                      <a:off x="0" y="0"/>
                      <a:ext cx="4819650" cy="2238375"/>
                    </a:xfrm>
                    <a:prstGeom prst="rect">
                      <a:avLst/>
                    </a:prstGeom>
                  </pic:spPr>
                </pic:pic>
              </a:graphicData>
            </a:graphic>
          </wp:inline>
        </w:drawing>
      </w:r>
    </w:p>
    <w:p w:rsidR="00360125" w:rsidRPr="00360125" w:rsidRDefault="00360125" w:rsidP="00360125">
      <w:pPr>
        <w:pStyle w:val="Caption"/>
        <w:jc w:val="center"/>
        <w:rPr>
          <w:rFonts w:ascii="Times New Roman" w:hAnsi="Times New Roman" w:cs="Times New Roman"/>
          <w:color w:val="auto"/>
          <w:sz w:val="24"/>
          <w:szCs w:val="24"/>
        </w:rPr>
      </w:pPr>
      <w:r w:rsidRPr="00360125">
        <w:rPr>
          <w:rFonts w:ascii="Times New Roman" w:hAnsi="Times New Roman" w:cs="Times New Roman"/>
          <w:color w:val="auto"/>
          <w:sz w:val="24"/>
          <w:szCs w:val="24"/>
        </w:rPr>
        <w:t xml:space="preserve">Figure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SEQ Figure \* ARABIC </w:instrText>
      </w:r>
      <w:r w:rsidRPr="00360125">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4</w:t>
      </w:r>
      <w:r w:rsidRPr="00360125">
        <w:rPr>
          <w:rFonts w:ascii="Times New Roman" w:hAnsi="Times New Roman" w:cs="Times New Roman"/>
          <w:color w:val="auto"/>
          <w:sz w:val="24"/>
          <w:szCs w:val="24"/>
        </w:rPr>
        <w:fldChar w:fldCharType="end"/>
      </w:r>
      <w:r w:rsidRPr="00360125">
        <w:rPr>
          <w:rFonts w:ascii="Times New Roman" w:hAnsi="Times New Roman" w:cs="Times New Roman"/>
          <w:color w:val="auto"/>
          <w:sz w:val="24"/>
          <w:szCs w:val="24"/>
        </w:rPr>
        <w:t xml:space="preserve">: Division of the curved wide plate into uniform and non-uniform strain regions </w:t>
      </w:r>
      <w:r w:rsidRPr="00360125">
        <w:rPr>
          <w:rFonts w:ascii="Times New Roman" w:hAnsi="Times New Roman" w:cs="Times New Roman"/>
          <w:color w:val="auto"/>
          <w:sz w:val="24"/>
          <w:szCs w:val="24"/>
        </w:rPr>
        <w:fldChar w:fldCharType="begin"/>
      </w:r>
      <w:r w:rsidRPr="00360125">
        <w:rPr>
          <w:rFonts w:ascii="Times New Roman" w:hAnsi="Times New Roman" w:cs="Times New Roman"/>
          <w:color w:val="auto"/>
          <w:sz w:val="24"/>
          <w:szCs w:val="24"/>
        </w:rPr>
        <w:instrText xml:space="preserve"> REF hertele \h  \* MERGEFORMAT </w:instrText>
      </w:r>
      <w:r w:rsidRPr="00360125">
        <w:rPr>
          <w:rFonts w:ascii="Times New Roman" w:hAnsi="Times New Roman" w:cs="Times New Roman"/>
          <w:color w:val="auto"/>
          <w:sz w:val="24"/>
          <w:szCs w:val="24"/>
        </w:rPr>
      </w:r>
      <w:r w:rsidRPr="00360125">
        <w:rPr>
          <w:rFonts w:ascii="Times New Roman" w:hAnsi="Times New Roman" w:cs="Times New Roman"/>
          <w:color w:val="auto"/>
          <w:sz w:val="24"/>
          <w:szCs w:val="24"/>
        </w:rPr>
        <w:fldChar w:fldCharType="separate"/>
      </w:r>
      <w:ins w:id="64" w:author="Samer Adeeb" w:date="2014-07-20T19:44:00Z">
        <w:r w:rsidR="0076245A" w:rsidRPr="0076245A">
          <w:rPr>
            <w:rFonts w:ascii="Times New Roman" w:eastAsia="Times New Roman" w:hAnsi="Times New Roman" w:cs="Times New Roman"/>
            <w:color w:val="auto"/>
            <w:sz w:val="24"/>
            <w:szCs w:val="24"/>
            <w:lang w:eastAsia="en-CA"/>
            <w:rPrChange w:id="65" w:author="Samer Adeeb" w:date="2014-07-20T19:44:00Z">
              <w:rPr>
                <w:rFonts w:ascii="Times New Roman" w:eastAsia="Times New Roman" w:hAnsi="Times New Roman" w:cs="Times New Roman"/>
                <w:sz w:val="24"/>
                <w:szCs w:val="24"/>
                <w:lang w:eastAsia="en-CA"/>
              </w:rPr>
            </w:rPrChange>
          </w:rPr>
          <w:t>[10]</w:t>
        </w:r>
      </w:ins>
      <w:del w:id="66" w:author="Samer Adeeb" w:date="2014-07-20T19:44:00Z">
        <w:r w:rsidRPr="00360125" w:rsidDel="0076245A">
          <w:rPr>
            <w:rFonts w:ascii="Times New Roman" w:eastAsia="Times New Roman" w:hAnsi="Times New Roman" w:cs="Times New Roman"/>
            <w:color w:val="auto"/>
            <w:sz w:val="24"/>
            <w:szCs w:val="24"/>
            <w:lang w:eastAsia="en-CA"/>
          </w:rPr>
          <w:delText>[10]</w:delText>
        </w:r>
      </w:del>
      <w:r w:rsidRPr="00360125">
        <w:rPr>
          <w:rFonts w:ascii="Times New Roman" w:hAnsi="Times New Roman" w:cs="Times New Roman"/>
          <w:color w:val="auto"/>
          <w:sz w:val="24"/>
          <w:szCs w:val="24"/>
        </w:rPr>
        <w:fldChar w:fldCharType="end"/>
      </w:r>
    </w:p>
    <w:p w:rsidR="004508F6" w:rsidRDefault="000C339D" w:rsidP="004F1660">
      <w:pPr>
        <w:spacing w:after="0"/>
        <w:jc w:val="both"/>
        <w:rPr>
          <w:rFonts w:ascii="Times New Roman" w:hAnsi="Times New Roman" w:cs="Times New Roman"/>
          <w:sz w:val="24"/>
          <w:szCs w:val="24"/>
        </w:rPr>
      </w:pPr>
      <w:r>
        <w:rPr>
          <w:rFonts w:ascii="Times New Roman" w:hAnsi="Times New Roman" w:cs="Times New Roman"/>
          <w:sz w:val="24"/>
          <w:szCs w:val="24"/>
        </w:rPr>
        <w:t xml:space="preserve">Wang et al </w:t>
      </w:r>
      <w:r w:rsidR="00DD3C4C">
        <w:rPr>
          <w:rFonts w:ascii="Times New Roman" w:hAnsi="Times New Roman" w:cs="Times New Roman"/>
          <w:sz w:val="24"/>
          <w:szCs w:val="24"/>
        </w:rPr>
        <w:fldChar w:fldCharType="begin"/>
      </w:r>
      <w:r w:rsidR="00DD3C4C">
        <w:rPr>
          <w:rFonts w:ascii="Times New Roman" w:hAnsi="Times New Roman" w:cs="Times New Roman"/>
          <w:sz w:val="24"/>
          <w:szCs w:val="24"/>
        </w:rPr>
        <w:instrText xml:space="preserve"> REF wangX \h </w:instrText>
      </w:r>
      <w:r w:rsidR="00DD3C4C">
        <w:rPr>
          <w:rFonts w:ascii="Times New Roman" w:hAnsi="Times New Roman" w:cs="Times New Roman"/>
          <w:sz w:val="24"/>
          <w:szCs w:val="24"/>
        </w:rPr>
      </w:r>
      <w:r w:rsidR="00DD3C4C">
        <w:rPr>
          <w:rFonts w:ascii="Times New Roman" w:hAnsi="Times New Roman" w:cs="Times New Roman"/>
          <w:sz w:val="24"/>
          <w:szCs w:val="24"/>
        </w:rPr>
        <w:fldChar w:fldCharType="separate"/>
      </w:r>
      <w:r w:rsidR="0076245A">
        <w:rPr>
          <w:rFonts w:ascii="Times New Roman" w:eastAsia="Times New Roman" w:hAnsi="Times New Roman" w:cs="Times New Roman"/>
          <w:sz w:val="24"/>
          <w:szCs w:val="24"/>
          <w:lang w:eastAsia="en-CA"/>
        </w:rPr>
        <w:t>[11]</w:t>
      </w:r>
      <w:r w:rsidR="00DD3C4C">
        <w:rPr>
          <w:rFonts w:ascii="Times New Roman" w:hAnsi="Times New Roman" w:cs="Times New Roman"/>
          <w:sz w:val="24"/>
          <w:szCs w:val="24"/>
        </w:rPr>
        <w:fldChar w:fldCharType="end"/>
      </w:r>
      <w:r w:rsidR="00DD3C4C">
        <w:rPr>
          <w:rFonts w:ascii="Times New Roman" w:hAnsi="Times New Roman" w:cs="Times New Roman"/>
          <w:sz w:val="24"/>
          <w:szCs w:val="24"/>
        </w:rPr>
        <w:t xml:space="preserve"> discussed the overview of tensile strain capacity prediction methodology developed by ExxonMobil</w:t>
      </w:r>
      <w:r w:rsidR="000424BA">
        <w:rPr>
          <w:rFonts w:ascii="Times New Roman" w:hAnsi="Times New Roman" w:cs="Times New Roman"/>
          <w:sz w:val="24"/>
          <w:szCs w:val="24"/>
        </w:rPr>
        <w:t xml:space="preserve"> </w:t>
      </w:r>
      <w:r w:rsidR="000424BA">
        <w:rPr>
          <w:rFonts w:ascii="Times New Roman" w:hAnsi="Times New Roman" w:cs="Times New Roman"/>
          <w:sz w:val="24"/>
          <w:szCs w:val="24"/>
        </w:rPr>
        <w:fldChar w:fldCharType="begin"/>
      </w:r>
      <w:r w:rsidR="000424BA">
        <w:rPr>
          <w:rFonts w:ascii="Times New Roman" w:hAnsi="Times New Roman" w:cs="Times New Roman"/>
          <w:sz w:val="24"/>
          <w:szCs w:val="24"/>
        </w:rPr>
        <w:instrText xml:space="preserve"> REF exxon \h </w:instrText>
      </w:r>
      <w:r w:rsidR="000424BA">
        <w:rPr>
          <w:rFonts w:ascii="Times New Roman" w:hAnsi="Times New Roman" w:cs="Times New Roman"/>
          <w:sz w:val="24"/>
          <w:szCs w:val="24"/>
        </w:rPr>
      </w:r>
      <w:r w:rsidR="000424BA">
        <w:rPr>
          <w:rFonts w:ascii="Times New Roman" w:hAnsi="Times New Roman" w:cs="Times New Roman"/>
          <w:sz w:val="24"/>
          <w:szCs w:val="24"/>
        </w:rPr>
        <w:fldChar w:fldCharType="separate"/>
      </w:r>
      <w:ins w:id="67" w:author="Samer Adeeb" w:date="2014-07-20T19:44:00Z">
        <w:r w:rsidR="0076245A">
          <w:rPr>
            <w:rFonts w:ascii="Times New Roman" w:hAnsi="Times New Roman" w:cs="Times New Roman"/>
            <w:sz w:val="24"/>
            <w:szCs w:val="24"/>
          </w:rPr>
          <w:t>[12</w:t>
        </w:r>
        <w:r w:rsidR="0076245A" w:rsidRPr="002E5DF3">
          <w:rPr>
            <w:rFonts w:ascii="Times New Roman" w:hAnsi="Times New Roman" w:cs="Times New Roman"/>
            <w:sz w:val="24"/>
            <w:szCs w:val="24"/>
          </w:rPr>
          <w:t>]</w:t>
        </w:r>
      </w:ins>
      <w:del w:id="68" w:author="Samer Adeeb" w:date="2014-07-20T19:44:00Z">
        <w:r w:rsidR="000424BA" w:rsidDel="0076245A">
          <w:rPr>
            <w:rFonts w:ascii="Times New Roman" w:hAnsi="Times New Roman" w:cs="Times New Roman"/>
            <w:sz w:val="24"/>
            <w:szCs w:val="24"/>
          </w:rPr>
          <w:delText>[12</w:delText>
        </w:r>
        <w:r w:rsidR="000424BA" w:rsidRPr="002E5DF3" w:rsidDel="0076245A">
          <w:rPr>
            <w:rFonts w:ascii="Times New Roman" w:hAnsi="Times New Roman" w:cs="Times New Roman"/>
            <w:sz w:val="24"/>
            <w:szCs w:val="24"/>
          </w:rPr>
          <w:delText>]</w:delText>
        </w:r>
      </w:del>
      <w:r w:rsidR="000424BA">
        <w:rPr>
          <w:rFonts w:ascii="Times New Roman" w:hAnsi="Times New Roman" w:cs="Times New Roman"/>
          <w:sz w:val="24"/>
          <w:szCs w:val="24"/>
        </w:rPr>
        <w:fldChar w:fldCharType="end"/>
      </w:r>
      <w:r w:rsidR="00DD3C4C">
        <w:rPr>
          <w:rFonts w:ascii="Times New Roman" w:hAnsi="Times New Roman" w:cs="Times New Roman"/>
          <w:sz w:val="24"/>
          <w:szCs w:val="24"/>
        </w:rPr>
        <w:t xml:space="preserve">. </w:t>
      </w:r>
      <w:r w:rsidR="00116FA6">
        <w:rPr>
          <w:rFonts w:ascii="Times New Roman" w:hAnsi="Times New Roman" w:cs="Times New Roman"/>
          <w:sz w:val="24"/>
          <w:szCs w:val="24"/>
        </w:rPr>
        <w:t>This methodology is based on full scale tests, enrichment of strain</w:t>
      </w:r>
      <w:r w:rsidR="007C3985">
        <w:rPr>
          <w:rFonts w:ascii="Times New Roman" w:hAnsi="Times New Roman" w:cs="Times New Roman"/>
          <w:sz w:val="24"/>
          <w:szCs w:val="24"/>
        </w:rPr>
        <w:t xml:space="preserve"> capacity</w:t>
      </w:r>
      <w:r w:rsidR="00116FA6">
        <w:rPr>
          <w:rFonts w:ascii="Times New Roman" w:hAnsi="Times New Roman" w:cs="Times New Roman"/>
          <w:sz w:val="24"/>
          <w:szCs w:val="24"/>
        </w:rPr>
        <w:t xml:space="preserve"> database with finite element simulations and small scale SENT (single edge notched tensile) tests for the measurement of the material CTOD toughness.</w:t>
      </w:r>
      <w:r w:rsidR="004508F6">
        <w:rPr>
          <w:rFonts w:ascii="Times New Roman" w:hAnsi="Times New Roman" w:cs="Times New Roman"/>
          <w:sz w:val="24"/>
          <w:szCs w:val="24"/>
        </w:rPr>
        <w:t xml:space="preserve"> Using these results and curve fitting techniques the following tensile strain capacity prediction equation is </w:t>
      </w:r>
      <w:proofErr w:type="gramStart"/>
      <w:r w:rsidR="004508F6">
        <w:rPr>
          <w:rFonts w:ascii="Times New Roman" w:hAnsi="Times New Roman" w:cs="Times New Roman"/>
          <w:sz w:val="24"/>
          <w:szCs w:val="24"/>
        </w:rPr>
        <w:t>developed</w:t>
      </w:r>
      <w:proofErr w:type="gramEnd"/>
      <w:ins w:id="69" w:author="Samer Adeeb" w:date="2014-07-20T19:26:00Z">
        <w:r w:rsidR="00CB50DF">
          <w:rPr>
            <w:rFonts w:ascii="Times New Roman" w:hAnsi="Times New Roman" w:cs="Times New Roman"/>
            <w:sz w:val="24"/>
            <w:szCs w:val="24"/>
          </w:rPr>
          <w:fldChar w:fldCharType="begin"/>
        </w:r>
        <w:r w:rsidR="00CB50DF">
          <w:rPr>
            <w:rFonts w:ascii="Times New Roman" w:hAnsi="Times New Roman" w:cs="Times New Roman"/>
            <w:sz w:val="24"/>
            <w:szCs w:val="24"/>
          </w:rPr>
          <w:instrText xml:space="preserve"> REF exxon \h </w:instrText>
        </w:r>
        <w:r w:rsidR="00CB50DF">
          <w:rPr>
            <w:rFonts w:ascii="Times New Roman" w:hAnsi="Times New Roman" w:cs="Times New Roman"/>
            <w:sz w:val="24"/>
            <w:szCs w:val="24"/>
          </w:rPr>
        </w:r>
        <w:r w:rsidR="00CB50DF">
          <w:rPr>
            <w:rFonts w:ascii="Times New Roman" w:hAnsi="Times New Roman" w:cs="Times New Roman"/>
            <w:sz w:val="24"/>
            <w:szCs w:val="24"/>
          </w:rPr>
          <w:fldChar w:fldCharType="separate"/>
        </w:r>
      </w:ins>
      <w:ins w:id="70" w:author="Samer Adeeb" w:date="2014-07-20T19:44:00Z">
        <w:r w:rsidR="0076245A">
          <w:rPr>
            <w:rFonts w:ascii="Times New Roman" w:hAnsi="Times New Roman" w:cs="Times New Roman"/>
            <w:sz w:val="24"/>
            <w:szCs w:val="24"/>
          </w:rPr>
          <w:t>[12</w:t>
        </w:r>
        <w:r w:rsidR="0076245A" w:rsidRPr="002E5DF3">
          <w:rPr>
            <w:rFonts w:ascii="Times New Roman" w:hAnsi="Times New Roman" w:cs="Times New Roman"/>
            <w:sz w:val="24"/>
            <w:szCs w:val="24"/>
          </w:rPr>
          <w:t>]</w:t>
        </w:r>
      </w:ins>
      <w:ins w:id="71" w:author="Samer Adeeb" w:date="2014-07-20T19:26:00Z">
        <w:r w:rsidR="00CB50DF">
          <w:rPr>
            <w:rFonts w:ascii="Times New Roman" w:hAnsi="Times New Roman" w:cs="Times New Roman"/>
            <w:sz w:val="24"/>
            <w:szCs w:val="24"/>
          </w:rPr>
          <w:fldChar w:fldCharType="end"/>
        </w:r>
      </w:ins>
      <w:r w:rsidR="004508F6">
        <w:rPr>
          <w:rFonts w:ascii="Times New Roman" w:hAnsi="Times New Roman" w:cs="Times New Roman"/>
          <w:sz w:val="24"/>
          <w:szCs w:val="24"/>
        </w:rPr>
        <w:t>:</w:t>
      </w:r>
    </w:p>
    <w:tbl>
      <w:tblPr>
        <w:tblW w:w="9606" w:type="dxa"/>
        <w:tblLayout w:type="fixed"/>
        <w:tblLook w:val="04A0" w:firstRow="1" w:lastRow="0" w:firstColumn="1" w:lastColumn="0" w:noHBand="0" w:noVBand="1"/>
      </w:tblPr>
      <w:tblGrid>
        <w:gridCol w:w="4896"/>
        <w:gridCol w:w="4143"/>
        <w:gridCol w:w="567"/>
      </w:tblGrid>
      <w:tr w:rsidR="004508F6" w:rsidTr="00527B5B">
        <w:trPr>
          <w:trHeight w:val="657"/>
        </w:trPr>
        <w:tc>
          <w:tcPr>
            <w:tcW w:w="9039" w:type="dxa"/>
            <w:gridSpan w:val="2"/>
            <w:vAlign w:val="center"/>
            <w:hideMark/>
          </w:tcPr>
          <w:p w:rsidR="004508F6" w:rsidRDefault="00942EFC" w:rsidP="004508F6">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1</m:t>
                    </m:r>
                  </m:sub>
                </m:sSub>
                <m:r>
                  <w:rPr>
                    <w:rFonts w:ascii="Cambria Math" w:hAnsi="Cambria Math"/>
                    <w:kern w:val="14"/>
                    <w:lang w:val="en-US"/>
                  </w:rPr>
                  <m:t>ln</m:t>
                </m:r>
                <m:f>
                  <m:fPr>
                    <m:ctrlPr>
                      <w:rPr>
                        <w:rFonts w:ascii="Cambria Math" w:hAnsi="Cambria Math"/>
                        <w:i/>
                        <w:kern w:val="14"/>
                        <w:lang w:val="en-US"/>
                      </w:rPr>
                    </m:ctrlPr>
                  </m:fPr>
                  <m:num>
                    <m:r>
                      <w:rPr>
                        <w:rFonts w:ascii="Cambria Math" w:hAnsi="Cambria Math"/>
                        <w:kern w:val="14"/>
                        <w:lang w:val="en-US"/>
                      </w:rPr>
                      <m:t>aC</m:t>
                    </m:r>
                  </m:num>
                  <m:den>
                    <m:sSup>
                      <m:sSupPr>
                        <m:ctrlPr>
                          <w:rPr>
                            <w:rFonts w:ascii="Cambria Math" w:hAnsi="Cambria Math"/>
                            <w:i/>
                            <w:kern w:val="14"/>
                            <w:lang w:val="en-US"/>
                          </w:rPr>
                        </m:ctrlPr>
                      </m:sSupPr>
                      <m:e>
                        <m:d>
                          <m:dPr>
                            <m:ctrlPr>
                              <w:rPr>
                                <w:rFonts w:ascii="Cambria Math" w:hAnsi="Cambria Math"/>
                                <w:i/>
                                <w:kern w:val="14"/>
                                <w:lang w:val="en-US"/>
                              </w:rPr>
                            </m:ctrlPr>
                          </m:dPr>
                          <m:e>
                            <m:r>
                              <w:rPr>
                                <w:rFonts w:ascii="Cambria Math" w:hAnsi="Cambria Math"/>
                                <w:kern w:val="14"/>
                                <w:lang w:val="en-US"/>
                              </w:rPr>
                              <m:t>t-a</m:t>
                            </m:r>
                          </m:e>
                        </m:d>
                      </m:e>
                      <m:sup>
                        <m:r>
                          <w:rPr>
                            <w:rFonts w:ascii="Cambria Math" w:hAnsi="Cambria Math"/>
                            <w:kern w:val="14"/>
                            <w:lang w:val="en-US"/>
                          </w:rPr>
                          <m:t>2</m:t>
                        </m:r>
                      </m:sup>
                    </m:sSup>
                  </m:den>
                </m:f>
                <m:r>
                  <w:rPr>
                    <w:rFonts w:ascii="Cambria Math" w:hAnsi="Cambria Math"/>
                    <w:kern w:val="14"/>
                    <w:lang w:val="en-US"/>
                  </w:rPr>
                  <m:t>+</m:t>
                </m:r>
                <m:sSub>
                  <m:sSubPr>
                    <m:ctrlPr>
                      <w:rPr>
                        <w:rFonts w:ascii="Cambria Math" w:hAnsi="Cambria Math"/>
                        <w:i/>
                        <w:kern w:val="14"/>
                        <w:lang w:val="en-US"/>
                      </w:rPr>
                    </m:ctrlPr>
                  </m:sSubPr>
                  <m:e>
                    <m:r>
                      <w:rPr>
                        <w:rFonts w:ascii="Cambria Math" w:hAnsi="Cambria Math"/>
                        <w:kern w:val="14"/>
                        <w:lang w:val="en-US"/>
                      </w:rPr>
                      <m:t>β</m:t>
                    </m:r>
                  </m:e>
                  <m:sub>
                    <m:r>
                      <w:rPr>
                        <w:rFonts w:ascii="Cambria Math" w:hAnsi="Cambria Math"/>
                        <w:kern w:val="14"/>
                        <w:lang w:val="en-US"/>
                      </w:rPr>
                      <m:t>2</m:t>
                    </m:r>
                  </m:sub>
                </m:sSub>
              </m:oMath>
            </m:oMathPara>
          </w:p>
        </w:tc>
        <w:tc>
          <w:tcPr>
            <w:tcW w:w="567" w:type="dxa"/>
            <w:vAlign w:val="center"/>
            <w:hideMark/>
          </w:tcPr>
          <w:p w:rsidR="004508F6" w:rsidRPr="003624E1" w:rsidRDefault="004508F6" w:rsidP="00527B5B">
            <w:pPr>
              <w:suppressAutoHyphens/>
              <w:overflowPunct w:val="0"/>
              <w:autoSpaceDE w:val="0"/>
              <w:autoSpaceDN w:val="0"/>
              <w:adjustRightInd w:val="0"/>
              <w:rPr>
                <w:rFonts w:ascii="Times New Roman" w:hAnsi="Times New Roman" w:cs="Times New Roman"/>
                <w:kern w:val="14"/>
                <w:sz w:val="24"/>
                <w:szCs w:val="24"/>
                <w:lang w:val="en-US"/>
              </w:rPr>
            </w:pPr>
            <w:r w:rsidRPr="003624E1">
              <w:rPr>
                <w:rFonts w:ascii="Times New Roman" w:hAnsi="Times New Roman" w:cs="Times New Roman"/>
                <w:sz w:val="24"/>
                <w:szCs w:val="24"/>
              </w:rPr>
              <w:t>(</w:t>
            </w:r>
            <w:r w:rsidR="00527B5B" w:rsidRPr="003624E1">
              <w:rPr>
                <w:rFonts w:ascii="Times New Roman" w:hAnsi="Times New Roman" w:cs="Times New Roman"/>
                <w:sz w:val="24"/>
                <w:szCs w:val="24"/>
              </w:rPr>
              <w:t>3</w:t>
            </w:r>
            <w:r w:rsidRPr="003624E1">
              <w:rPr>
                <w:rFonts w:ascii="Times New Roman" w:hAnsi="Times New Roman" w:cs="Times New Roman"/>
                <w:sz w:val="24"/>
                <w:szCs w:val="24"/>
              </w:rPr>
              <w:t>)</w:t>
            </w:r>
          </w:p>
        </w:tc>
      </w:tr>
      <w:tr w:rsidR="004508F6" w:rsidTr="00527B5B">
        <w:trPr>
          <w:gridAfter w:val="2"/>
          <w:wAfter w:w="4710" w:type="dxa"/>
        </w:trPr>
        <w:tc>
          <w:tcPr>
            <w:tcW w:w="4896" w:type="dxa"/>
            <w:vAlign w:val="center"/>
            <w:hideMark/>
          </w:tcPr>
          <w:p w:rsidR="004508F6" w:rsidRDefault="004508F6" w:rsidP="00E41A86">
            <w:pPr>
              <w:keepNext/>
              <w:suppressAutoHyphens/>
              <w:overflowPunct w:val="0"/>
              <w:autoSpaceDE w:val="0"/>
              <w:autoSpaceDN w:val="0"/>
              <w:adjustRightInd w:val="0"/>
              <w:ind w:firstLine="357"/>
              <w:rPr>
                <w:kern w:val="14"/>
                <w:lang w:val="en-US"/>
              </w:rPr>
            </w:pPr>
          </w:p>
        </w:tc>
      </w:tr>
    </w:tbl>
    <w:p w:rsidR="004508F6" w:rsidRDefault="00527B5B" w:rsidP="004F1660">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(3) </w:t>
      </w:r>
      <m:oMath>
        <m:r>
          <w:rPr>
            <w:rFonts w:ascii="Cambria Math" w:hAnsi="Cambria Math" w:cs="Times New Roman"/>
            <w:sz w:val="24"/>
            <w:szCs w:val="24"/>
          </w:rPr>
          <m:t>a, C, t</m:t>
        </m:r>
      </m:oMath>
      <w:r>
        <w:rPr>
          <w:rFonts w:ascii="Times New Roman" w:eastAsiaTheme="minorEastAsia" w:hAnsi="Times New Roman" w:cs="Times New Roman"/>
          <w:sz w:val="24"/>
          <w:szCs w:val="24"/>
        </w:rPr>
        <w:t xml:space="preserve"> are the flaw depth, the half flaw length and pipe wall thickness respectively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_Ref390656348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ins w:id="72" w:author="Samer Adeeb" w:date="2014-07-20T19:44:00Z">
        <w:r w:rsidR="0076245A" w:rsidRPr="0094263F">
          <w:rPr>
            <w:rFonts w:ascii="Times New Roman" w:hAnsi="Times New Roman" w:cs="Times New Roman"/>
            <w:sz w:val="24"/>
            <w:szCs w:val="24"/>
          </w:rPr>
          <w:t xml:space="preserve">Figure </w:t>
        </w:r>
        <w:r w:rsidR="0076245A">
          <w:rPr>
            <w:rFonts w:ascii="Times New Roman" w:hAnsi="Times New Roman" w:cs="Times New Roman"/>
            <w:noProof/>
            <w:sz w:val="24"/>
            <w:szCs w:val="24"/>
          </w:rPr>
          <w:t>1</w:t>
        </w:r>
      </w:ins>
      <w:del w:id="73" w:author="Samer Adeeb" w:date="2014-07-20T19:44:00Z">
        <w:r w:rsidRPr="0094263F" w:rsidDel="0076245A">
          <w:rPr>
            <w:rFonts w:ascii="Times New Roman" w:hAnsi="Times New Roman" w:cs="Times New Roman"/>
            <w:sz w:val="24"/>
            <w:szCs w:val="24"/>
          </w:rPr>
          <w:delText xml:space="preserve">Figure </w:delText>
        </w:r>
        <w:r w:rsidDel="0076245A">
          <w:rPr>
            <w:rFonts w:ascii="Times New Roman" w:hAnsi="Times New Roman" w:cs="Times New Roman"/>
            <w:noProof/>
            <w:sz w:val="24"/>
            <w:szCs w:val="24"/>
          </w:rPr>
          <w:delText>1</w:delText>
        </w:r>
      </w:del>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The quantity </w:t>
      </w:r>
      <m:oMath>
        <m:r>
          <w:rPr>
            <w:rFonts w:ascii="Cambria Math" w:eastAsiaTheme="minorEastAsia" w:hAnsi="Cambria Math" w:cs="Times New Roman"/>
            <w:sz w:val="24"/>
            <w:szCs w:val="24"/>
          </w:rPr>
          <m:t>aC/</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t-a</m:t>
                </m:r>
              </m:e>
            </m:d>
          </m:e>
          <m:sup>
            <m:r>
              <w:rPr>
                <w:rFonts w:ascii="Cambria Math" w:eastAsiaTheme="minorEastAsia" w:hAnsi="Cambria Math" w:cs="Times New Roman"/>
                <w:sz w:val="24"/>
                <w:szCs w:val="24"/>
              </w:rPr>
              <m:t>2</m:t>
            </m:r>
          </m:sup>
        </m:sSup>
      </m:oMath>
      <w:r w:rsidR="000424BA">
        <w:rPr>
          <w:rFonts w:ascii="Times New Roman" w:eastAsiaTheme="minorEastAsia" w:hAnsi="Times New Roman" w:cs="Times New Roman"/>
          <w:sz w:val="24"/>
          <w:szCs w:val="24"/>
        </w:rPr>
        <w:t xml:space="preserve"> represents the ratio </w:t>
      </w:r>
      <w:r w:rsidR="004A4A73">
        <w:rPr>
          <w:rFonts w:ascii="Times New Roman" w:eastAsiaTheme="minorEastAsia" w:hAnsi="Times New Roman" w:cs="Times New Roman"/>
          <w:sz w:val="24"/>
          <w:szCs w:val="24"/>
        </w:rPr>
        <w:t xml:space="preserve">of the flaw cross section area to the </w:t>
      </w:r>
      <w:proofErr w:type="spellStart"/>
      <w:r w:rsidR="004A4A73">
        <w:rPr>
          <w:rFonts w:ascii="Times New Roman" w:eastAsiaTheme="minorEastAsia" w:hAnsi="Times New Roman" w:cs="Times New Roman"/>
          <w:sz w:val="24"/>
          <w:szCs w:val="24"/>
        </w:rPr>
        <w:t>uncracked</w:t>
      </w:r>
      <w:proofErr w:type="spellEnd"/>
      <w:r w:rsidR="004A4A73">
        <w:rPr>
          <w:rFonts w:ascii="Times New Roman" w:eastAsiaTheme="minorEastAsia" w:hAnsi="Times New Roman" w:cs="Times New Roman"/>
          <w:sz w:val="24"/>
          <w:szCs w:val="24"/>
        </w:rPr>
        <w:t xml:space="preserve"> ligament cross section area. This dimensionless quantity provides a convenient way of visualizing the variation of the tensile strain capacity with respect to increasing flaw size (</w:t>
      </w:r>
      <w:r w:rsidR="004A4A73">
        <w:rPr>
          <w:rFonts w:ascii="Times New Roman" w:eastAsiaTheme="minorEastAsia" w:hAnsi="Times New Roman" w:cs="Times New Roman"/>
          <w:sz w:val="24"/>
          <w:szCs w:val="24"/>
        </w:rPr>
        <w:fldChar w:fldCharType="begin"/>
      </w:r>
      <w:r w:rsidR="004A4A73">
        <w:rPr>
          <w:rFonts w:ascii="Times New Roman" w:eastAsiaTheme="minorEastAsia" w:hAnsi="Times New Roman" w:cs="Times New Roman"/>
          <w:sz w:val="24"/>
          <w:szCs w:val="24"/>
        </w:rPr>
        <w:instrText xml:space="preserve"> REF _Ref390872779 \h </w:instrText>
      </w:r>
      <w:r w:rsidR="004A4A73">
        <w:rPr>
          <w:rFonts w:ascii="Times New Roman" w:eastAsiaTheme="minorEastAsia" w:hAnsi="Times New Roman" w:cs="Times New Roman"/>
          <w:sz w:val="24"/>
          <w:szCs w:val="24"/>
        </w:rPr>
        <w:fldChar w:fldCharType="separate"/>
      </w:r>
      <w:ins w:id="74" w:author="Samer Adeeb" w:date="2014-07-20T19:44:00Z">
        <w:r w:rsidR="0076245A">
          <w:rPr>
            <w:rFonts w:ascii="Times New Roman" w:eastAsiaTheme="minorEastAsia" w:hAnsi="Times New Roman" w:cs="Times New Roman"/>
            <w:b/>
            <w:bCs/>
            <w:sz w:val="24"/>
            <w:szCs w:val="24"/>
            <w:lang w:val="en-US"/>
          </w:rPr>
          <w:t>Error! Reference source not found.</w:t>
        </w:r>
      </w:ins>
      <w:del w:id="75" w:author="Samer Adeeb" w:date="2014-07-20T19:44:00Z">
        <w:r w:rsidR="004A4A73" w:rsidRPr="004A4A73" w:rsidDel="0076245A">
          <w:rPr>
            <w:rFonts w:ascii="Times New Roman" w:hAnsi="Times New Roman" w:cs="Times New Roman"/>
            <w:sz w:val="24"/>
            <w:szCs w:val="24"/>
          </w:rPr>
          <w:delText xml:space="preserve">Figure </w:delText>
        </w:r>
        <w:r w:rsidR="004A4A73" w:rsidRPr="004A4A73" w:rsidDel="0076245A">
          <w:rPr>
            <w:rFonts w:ascii="Times New Roman" w:hAnsi="Times New Roman" w:cs="Times New Roman"/>
            <w:noProof/>
            <w:sz w:val="24"/>
            <w:szCs w:val="24"/>
          </w:rPr>
          <w:delText>4</w:delText>
        </w:r>
      </w:del>
      <w:r w:rsidR="004A4A73">
        <w:rPr>
          <w:rFonts w:ascii="Times New Roman" w:eastAsiaTheme="minorEastAsia" w:hAnsi="Times New Roman" w:cs="Times New Roman"/>
          <w:sz w:val="24"/>
          <w:szCs w:val="24"/>
        </w:rPr>
        <w:fldChar w:fldCharType="end"/>
      </w:r>
      <w:r w:rsidR="0034552E">
        <w:rPr>
          <w:rFonts w:ascii="Times New Roman" w:eastAsiaTheme="minorEastAsia" w:hAnsi="Times New Roman" w:cs="Times New Roman"/>
          <w:sz w:val="24"/>
          <w:szCs w:val="24"/>
        </w:rPr>
        <w:t xml:space="preserve"> </w:t>
      </w:r>
      <w:proofErr w:type="gramStart"/>
      <w:r w:rsidR="0034552E">
        <w:rPr>
          <w:rFonts w:ascii="Times New Roman" w:eastAsiaTheme="minorEastAsia" w:hAnsi="Times New Roman" w:cs="Times New Roman"/>
          <w:sz w:val="24"/>
          <w:szCs w:val="24"/>
        </w:rPr>
        <w:t>left</w:t>
      </w:r>
      <w:proofErr w:type="gramEnd"/>
      <w:r w:rsidR="004A4A73">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oMath>
      <w:r w:rsidR="004A4A73">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sidR="004A4A73">
        <w:rPr>
          <w:rFonts w:ascii="Times New Roman" w:eastAsiaTheme="minorEastAsia" w:hAnsi="Times New Roman" w:cs="Times New Roman"/>
          <w:sz w:val="24"/>
          <w:szCs w:val="24"/>
        </w:rPr>
        <w:t xml:space="preserve"> in Eq. (3) are functions of flaw length, girth weld high – low misalignment, weld metal/ base metal strength mismatch ratio, </w:t>
      </w:r>
      <m:oMath>
        <m:r>
          <w:rPr>
            <w:rFonts w:ascii="Cambria Math" w:eastAsiaTheme="minorEastAsia" w:hAnsi="Cambria Math" w:cs="Times New Roman"/>
            <w:sz w:val="24"/>
            <w:szCs w:val="24"/>
          </w:rPr>
          <m:t>Y/T</m:t>
        </m:r>
      </m:oMath>
      <w:r w:rsidR="004A4A73">
        <w:rPr>
          <w:rFonts w:ascii="Times New Roman" w:eastAsiaTheme="minorEastAsia" w:hAnsi="Times New Roman" w:cs="Times New Roman"/>
          <w:sz w:val="24"/>
          <w:szCs w:val="24"/>
        </w:rPr>
        <w:t xml:space="preserve"> ratio of the pipe base metal and the fracture toughness of the pipe base metal.</w:t>
      </w:r>
      <w:r w:rsidR="002523C2">
        <w:rPr>
          <w:rFonts w:ascii="Times New Roman" w:eastAsiaTheme="minorEastAsia" w:hAnsi="Times New Roman" w:cs="Times New Roman"/>
          <w:sz w:val="24"/>
          <w:szCs w:val="24"/>
        </w:rPr>
        <w:t xml:space="preserve"> Eq. (3) is developed for pipe grades X65 to X80.</w:t>
      </w:r>
      <w:r w:rsidR="0034552E">
        <w:rPr>
          <w:rFonts w:ascii="Times New Roman" w:eastAsiaTheme="minorEastAsia" w:hAnsi="Times New Roman" w:cs="Times New Roman"/>
          <w:sz w:val="24"/>
          <w:szCs w:val="24"/>
        </w:rPr>
        <w:t xml:space="preserve"> </w:t>
      </w:r>
      <w:r w:rsidR="00A60B3B">
        <w:rPr>
          <w:rFonts w:ascii="Times New Roman" w:eastAsiaTheme="minorEastAsia" w:hAnsi="Times New Roman" w:cs="Times New Roman"/>
          <w:sz w:val="24"/>
          <w:szCs w:val="24"/>
        </w:rPr>
        <w:t>Wang</w:t>
      </w:r>
      <w:r w:rsidR="0034552E">
        <w:rPr>
          <w:rFonts w:ascii="Times New Roman" w:eastAsiaTheme="minorEastAsia" w:hAnsi="Times New Roman" w:cs="Times New Roman"/>
          <w:sz w:val="24"/>
          <w:szCs w:val="24"/>
        </w:rPr>
        <w:t xml:space="preserve"> et al. </w:t>
      </w:r>
      <w:r w:rsidR="00A60B3B">
        <w:rPr>
          <w:rFonts w:ascii="Times New Roman" w:eastAsiaTheme="minorEastAsia" w:hAnsi="Times New Roman" w:cs="Times New Roman"/>
          <w:sz w:val="24"/>
          <w:szCs w:val="24"/>
        </w:rPr>
        <w:fldChar w:fldCharType="begin"/>
      </w:r>
      <w:r w:rsidR="00A60B3B">
        <w:rPr>
          <w:rFonts w:ascii="Times New Roman" w:eastAsiaTheme="minorEastAsia" w:hAnsi="Times New Roman" w:cs="Times New Roman"/>
          <w:sz w:val="24"/>
          <w:szCs w:val="24"/>
        </w:rPr>
        <w:instrText xml:space="preserve"> REF validationOstend \h </w:instrText>
      </w:r>
      <w:r w:rsidR="00A60B3B">
        <w:rPr>
          <w:rFonts w:ascii="Times New Roman" w:eastAsiaTheme="minorEastAsia" w:hAnsi="Times New Roman" w:cs="Times New Roman"/>
          <w:sz w:val="24"/>
          <w:szCs w:val="24"/>
        </w:rPr>
      </w:r>
      <w:r w:rsidR="00A60B3B">
        <w:rPr>
          <w:rFonts w:ascii="Times New Roman" w:eastAsiaTheme="minorEastAsia" w:hAnsi="Times New Roman" w:cs="Times New Roman"/>
          <w:sz w:val="24"/>
          <w:szCs w:val="24"/>
        </w:rPr>
        <w:fldChar w:fldCharType="separate"/>
      </w:r>
      <w:r w:rsidR="0076245A">
        <w:rPr>
          <w:rFonts w:ascii="Times New Roman" w:hAnsi="Times New Roman" w:cs="Times New Roman"/>
          <w:sz w:val="24"/>
          <w:szCs w:val="24"/>
        </w:rPr>
        <w:t>[13]</w:t>
      </w:r>
      <w:r w:rsidR="00A60B3B">
        <w:rPr>
          <w:rFonts w:ascii="Times New Roman" w:eastAsiaTheme="minorEastAsia" w:hAnsi="Times New Roman" w:cs="Times New Roman"/>
          <w:sz w:val="24"/>
          <w:szCs w:val="24"/>
        </w:rPr>
        <w:fldChar w:fldCharType="end"/>
      </w:r>
      <w:r w:rsidR="00A60B3B">
        <w:rPr>
          <w:rFonts w:ascii="Times New Roman" w:eastAsiaTheme="minorEastAsia" w:hAnsi="Times New Roman" w:cs="Times New Roman"/>
          <w:sz w:val="24"/>
          <w:szCs w:val="24"/>
        </w:rPr>
        <w:t xml:space="preserve"> </w:t>
      </w:r>
      <w:r w:rsidR="0034552E">
        <w:rPr>
          <w:rFonts w:ascii="Times New Roman" w:eastAsiaTheme="minorEastAsia" w:hAnsi="Times New Roman" w:cs="Times New Roman"/>
          <w:sz w:val="24"/>
          <w:szCs w:val="24"/>
        </w:rPr>
        <w:t>compared the predictions of Eq. (3) with the results of full scale experiment</w:t>
      </w:r>
      <w:r w:rsidR="007C3985">
        <w:rPr>
          <w:rFonts w:ascii="Times New Roman" w:eastAsiaTheme="minorEastAsia" w:hAnsi="Times New Roman" w:cs="Times New Roman"/>
          <w:sz w:val="24"/>
          <w:szCs w:val="24"/>
        </w:rPr>
        <w:t>s with pressurized specimens</w:t>
      </w:r>
      <w:r w:rsidR="0034552E">
        <w:rPr>
          <w:rFonts w:ascii="Times New Roman" w:eastAsiaTheme="minorEastAsia" w:hAnsi="Times New Roman" w:cs="Times New Roman"/>
          <w:sz w:val="24"/>
          <w:szCs w:val="24"/>
        </w:rPr>
        <w:t xml:space="preserve"> for a variety of crack geometry and pipe material properties. The result of this comparison proved the </w:t>
      </w:r>
      <w:commentRangeStart w:id="76"/>
      <w:r w:rsidR="0034552E">
        <w:rPr>
          <w:rFonts w:ascii="Times New Roman" w:eastAsiaTheme="minorEastAsia" w:hAnsi="Times New Roman" w:cs="Times New Roman"/>
          <w:sz w:val="24"/>
          <w:szCs w:val="24"/>
        </w:rPr>
        <w:t>validity</w:t>
      </w:r>
      <w:commentRangeEnd w:id="76"/>
      <w:r w:rsidR="00CB50DF">
        <w:rPr>
          <w:rStyle w:val="CommentReference"/>
        </w:rPr>
        <w:commentReference w:id="76"/>
      </w:r>
      <w:r w:rsidR="0034552E">
        <w:rPr>
          <w:rFonts w:ascii="Times New Roman" w:eastAsiaTheme="minorEastAsia" w:hAnsi="Times New Roman" w:cs="Times New Roman"/>
          <w:sz w:val="24"/>
          <w:szCs w:val="24"/>
        </w:rPr>
        <w:t xml:space="preserve"> of Eq. (3) (</w:t>
      </w:r>
      <w:r w:rsidR="007C3985">
        <w:rPr>
          <w:rFonts w:ascii="Times New Roman" w:eastAsiaTheme="minorEastAsia" w:hAnsi="Times New Roman" w:cs="Times New Roman"/>
          <w:sz w:val="24"/>
          <w:szCs w:val="24"/>
        </w:rPr>
        <w:fldChar w:fldCharType="begin"/>
      </w:r>
      <w:r w:rsidR="007C3985">
        <w:rPr>
          <w:rFonts w:ascii="Times New Roman" w:eastAsiaTheme="minorEastAsia" w:hAnsi="Times New Roman" w:cs="Times New Roman"/>
          <w:sz w:val="24"/>
          <w:szCs w:val="24"/>
        </w:rPr>
        <w:instrText xml:space="preserve"> REF _Ref390876631 \h </w:instrText>
      </w:r>
      <w:r w:rsidR="007C3985">
        <w:rPr>
          <w:rFonts w:ascii="Times New Roman" w:eastAsiaTheme="minorEastAsia" w:hAnsi="Times New Roman" w:cs="Times New Roman"/>
          <w:sz w:val="24"/>
          <w:szCs w:val="24"/>
        </w:rPr>
      </w:r>
      <w:r w:rsidR="007C3985">
        <w:rPr>
          <w:rFonts w:ascii="Times New Roman" w:eastAsiaTheme="minorEastAsia" w:hAnsi="Times New Roman" w:cs="Times New Roman"/>
          <w:sz w:val="24"/>
          <w:szCs w:val="24"/>
        </w:rPr>
        <w:fldChar w:fldCharType="separate"/>
      </w:r>
      <w:ins w:id="77" w:author="Samer Adeeb" w:date="2014-07-20T19:44:00Z">
        <w:r w:rsidR="0076245A" w:rsidRPr="0034552E">
          <w:rPr>
            <w:rFonts w:ascii="Times New Roman" w:hAnsi="Times New Roman" w:cs="Times New Roman"/>
            <w:sz w:val="24"/>
            <w:szCs w:val="24"/>
          </w:rPr>
          <w:t xml:space="preserve">Figure </w:t>
        </w:r>
        <w:r w:rsidR="0076245A">
          <w:rPr>
            <w:rFonts w:ascii="Times New Roman" w:hAnsi="Times New Roman" w:cs="Times New Roman"/>
            <w:noProof/>
            <w:sz w:val="24"/>
            <w:szCs w:val="24"/>
          </w:rPr>
          <w:t>5</w:t>
        </w:r>
      </w:ins>
      <w:del w:id="78" w:author="Samer Adeeb" w:date="2014-07-20T19:44:00Z">
        <w:r w:rsidR="003624E1" w:rsidRPr="0034552E" w:rsidDel="0076245A">
          <w:rPr>
            <w:rFonts w:ascii="Times New Roman" w:hAnsi="Times New Roman" w:cs="Times New Roman"/>
            <w:sz w:val="24"/>
            <w:szCs w:val="24"/>
          </w:rPr>
          <w:delText xml:space="preserve">Figure </w:delText>
        </w:r>
        <w:r w:rsidR="003624E1" w:rsidDel="0076245A">
          <w:rPr>
            <w:rFonts w:ascii="Times New Roman" w:hAnsi="Times New Roman" w:cs="Times New Roman"/>
            <w:noProof/>
            <w:sz w:val="24"/>
            <w:szCs w:val="24"/>
          </w:rPr>
          <w:delText>5</w:delText>
        </w:r>
      </w:del>
      <w:r w:rsidR="007C3985">
        <w:rPr>
          <w:rFonts w:ascii="Times New Roman" w:eastAsiaTheme="minorEastAsia" w:hAnsi="Times New Roman" w:cs="Times New Roman"/>
          <w:sz w:val="24"/>
          <w:szCs w:val="24"/>
        </w:rPr>
        <w:fldChar w:fldCharType="end"/>
      </w:r>
      <w:r w:rsidR="007C3985">
        <w:rPr>
          <w:rFonts w:ascii="Times New Roman" w:eastAsiaTheme="minorEastAsia" w:hAnsi="Times New Roman" w:cs="Times New Roman"/>
          <w:sz w:val="24"/>
          <w:szCs w:val="24"/>
        </w:rPr>
        <w:t xml:space="preserve"> right</w:t>
      </w:r>
      <w:r w:rsidR="0034552E">
        <w:rPr>
          <w:rFonts w:ascii="Times New Roman" w:eastAsiaTheme="minorEastAsia" w:hAnsi="Times New Roman" w:cs="Times New Roman"/>
          <w:sz w:val="24"/>
          <w:szCs w:val="24"/>
        </w:rPr>
        <w:t>)</w:t>
      </w:r>
      <w:r w:rsidR="007C3985">
        <w:rPr>
          <w:rFonts w:ascii="Times New Roman" w:eastAsiaTheme="minorEastAsia"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3"/>
        <w:gridCol w:w="4783"/>
      </w:tblGrid>
      <w:tr w:rsidR="0034552E" w:rsidTr="0034552E">
        <w:tc>
          <w:tcPr>
            <w:tcW w:w="4788" w:type="dxa"/>
          </w:tcPr>
          <w:p w:rsidR="0034552E" w:rsidRDefault="0034552E" w:rsidP="004F1660">
            <w:pPr>
              <w:jc w:val="both"/>
              <w:rPr>
                <w:rFonts w:ascii="Times New Roman" w:eastAsiaTheme="minorEastAsia" w:hAnsi="Times New Roman" w:cs="Times New Roman"/>
                <w:sz w:val="24"/>
                <w:szCs w:val="24"/>
              </w:rPr>
            </w:pPr>
            <w:r>
              <w:rPr>
                <w:rFonts w:ascii="Times New Roman" w:hAnsi="Times New Roman" w:cs="Times New Roman"/>
                <w:noProof/>
                <w:sz w:val="24"/>
                <w:szCs w:val="24"/>
                <w:lang w:eastAsia="en-CA"/>
              </w:rPr>
              <w:lastRenderedPageBreak/>
              <w:drawing>
                <wp:inline distT="0" distB="0" distL="0" distR="0" wp14:anchorId="6597B893" wp14:editId="0890BB1E">
                  <wp:extent cx="2959200" cy="234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mensionlessQuantity.JPG"/>
                          <pic:cNvPicPr/>
                        </pic:nvPicPr>
                        <pic:blipFill>
                          <a:blip r:embed="rId12">
                            <a:extLst>
                              <a:ext uri="{28A0092B-C50C-407E-A947-70E740481C1C}">
                                <a14:useLocalDpi xmlns:a14="http://schemas.microsoft.com/office/drawing/2010/main" val="0"/>
                              </a:ext>
                            </a:extLst>
                          </a:blip>
                          <a:stretch>
                            <a:fillRect/>
                          </a:stretch>
                        </pic:blipFill>
                        <pic:spPr>
                          <a:xfrm>
                            <a:off x="0" y="0"/>
                            <a:ext cx="2959200" cy="2343600"/>
                          </a:xfrm>
                          <a:prstGeom prst="rect">
                            <a:avLst/>
                          </a:prstGeom>
                        </pic:spPr>
                      </pic:pic>
                    </a:graphicData>
                  </a:graphic>
                </wp:inline>
              </w:drawing>
            </w:r>
          </w:p>
        </w:tc>
        <w:tc>
          <w:tcPr>
            <w:tcW w:w="4788" w:type="dxa"/>
          </w:tcPr>
          <w:p w:rsidR="0034552E" w:rsidRDefault="0034552E" w:rsidP="0034552E">
            <w:pPr>
              <w:keepNext/>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w:drawing>
                <wp:inline distT="0" distB="0" distL="0" distR="0" wp14:anchorId="33672DF7" wp14:editId="185B1BD3">
                  <wp:extent cx="2944800" cy="24408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tion.JPG"/>
                          <pic:cNvPicPr/>
                        </pic:nvPicPr>
                        <pic:blipFill>
                          <a:blip r:embed="rId13">
                            <a:extLst>
                              <a:ext uri="{28A0092B-C50C-407E-A947-70E740481C1C}">
                                <a14:useLocalDpi xmlns:a14="http://schemas.microsoft.com/office/drawing/2010/main" val="0"/>
                              </a:ext>
                            </a:extLst>
                          </a:blip>
                          <a:stretch>
                            <a:fillRect/>
                          </a:stretch>
                        </pic:blipFill>
                        <pic:spPr>
                          <a:xfrm>
                            <a:off x="0" y="0"/>
                            <a:ext cx="2944800" cy="2440800"/>
                          </a:xfrm>
                          <a:prstGeom prst="rect">
                            <a:avLst/>
                          </a:prstGeom>
                        </pic:spPr>
                      </pic:pic>
                    </a:graphicData>
                  </a:graphic>
                </wp:inline>
              </w:drawing>
            </w:r>
          </w:p>
        </w:tc>
      </w:tr>
    </w:tbl>
    <w:p w:rsidR="0034552E" w:rsidRPr="0034552E" w:rsidRDefault="0034552E" w:rsidP="0034552E">
      <w:pPr>
        <w:pStyle w:val="Caption"/>
        <w:jc w:val="center"/>
        <w:rPr>
          <w:rFonts w:ascii="Times New Roman" w:eastAsiaTheme="minorEastAsia" w:hAnsi="Times New Roman" w:cs="Times New Roman"/>
          <w:color w:val="auto"/>
          <w:sz w:val="24"/>
          <w:szCs w:val="24"/>
        </w:rPr>
      </w:pPr>
      <w:bookmarkStart w:id="79" w:name="_Ref390876631"/>
      <w:r w:rsidRPr="0034552E">
        <w:rPr>
          <w:rFonts w:ascii="Times New Roman" w:hAnsi="Times New Roman" w:cs="Times New Roman"/>
          <w:color w:val="auto"/>
          <w:sz w:val="24"/>
          <w:szCs w:val="24"/>
        </w:rPr>
        <w:t xml:space="preserve">Figure </w:t>
      </w:r>
      <w:r w:rsidRPr="0034552E">
        <w:rPr>
          <w:rFonts w:ascii="Times New Roman" w:hAnsi="Times New Roman" w:cs="Times New Roman"/>
          <w:color w:val="auto"/>
          <w:sz w:val="24"/>
          <w:szCs w:val="24"/>
        </w:rPr>
        <w:fldChar w:fldCharType="begin"/>
      </w:r>
      <w:r w:rsidRPr="0034552E">
        <w:rPr>
          <w:rFonts w:ascii="Times New Roman" w:hAnsi="Times New Roman" w:cs="Times New Roman"/>
          <w:color w:val="auto"/>
          <w:sz w:val="24"/>
          <w:szCs w:val="24"/>
        </w:rPr>
        <w:instrText xml:space="preserve"> SEQ Figure \* ARABIC </w:instrText>
      </w:r>
      <w:r w:rsidRPr="0034552E">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5</w:t>
      </w:r>
      <w:r w:rsidRPr="0034552E">
        <w:rPr>
          <w:rFonts w:ascii="Times New Roman" w:hAnsi="Times New Roman" w:cs="Times New Roman"/>
          <w:color w:val="auto"/>
          <w:sz w:val="24"/>
          <w:szCs w:val="24"/>
        </w:rPr>
        <w:fldChar w:fldCharType="end"/>
      </w:r>
      <w:bookmarkEnd w:id="79"/>
      <w:r w:rsidRPr="0034552E">
        <w:rPr>
          <w:rFonts w:ascii="Times New Roman" w:hAnsi="Times New Roman" w:cs="Times New Roman"/>
          <w:color w:val="auto"/>
          <w:sz w:val="24"/>
          <w:szCs w:val="24"/>
        </w:rPr>
        <w:t>: Variation of tensile strain capacity with respect to flaw size (left)</w:t>
      </w:r>
      <w:r w:rsidR="00A50F8D">
        <w:rPr>
          <w:rFonts w:ascii="Times New Roman" w:hAnsi="Times New Roman" w:cs="Times New Roman"/>
          <w:color w:val="auto"/>
          <w:sz w:val="24"/>
          <w:szCs w:val="24"/>
        </w:rPr>
        <w:t xml:space="preserve"> </w:t>
      </w:r>
      <w:r w:rsidR="00A50F8D" w:rsidRPr="00A50F8D">
        <w:rPr>
          <w:rFonts w:ascii="Times New Roman" w:hAnsi="Times New Roman" w:cs="Times New Roman"/>
          <w:color w:val="auto"/>
          <w:sz w:val="24"/>
          <w:szCs w:val="24"/>
        </w:rPr>
        <w:fldChar w:fldCharType="begin"/>
      </w:r>
      <w:r w:rsidR="00A50F8D" w:rsidRPr="00A50F8D">
        <w:rPr>
          <w:rFonts w:ascii="Times New Roman" w:hAnsi="Times New Roman" w:cs="Times New Roman"/>
          <w:color w:val="auto"/>
          <w:sz w:val="24"/>
          <w:szCs w:val="24"/>
        </w:rPr>
        <w:instrText xml:space="preserve"> REF wangX \h </w:instrText>
      </w:r>
      <w:r w:rsidR="00A50F8D" w:rsidRPr="00A50F8D">
        <w:rPr>
          <w:rFonts w:ascii="Times New Roman" w:hAnsi="Times New Roman" w:cs="Times New Roman"/>
          <w:color w:val="auto"/>
          <w:sz w:val="24"/>
          <w:szCs w:val="24"/>
        </w:rPr>
      </w:r>
      <w:r w:rsidR="00A50F8D" w:rsidRPr="00A50F8D">
        <w:rPr>
          <w:rFonts w:ascii="Times New Roman" w:hAnsi="Times New Roman" w:cs="Times New Roman"/>
          <w:color w:val="auto"/>
          <w:sz w:val="24"/>
          <w:szCs w:val="24"/>
        </w:rPr>
        <w:fldChar w:fldCharType="separate"/>
      </w:r>
      <w:ins w:id="80" w:author="Samer Adeeb" w:date="2014-07-20T19:44:00Z">
        <w:r w:rsidR="0076245A">
          <w:rPr>
            <w:rFonts w:ascii="Times New Roman" w:eastAsia="Times New Roman" w:hAnsi="Times New Roman" w:cs="Times New Roman"/>
            <w:sz w:val="24"/>
            <w:szCs w:val="24"/>
            <w:lang w:eastAsia="en-CA"/>
          </w:rPr>
          <w:t>[11]</w:t>
        </w:r>
      </w:ins>
      <w:del w:id="81" w:author="Samer Adeeb" w:date="2014-07-20T19:44:00Z">
        <w:r w:rsidR="00A50F8D" w:rsidRPr="00A50F8D" w:rsidDel="0076245A">
          <w:rPr>
            <w:rFonts w:ascii="Times New Roman" w:eastAsia="Times New Roman" w:hAnsi="Times New Roman" w:cs="Times New Roman"/>
            <w:color w:val="auto"/>
            <w:sz w:val="24"/>
            <w:szCs w:val="24"/>
            <w:lang w:eastAsia="en-CA"/>
          </w:rPr>
          <w:delText>[11]</w:delText>
        </w:r>
      </w:del>
      <w:r w:rsidR="00A50F8D" w:rsidRPr="00A50F8D">
        <w:rPr>
          <w:rFonts w:ascii="Times New Roman" w:hAnsi="Times New Roman" w:cs="Times New Roman"/>
          <w:color w:val="auto"/>
          <w:sz w:val="24"/>
          <w:szCs w:val="24"/>
        </w:rPr>
        <w:fldChar w:fldCharType="end"/>
      </w:r>
      <w:r w:rsidRPr="0034552E">
        <w:rPr>
          <w:rFonts w:ascii="Times New Roman" w:hAnsi="Times New Roman" w:cs="Times New Roman"/>
          <w:color w:val="auto"/>
          <w:sz w:val="24"/>
          <w:szCs w:val="24"/>
        </w:rPr>
        <w:t>, and the validation of Eq. (3) using experimental results (right)</w:t>
      </w:r>
      <w:r w:rsidR="00A50F8D" w:rsidRPr="0034552E">
        <w:rPr>
          <w:rFonts w:ascii="Times New Roman" w:eastAsiaTheme="minorEastAsia" w:hAnsi="Times New Roman" w:cs="Times New Roman"/>
          <w:color w:val="auto"/>
          <w:sz w:val="24"/>
          <w:szCs w:val="24"/>
        </w:rPr>
        <w:t xml:space="preserve"> </w:t>
      </w:r>
      <w:r w:rsidR="00A60B3B" w:rsidRPr="00A60B3B">
        <w:rPr>
          <w:rFonts w:ascii="Times New Roman" w:eastAsiaTheme="minorEastAsia" w:hAnsi="Times New Roman" w:cs="Times New Roman"/>
          <w:color w:val="auto"/>
          <w:sz w:val="24"/>
          <w:szCs w:val="24"/>
        </w:rPr>
        <w:fldChar w:fldCharType="begin"/>
      </w:r>
      <w:r w:rsidR="00A60B3B" w:rsidRPr="00A60B3B">
        <w:rPr>
          <w:rFonts w:ascii="Times New Roman" w:eastAsiaTheme="minorEastAsia" w:hAnsi="Times New Roman" w:cs="Times New Roman"/>
          <w:color w:val="auto"/>
          <w:sz w:val="24"/>
          <w:szCs w:val="24"/>
        </w:rPr>
        <w:instrText xml:space="preserve"> REF validationOstend \h </w:instrText>
      </w:r>
      <w:r w:rsidR="00A60B3B" w:rsidRPr="00A60B3B">
        <w:rPr>
          <w:rFonts w:ascii="Times New Roman" w:eastAsiaTheme="minorEastAsia" w:hAnsi="Times New Roman" w:cs="Times New Roman"/>
          <w:color w:val="auto"/>
          <w:sz w:val="24"/>
          <w:szCs w:val="24"/>
        </w:rPr>
      </w:r>
      <w:r w:rsidR="00A60B3B" w:rsidRPr="00A60B3B">
        <w:rPr>
          <w:rFonts w:ascii="Times New Roman" w:eastAsiaTheme="minorEastAsia" w:hAnsi="Times New Roman" w:cs="Times New Roman"/>
          <w:color w:val="auto"/>
          <w:sz w:val="24"/>
          <w:szCs w:val="24"/>
        </w:rPr>
        <w:fldChar w:fldCharType="separate"/>
      </w:r>
      <w:ins w:id="82" w:author="Samer Adeeb" w:date="2014-07-20T19:44:00Z">
        <w:r w:rsidR="0076245A">
          <w:rPr>
            <w:rFonts w:ascii="Times New Roman" w:hAnsi="Times New Roman" w:cs="Times New Roman"/>
            <w:sz w:val="24"/>
            <w:szCs w:val="24"/>
          </w:rPr>
          <w:t>[13]</w:t>
        </w:r>
      </w:ins>
      <w:del w:id="83" w:author="Samer Adeeb" w:date="2014-07-20T19:44:00Z">
        <w:r w:rsidR="00A60B3B" w:rsidRPr="00A60B3B" w:rsidDel="0076245A">
          <w:rPr>
            <w:rFonts w:ascii="Times New Roman" w:hAnsi="Times New Roman" w:cs="Times New Roman"/>
            <w:color w:val="auto"/>
            <w:sz w:val="24"/>
            <w:szCs w:val="24"/>
          </w:rPr>
          <w:delText>[13]</w:delText>
        </w:r>
      </w:del>
      <w:r w:rsidR="00A60B3B" w:rsidRPr="00A60B3B">
        <w:rPr>
          <w:rFonts w:ascii="Times New Roman" w:eastAsiaTheme="minorEastAsia" w:hAnsi="Times New Roman" w:cs="Times New Roman"/>
          <w:color w:val="auto"/>
          <w:sz w:val="24"/>
          <w:szCs w:val="24"/>
        </w:rPr>
        <w:fldChar w:fldCharType="end"/>
      </w:r>
    </w:p>
    <w:p w:rsidR="004A4A73" w:rsidRDefault="004A4A73" w:rsidP="004A4A73">
      <w:pPr>
        <w:keepNext/>
        <w:spacing w:after="0"/>
        <w:jc w:val="center"/>
      </w:pPr>
    </w:p>
    <w:p w:rsidR="003078B4"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w:t>
      </w:r>
      <w:r w:rsidR="003078B4">
        <w:rPr>
          <w:rFonts w:ascii="Times New Roman" w:hAnsi="Times New Roman" w:cs="Times New Roman"/>
          <w:b/>
          <w:sz w:val="24"/>
          <w:szCs w:val="24"/>
        </w:rPr>
        <w:t>.3- Research Conducted on Strain Capacity of Pressurized Pipelines</w:t>
      </w:r>
    </w:p>
    <w:p w:rsidR="00E52B70" w:rsidRDefault="00E52B70" w:rsidP="0088655B">
      <w:pPr>
        <w:spacing w:after="0" w:line="240" w:lineRule="auto"/>
        <w:jc w:val="both"/>
        <w:rPr>
          <w:rFonts w:ascii="Times New Roman" w:hAnsi="Times New Roman" w:cs="Times New Roman"/>
          <w:b/>
          <w:sz w:val="24"/>
          <w:szCs w:val="24"/>
        </w:rPr>
      </w:pPr>
    </w:p>
    <w:p w:rsidR="00180BEF" w:rsidRDefault="00E52B70" w:rsidP="00C16D68">
      <w:pPr>
        <w:spacing w:after="0"/>
        <w:jc w:val="both"/>
        <w:rPr>
          <w:rFonts w:ascii="Times New Roman" w:hAnsi="Times New Roman" w:cs="Times New Roman"/>
          <w:sz w:val="24"/>
          <w:szCs w:val="24"/>
        </w:rPr>
      </w:pP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sidR="00CD3C07">
        <w:rPr>
          <w:rFonts w:ascii="Times New Roman" w:hAnsi="Times New Roman" w:cs="Times New Roman"/>
          <w:sz w:val="24"/>
          <w:szCs w:val="24"/>
        </w:rPr>
        <w:fldChar w:fldCharType="begin"/>
      </w:r>
      <w:r w:rsidR="00CD3C07">
        <w:rPr>
          <w:rFonts w:ascii="Times New Roman" w:hAnsi="Times New Roman" w:cs="Times New Roman"/>
          <w:sz w:val="24"/>
          <w:szCs w:val="24"/>
        </w:rPr>
        <w:instrText xml:space="preserve"> REF ostby \h </w:instrText>
      </w:r>
      <w:r w:rsidR="00CD3C07">
        <w:rPr>
          <w:rFonts w:ascii="Times New Roman" w:hAnsi="Times New Roman" w:cs="Times New Roman"/>
          <w:sz w:val="24"/>
          <w:szCs w:val="24"/>
        </w:rPr>
      </w:r>
      <w:r w:rsidR="00CD3C07">
        <w:rPr>
          <w:rFonts w:ascii="Times New Roman" w:hAnsi="Times New Roman" w:cs="Times New Roman"/>
          <w:sz w:val="24"/>
          <w:szCs w:val="24"/>
        </w:rPr>
        <w:fldChar w:fldCharType="separate"/>
      </w:r>
      <w:r w:rsidR="0076245A">
        <w:rPr>
          <w:rFonts w:ascii="Times New Roman" w:hAnsi="Times New Roman" w:cs="Times New Roman"/>
          <w:sz w:val="24"/>
          <w:szCs w:val="24"/>
        </w:rPr>
        <w:t>[14]</w:t>
      </w:r>
      <w:r w:rsidR="00CD3C07">
        <w:rPr>
          <w:rFonts w:ascii="Times New Roman" w:hAnsi="Times New Roman" w:cs="Times New Roman"/>
          <w:sz w:val="24"/>
          <w:szCs w:val="24"/>
        </w:rPr>
        <w:fldChar w:fldCharType="end"/>
      </w:r>
      <w:r w:rsidR="00CD3C07">
        <w:rPr>
          <w:rFonts w:ascii="Times New Roman" w:hAnsi="Times New Roman" w:cs="Times New Roman"/>
          <w:sz w:val="24"/>
          <w:szCs w:val="24"/>
        </w:rPr>
        <w:t xml:space="preserve"> carried out a full scale test program which included 6 pipe specimens. In these experiments a crack with 100 mm circumferential length is placed at the location of the pipe where the wall thickness was smallest. The crack depth to pipe wall thickness ratio was kept constant in all tests</w:t>
      </w:r>
      <w:r w:rsidR="00F43975">
        <w:rPr>
          <w:rFonts w:ascii="Times New Roman" w:hAnsi="Times New Roman" w:cs="Times New Roman"/>
          <w:sz w:val="24"/>
          <w:szCs w:val="24"/>
        </w:rPr>
        <w:t>. Two of the experiments were carried out without internal pressure and in the remaining tests two different levels of internal pressure</w:t>
      </w:r>
      <w:r w:rsidR="0087194E">
        <w:rPr>
          <w:rFonts w:ascii="Times New Roman" w:hAnsi="Times New Roman" w:cs="Times New Roman"/>
          <w:sz w:val="24"/>
          <w:szCs w:val="24"/>
        </w:rPr>
        <w:t xml:space="preserve"> were tested corresponding to 25</w:t>
      </w:r>
      <w:r w:rsidR="00F43975">
        <w:rPr>
          <w:rFonts w:ascii="Times New Roman" w:hAnsi="Times New Roman" w:cs="Times New Roman"/>
          <w:sz w:val="24"/>
          <w:szCs w:val="24"/>
        </w:rPr>
        <w:t xml:space="preserve">% SMYS </w:t>
      </w:r>
      <w:r w:rsidR="0087194E">
        <w:rPr>
          <w:rFonts w:ascii="Times New Roman" w:hAnsi="Times New Roman" w:cs="Times New Roman"/>
          <w:sz w:val="24"/>
          <w:szCs w:val="24"/>
        </w:rPr>
        <w:t>and 6</w:t>
      </w:r>
      <w:r w:rsidR="00F43975">
        <w:rPr>
          <w:rFonts w:ascii="Times New Roman" w:hAnsi="Times New Roman" w:cs="Times New Roman"/>
          <w:sz w:val="24"/>
          <w:szCs w:val="24"/>
        </w:rPr>
        <w:t>0% SMYS hoop stresses.</w:t>
      </w:r>
      <w:r w:rsidR="00256FBA">
        <w:rPr>
          <w:rFonts w:ascii="Times New Roman" w:hAnsi="Times New Roman" w:cs="Times New Roman"/>
          <w:sz w:val="24"/>
          <w:szCs w:val="24"/>
        </w:rPr>
        <w:t xml:space="preserve"> 4-point bending was applied in all tests.</w:t>
      </w:r>
      <w:r w:rsidR="002E6597">
        <w:rPr>
          <w:rFonts w:ascii="Times New Roman" w:hAnsi="Times New Roman" w:cs="Times New Roman"/>
          <w:sz w:val="24"/>
          <w:szCs w:val="24"/>
        </w:rPr>
        <w:t xml:space="preserve"> The steel grade was X65</w:t>
      </w:r>
      <w:r w:rsidR="00BF1BE0">
        <w:rPr>
          <w:rFonts w:ascii="Times New Roman" w:hAnsi="Times New Roman" w:cs="Times New Roman"/>
          <w:sz w:val="24"/>
          <w:szCs w:val="24"/>
        </w:rPr>
        <w:t xml:space="preserve"> for all tests</w:t>
      </w:r>
      <w:r w:rsidR="002E6597">
        <w:rPr>
          <w:rFonts w:ascii="Times New Roman" w:hAnsi="Times New Roman" w:cs="Times New Roman"/>
          <w:sz w:val="24"/>
          <w:szCs w:val="24"/>
        </w:rPr>
        <w:t>.</w:t>
      </w:r>
      <w:r w:rsidR="000F7FC2">
        <w:rPr>
          <w:rFonts w:ascii="Times New Roman" w:hAnsi="Times New Roman" w:cs="Times New Roman"/>
          <w:sz w:val="24"/>
          <w:szCs w:val="24"/>
        </w:rPr>
        <w:t xml:space="preserve"> The strain measurements were made using strain gauges located 0.5 OD, 1 OD and 2 OD away from the center of the pipe. </w:t>
      </w:r>
      <w:r w:rsidR="00780153">
        <w:rPr>
          <w:rFonts w:ascii="Times New Roman" w:hAnsi="Times New Roman" w:cs="Times New Roman"/>
          <w:sz w:val="24"/>
          <w:szCs w:val="24"/>
        </w:rPr>
        <w:t xml:space="preserve">The CMOD </w:t>
      </w:r>
      <w:r w:rsidR="00876871">
        <w:rPr>
          <w:rFonts w:ascii="Times New Roman" w:hAnsi="Times New Roman" w:cs="Times New Roman"/>
          <w:sz w:val="24"/>
          <w:szCs w:val="24"/>
        </w:rPr>
        <w:t xml:space="preserve">of the flaw </w:t>
      </w:r>
      <w:r w:rsidR="00780153">
        <w:rPr>
          <w:rFonts w:ascii="Times New Roman" w:hAnsi="Times New Roman" w:cs="Times New Roman"/>
          <w:sz w:val="24"/>
          <w:szCs w:val="24"/>
        </w:rPr>
        <w:t>was measured using clip gauges</w:t>
      </w:r>
      <w:r w:rsidR="000A2F4B">
        <w:rPr>
          <w:rFonts w:ascii="Times New Roman" w:hAnsi="Times New Roman" w:cs="Times New Roman"/>
          <w:sz w:val="24"/>
          <w:szCs w:val="24"/>
        </w:rPr>
        <w:t xml:space="preserve"> </w:t>
      </w:r>
      <w:r w:rsidR="00526698">
        <w:rPr>
          <w:rFonts w:ascii="Times New Roman" w:hAnsi="Times New Roman" w:cs="Times New Roman"/>
          <w:sz w:val="24"/>
          <w:szCs w:val="24"/>
        </w:rPr>
        <w:t>with an attack point 0.2 mm below the external pipe surface.</w:t>
      </w:r>
      <w:r w:rsidR="00180BEF">
        <w:rPr>
          <w:rFonts w:ascii="Times New Roman" w:hAnsi="Times New Roman" w:cs="Times New Roman"/>
          <w:sz w:val="24"/>
          <w:szCs w:val="24"/>
        </w:rPr>
        <w:t xml:space="preserve"> In order to measure the CTOD and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180BEF">
        <w:rPr>
          <w:rFonts w:ascii="Times New Roman" w:hAnsi="Times New Roman" w:cs="Times New Roman"/>
          <w:sz w:val="24"/>
          <w:szCs w:val="24"/>
        </w:rPr>
        <w:t xml:space="preserve">), </w:t>
      </w:r>
      <w:r w:rsidR="00180BEF" w:rsidRPr="00180BEF">
        <w:rPr>
          <w:rFonts w:ascii="Times New Roman" w:hAnsi="Times New Roman" w:cs="Times New Roman"/>
          <w:sz w:val="24"/>
          <w:szCs w:val="24"/>
        </w:rPr>
        <w:t xml:space="preserve">silicone replicas of the </w:t>
      </w:r>
      <w:r w:rsidR="00180BEF">
        <w:rPr>
          <w:rFonts w:ascii="Times New Roman" w:hAnsi="Times New Roman" w:cs="Times New Roman"/>
          <w:sz w:val="24"/>
          <w:szCs w:val="24"/>
        </w:rPr>
        <w:t>flaws</w:t>
      </w:r>
      <w:r w:rsidR="00180BEF" w:rsidRPr="00180BEF">
        <w:rPr>
          <w:rFonts w:ascii="Times New Roman" w:hAnsi="Times New Roman" w:cs="Times New Roman"/>
          <w:sz w:val="24"/>
          <w:szCs w:val="24"/>
        </w:rPr>
        <w:t xml:space="preserve"> were made</w:t>
      </w:r>
      <w:r w:rsidR="00180BEF">
        <w:rPr>
          <w:rFonts w:ascii="Times New Roman" w:hAnsi="Times New Roman" w:cs="Times New Roman"/>
          <w:sz w:val="24"/>
          <w:szCs w:val="24"/>
        </w:rPr>
        <w:t xml:space="preserve"> at different stages of the experiments.</w:t>
      </w:r>
      <w:r w:rsidR="00BF1BE0">
        <w:rPr>
          <w:rFonts w:ascii="Times New Roman" w:hAnsi="Times New Roman" w:cs="Times New Roman"/>
          <w:sz w:val="24"/>
          <w:szCs w:val="24"/>
        </w:rPr>
        <w:t xml:space="preserve"> In this way the clip gauge measurements and the actual CTOD could be related to each other.</w:t>
      </w:r>
    </w:p>
    <w:p w:rsidR="00180BEF" w:rsidRDefault="00180BEF" w:rsidP="00180BEF">
      <w:pPr>
        <w:keepNext/>
        <w:spacing w:after="0" w:line="240" w:lineRule="auto"/>
        <w:jc w:val="center"/>
      </w:pPr>
      <w:r>
        <w:rPr>
          <w:rFonts w:ascii="Times New Roman" w:hAnsi="Times New Roman" w:cs="Times New Roman"/>
          <w:noProof/>
          <w:sz w:val="24"/>
          <w:szCs w:val="24"/>
          <w:lang w:eastAsia="en-CA"/>
        </w:rPr>
        <w:lastRenderedPageBreak/>
        <w:drawing>
          <wp:inline distT="0" distB="0" distL="0" distR="0" wp14:anchorId="7A471EE1" wp14:editId="1578848B">
            <wp:extent cx="4964400" cy="3369600"/>
            <wp:effectExtent l="0" t="0" r="825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icone replicas.JPG"/>
                    <pic:cNvPicPr/>
                  </pic:nvPicPr>
                  <pic:blipFill>
                    <a:blip r:embed="rId14">
                      <a:extLst>
                        <a:ext uri="{28A0092B-C50C-407E-A947-70E740481C1C}">
                          <a14:useLocalDpi xmlns:a14="http://schemas.microsoft.com/office/drawing/2010/main" val="0"/>
                        </a:ext>
                      </a:extLst>
                    </a:blip>
                    <a:stretch>
                      <a:fillRect/>
                    </a:stretch>
                  </pic:blipFill>
                  <pic:spPr>
                    <a:xfrm>
                      <a:off x="0" y="0"/>
                      <a:ext cx="4964400" cy="3369600"/>
                    </a:xfrm>
                    <a:prstGeom prst="rect">
                      <a:avLst/>
                    </a:prstGeom>
                  </pic:spPr>
                </pic:pic>
              </a:graphicData>
            </a:graphic>
          </wp:inline>
        </w:drawing>
      </w:r>
    </w:p>
    <w:p w:rsidR="00E52B70" w:rsidRDefault="00180BEF" w:rsidP="00180BEF">
      <w:pPr>
        <w:pStyle w:val="Caption"/>
        <w:jc w:val="center"/>
        <w:rPr>
          <w:rFonts w:ascii="Times New Roman" w:hAnsi="Times New Roman" w:cs="Times New Roman"/>
          <w:color w:val="auto"/>
          <w:sz w:val="24"/>
          <w:szCs w:val="24"/>
        </w:rPr>
      </w:pPr>
      <w:r w:rsidRPr="00180BEF">
        <w:rPr>
          <w:rFonts w:ascii="Times New Roman" w:hAnsi="Times New Roman" w:cs="Times New Roman"/>
          <w:color w:val="auto"/>
          <w:sz w:val="24"/>
          <w:szCs w:val="24"/>
        </w:rPr>
        <w:t xml:space="preserve">Figure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SEQ Figure \* ARABIC </w:instrText>
      </w:r>
      <w:r w:rsidRPr="00180BE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6</w:t>
      </w:r>
      <w:r w:rsidRPr="00180BEF">
        <w:rPr>
          <w:rFonts w:ascii="Times New Roman" w:hAnsi="Times New Roman" w:cs="Times New Roman"/>
          <w:color w:val="auto"/>
          <w:sz w:val="24"/>
          <w:szCs w:val="24"/>
        </w:rPr>
        <w:fldChar w:fldCharType="end"/>
      </w:r>
      <w:r w:rsidRPr="00180BEF">
        <w:rPr>
          <w:rFonts w:ascii="Times New Roman" w:hAnsi="Times New Roman" w:cs="Times New Roman"/>
          <w:color w:val="auto"/>
          <w:sz w:val="24"/>
          <w:szCs w:val="24"/>
        </w:rPr>
        <w:t xml:space="preserve">: Silicone replicas of the flaw </w:t>
      </w:r>
      <w:commentRangeStart w:id="84"/>
      <w:r w:rsidRPr="00180BEF">
        <w:rPr>
          <w:rFonts w:ascii="Times New Roman" w:hAnsi="Times New Roman" w:cs="Times New Roman"/>
          <w:color w:val="auto"/>
          <w:sz w:val="24"/>
          <w:szCs w:val="24"/>
        </w:rPr>
        <w:t xml:space="preserve">showing </w:t>
      </w:r>
      <w:commentRangeEnd w:id="84"/>
      <w:r w:rsidR="007457EC">
        <w:rPr>
          <w:rStyle w:val="CommentReference"/>
          <w:b w:val="0"/>
          <w:bCs w:val="0"/>
          <w:color w:val="auto"/>
        </w:rPr>
        <w:commentReference w:id="84"/>
      </w:r>
      <w:r w:rsidRPr="00180BEF">
        <w:rPr>
          <w:rFonts w:ascii="Times New Roman" w:hAnsi="Times New Roman" w:cs="Times New Roman"/>
          <w:color w:val="auto"/>
          <w:sz w:val="24"/>
          <w:szCs w:val="24"/>
        </w:rPr>
        <w:t>CMOD, CTOD and crack growth</w:t>
      </w:r>
      <w:r w:rsidR="000A2F4B">
        <w:rPr>
          <w:rFonts w:ascii="Times New Roman" w:hAnsi="Times New Roman" w:cs="Times New Roman"/>
          <w:color w:val="auto"/>
          <w:sz w:val="24"/>
          <w:szCs w:val="24"/>
        </w:rPr>
        <w:t xml:space="preserve"> </w:t>
      </w:r>
      <w:r w:rsidR="000F7FC2">
        <w:rPr>
          <w:rFonts w:ascii="Times New Roman" w:hAnsi="Times New Roman" w:cs="Times New Roman"/>
          <w:color w:val="auto"/>
          <w:sz w:val="24"/>
          <w:szCs w:val="24"/>
        </w:rPr>
        <w:t>(</w:t>
      </w:r>
      <m:oMath>
        <m:r>
          <m:rPr>
            <m:sty m:val="b"/>
          </m:rPr>
          <w:rPr>
            <w:rFonts w:ascii="Cambria Math" w:hAnsi="Cambria Math" w:cs="Times New Roman"/>
            <w:color w:val="auto"/>
            <w:sz w:val="24"/>
            <w:szCs w:val="24"/>
          </w:rPr>
          <m:t>Δ</m:t>
        </m:r>
        <m:r>
          <m:rPr>
            <m:sty m:val="bi"/>
          </m:rPr>
          <w:rPr>
            <w:rFonts w:ascii="Cambria Math" w:hAnsi="Cambria Math" w:cs="Times New Roman"/>
            <w:color w:val="auto"/>
            <w:sz w:val="24"/>
            <w:szCs w:val="24"/>
          </w:rPr>
          <m:t>a</m:t>
        </m:r>
      </m:oMath>
      <w:r w:rsidR="000F7FC2">
        <w:rPr>
          <w:rFonts w:ascii="Times New Roman" w:hAnsi="Times New Roman" w:cs="Times New Roman"/>
          <w:color w:val="auto"/>
          <w:sz w:val="24"/>
          <w:szCs w:val="24"/>
        </w:rPr>
        <w:t>)</w:t>
      </w:r>
      <w:r w:rsidRPr="00180BEF">
        <w:rPr>
          <w:rFonts w:ascii="Times New Roman" w:hAnsi="Times New Roman" w:cs="Times New Roman"/>
          <w:color w:val="auto"/>
          <w:sz w:val="24"/>
          <w:szCs w:val="24"/>
        </w:rPr>
        <w:t xml:space="preserve"> at different stages of the test </w:t>
      </w:r>
      <w:r w:rsidRPr="00180BEF">
        <w:rPr>
          <w:rFonts w:ascii="Times New Roman" w:hAnsi="Times New Roman" w:cs="Times New Roman"/>
          <w:color w:val="auto"/>
          <w:sz w:val="24"/>
          <w:szCs w:val="24"/>
        </w:rPr>
        <w:fldChar w:fldCharType="begin"/>
      </w:r>
      <w:r w:rsidRPr="00180BEF">
        <w:rPr>
          <w:rFonts w:ascii="Times New Roman" w:hAnsi="Times New Roman" w:cs="Times New Roman"/>
          <w:color w:val="auto"/>
          <w:sz w:val="24"/>
          <w:szCs w:val="24"/>
        </w:rPr>
        <w:instrText xml:space="preserve"> REF ostby \h </w:instrText>
      </w:r>
      <w:r w:rsidRPr="00180BEF">
        <w:rPr>
          <w:rFonts w:ascii="Times New Roman" w:hAnsi="Times New Roman" w:cs="Times New Roman"/>
          <w:color w:val="auto"/>
          <w:sz w:val="24"/>
          <w:szCs w:val="24"/>
        </w:rPr>
      </w:r>
      <w:r w:rsidRPr="00180BEF">
        <w:rPr>
          <w:rFonts w:ascii="Times New Roman" w:hAnsi="Times New Roman" w:cs="Times New Roman"/>
          <w:color w:val="auto"/>
          <w:sz w:val="24"/>
          <w:szCs w:val="24"/>
        </w:rPr>
        <w:fldChar w:fldCharType="separate"/>
      </w:r>
      <w:ins w:id="85" w:author="Samer Adeeb" w:date="2014-07-20T19:44:00Z">
        <w:r w:rsidR="0076245A">
          <w:rPr>
            <w:rFonts w:ascii="Times New Roman" w:hAnsi="Times New Roman" w:cs="Times New Roman"/>
            <w:sz w:val="24"/>
            <w:szCs w:val="24"/>
          </w:rPr>
          <w:t>[14]</w:t>
        </w:r>
      </w:ins>
      <w:del w:id="86" w:author="Samer Adeeb" w:date="2014-07-20T19:44:00Z">
        <w:r w:rsidRPr="00180BEF" w:rsidDel="0076245A">
          <w:rPr>
            <w:rFonts w:ascii="Times New Roman" w:hAnsi="Times New Roman" w:cs="Times New Roman"/>
            <w:color w:val="auto"/>
            <w:sz w:val="24"/>
            <w:szCs w:val="24"/>
          </w:rPr>
          <w:delText>[14]</w:delText>
        </w:r>
      </w:del>
      <w:r w:rsidRPr="00180BEF">
        <w:rPr>
          <w:rFonts w:ascii="Times New Roman" w:hAnsi="Times New Roman" w:cs="Times New Roman"/>
          <w:color w:val="auto"/>
          <w:sz w:val="24"/>
          <w:szCs w:val="24"/>
        </w:rPr>
        <w:fldChar w:fldCharType="end"/>
      </w:r>
    </w:p>
    <w:p w:rsidR="006E03B1" w:rsidRDefault="000F7FC2" w:rsidP="005B010F">
      <w:pPr>
        <w:jc w:val="both"/>
        <w:rPr>
          <w:rFonts w:ascii="Times New Roman" w:eastAsiaTheme="minorEastAsia" w:hAnsi="Times New Roman" w:cs="Times New Roman"/>
          <w:sz w:val="24"/>
          <w:szCs w:val="24"/>
        </w:rPr>
      </w:pPr>
      <w:r w:rsidRPr="000F7FC2">
        <w:rPr>
          <w:rFonts w:ascii="Times New Roman" w:hAnsi="Times New Roman" w:cs="Times New Roman"/>
          <w:sz w:val="24"/>
          <w:szCs w:val="24"/>
        </w:rPr>
        <w:t>At the end of the experiments it was observed that</w:t>
      </w:r>
      <w:r w:rsidR="00334ED9">
        <w:rPr>
          <w:rFonts w:ascii="Times New Roman" w:hAnsi="Times New Roman" w:cs="Times New Roman"/>
          <w:sz w:val="24"/>
          <w:szCs w:val="24"/>
        </w:rPr>
        <w:t xml:space="preserve"> the internal pressure significantly reduces the tens</w:t>
      </w:r>
      <w:r w:rsidR="0018234F">
        <w:rPr>
          <w:rFonts w:ascii="Times New Roman" w:hAnsi="Times New Roman" w:cs="Times New Roman"/>
          <w:sz w:val="24"/>
          <w:szCs w:val="24"/>
        </w:rPr>
        <w:t>ile strain capacity of the pipe from a level of 3.5 – 4 % to a level of 1.5 – 2%.</w:t>
      </w:r>
      <w:r w:rsidR="005B010F">
        <w:rPr>
          <w:rFonts w:ascii="Times New Roman" w:hAnsi="Times New Roman" w:cs="Times New Roman"/>
          <w:sz w:val="24"/>
          <w:szCs w:val="24"/>
        </w:rPr>
        <w:t xml:space="preserve"> Another observation was that the unpressurized specimens failed due to local buckling at the compression side whereas the pressurized specimens failed due to fracture </w:t>
      </w:r>
      <w:r w:rsidR="00242B56">
        <w:rPr>
          <w:rFonts w:ascii="Times New Roman" w:hAnsi="Times New Roman" w:cs="Times New Roman"/>
          <w:sz w:val="24"/>
          <w:szCs w:val="24"/>
        </w:rPr>
        <w:t xml:space="preserve">at the flawed locations </w:t>
      </w:r>
      <w:r w:rsidR="005B010F">
        <w:rPr>
          <w:rFonts w:ascii="Times New Roman" w:hAnsi="Times New Roman" w:cs="Times New Roman"/>
          <w:sz w:val="24"/>
          <w:szCs w:val="24"/>
        </w:rPr>
        <w:t xml:space="preserve">at the tension side. </w:t>
      </w:r>
      <w:proofErr w:type="spellStart"/>
      <w:r w:rsidR="00256FBA" w:rsidRPr="00E52B70">
        <w:rPr>
          <w:rFonts w:ascii="Times New Roman" w:hAnsi="Times New Roman" w:cs="Times New Roman"/>
          <w:sz w:val="24"/>
          <w:szCs w:val="24"/>
        </w:rPr>
        <w:t>Østby</w:t>
      </w:r>
      <w:proofErr w:type="spellEnd"/>
      <w:r w:rsidR="00256FBA">
        <w:rPr>
          <w:rFonts w:ascii="Times New Roman" w:hAnsi="Times New Roman" w:cs="Times New Roman"/>
          <w:sz w:val="24"/>
          <w:szCs w:val="24"/>
        </w:rPr>
        <w:t xml:space="preserve"> et al </w:t>
      </w:r>
      <w:r w:rsidR="00256FBA">
        <w:rPr>
          <w:rFonts w:ascii="Times New Roman" w:hAnsi="Times New Roman" w:cs="Times New Roman"/>
          <w:sz w:val="24"/>
          <w:szCs w:val="24"/>
        </w:rPr>
        <w:fldChar w:fldCharType="begin"/>
      </w:r>
      <w:r w:rsidR="00256FBA">
        <w:rPr>
          <w:rFonts w:ascii="Times New Roman" w:hAnsi="Times New Roman" w:cs="Times New Roman"/>
          <w:sz w:val="24"/>
          <w:szCs w:val="24"/>
        </w:rPr>
        <w:instrText xml:space="preserve"> REF ostby \h </w:instrText>
      </w:r>
      <w:r w:rsidR="00256FBA">
        <w:rPr>
          <w:rFonts w:ascii="Times New Roman" w:hAnsi="Times New Roman" w:cs="Times New Roman"/>
          <w:sz w:val="24"/>
          <w:szCs w:val="24"/>
        </w:rPr>
      </w:r>
      <w:r w:rsidR="00256FBA">
        <w:rPr>
          <w:rFonts w:ascii="Times New Roman" w:hAnsi="Times New Roman" w:cs="Times New Roman"/>
          <w:sz w:val="24"/>
          <w:szCs w:val="24"/>
        </w:rPr>
        <w:fldChar w:fldCharType="separate"/>
      </w:r>
      <w:r w:rsidR="0076245A">
        <w:rPr>
          <w:rFonts w:ascii="Times New Roman" w:hAnsi="Times New Roman" w:cs="Times New Roman"/>
          <w:sz w:val="24"/>
          <w:szCs w:val="24"/>
        </w:rPr>
        <w:t>[14]</w:t>
      </w:r>
      <w:r w:rsidR="00256FBA">
        <w:rPr>
          <w:rFonts w:ascii="Times New Roman" w:hAnsi="Times New Roman" w:cs="Times New Roman"/>
          <w:sz w:val="24"/>
          <w:szCs w:val="24"/>
        </w:rPr>
        <w:fldChar w:fldCharType="end"/>
      </w:r>
      <w:r w:rsidR="00256FBA">
        <w:rPr>
          <w:rFonts w:ascii="Times New Roman" w:hAnsi="Times New Roman" w:cs="Times New Roman"/>
          <w:sz w:val="24"/>
          <w:szCs w:val="24"/>
        </w:rPr>
        <w:t xml:space="preserve"> also introduced an alternative</w:t>
      </w:r>
      <w:r w:rsidR="00606D35">
        <w:rPr>
          <w:rFonts w:ascii="Times New Roman" w:hAnsi="Times New Roman" w:cs="Times New Roman"/>
          <w:sz w:val="24"/>
          <w:szCs w:val="24"/>
        </w:rPr>
        <w:t xml:space="preserve"> method</w:t>
      </w:r>
      <w:r w:rsidR="00256FBA">
        <w:rPr>
          <w:rFonts w:ascii="Times New Roman" w:hAnsi="Times New Roman" w:cs="Times New Roman"/>
          <w:sz w:val="24"/>
          <w:szCs w:val="24"/>
        </w:rPr>
        <w:t xml:space="preserve"> to strain gauge measurements in order to obtain </w:t>
      </w:r>
      <w:r w:rsidR="00606D35">
        <w:rPr>
          <w:rFonts w:ascii="Times New Roman" w:hAnsi="Times New Roman" w:cs="Times New Roman"/>
          <w:sz w:val="24"/>
          <w:szCs w:val="24"/>
        </w:rPr>
        <w:t xml:space="preserve">the bending strain. This method calculates the bending strain as  </w:t>
      </w:r>
      <m:oMath>
        <m:r>
          <w:rPr>
            <w:rFonts w:ascii="Cambria Math" w:hAnsi="Cambria Math" w:cs="Times New Roman"/>
            <w:sz w:val="24"/>
            <w:szCs w:val="24"/>
          </w:rPr>
          <m:t>ε=r/R</m:t>
        </m:r>
      </m:oMath>
      <w:r w:rsidR="00606D35">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ε</m:t>
        </m:r>
      </m:oMath>
      <w:r w:rsidR="00606D35">
        <w:rPr>
          <w:rFonts w:ascii="Times New Roman" w:eastAsiaTheme="minorEastAsia" w:hAnsi="Times New Roman" w:cs="Times New Roman"/>
          <w:sz w:val="24"/>
          <w:szCs w:val="24"/>
        </w:rPr>
        <w:t xml:space="preserve"> is the bending strain,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outer radius of the pipe and </w:t>
      </w:r>
      <m:oMath>
        <m:r>
          <w:rPr>
            <w:rFonts w:ascii="Cambria Math" w:eastAsiaTheme="minorEastAsia" w:hAnsi="Cambria Math" w:cs="Times New Roman"/>
            <w:sz w:val="24"/>
            <w:szCs w:val="24"/>
          </w:rPr>
          <m:t>R</m:t>
        </m:r>
      </m:oMath>
      <w:r w:rsidR="00606D35">
        <w:rPr>
          <w:rFonts w:ascii="Times New Roman" w:eastAsiaTheme="minorEastAsia" w:hAnsi="Times New Roman" w:cs="Times New Roman"/>
          <w:sz w:val="24"/>
          <w:szCs w:val="24"/>
        </w:rPr>
        <w:t xml:space="preserve"> is the radius of curvature.</w:t>
      </w:r>
      <w:r w:rsidR="003653DA">
        <w:rPr>
          <w:rFonts w:ascii="Times New Roman" w:eastAsiaTheme="minorEastAsia" w:hAnsi="Times New Roman" w:cs="Times New Roman"/>
          <w:sz w:val="24"/>
          <w:szCs w:val="24"/>
        </w:rPr>
        <w:t xml:space="preserve"> The comparison of the strain values calculated using this method with the average of measured strain values showed that the obtained strain values are consistent with each other.</w:t>
      </w:r>
    </w:p>
    <w:p w:rsidR="007F3FB3" w:rsidRDefault="006E03B1" w:rsidP="007F3FB3">
      <w:pPr>
        <w:spacing w:after="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Using the silicone replicas and numerical analysis,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ostby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 was able to create the crack growth resistance curves (curves showing the variation of CTOD with respect </w:t>
      </w:r>
      <w:proofErr w:type="gramStart"/>
      <w:r>
        <w:rPr>
          <w:rFonts w:ascii="Times New Roman" w:hAnsi="Times New Roman" w:cs="Times New Roman"/>
          <w:sz w:val="24"/>
          <w:szCs w:val="24"/>
        </w:rPr>
        <w:t xml:space="preserve">to </w:t>
      </w:r>
      <w:proofErr w:type="gramEnd"/>
      <m:oMath>
        <m:r>
          <m:rPr>
            <m:sty m:val="p"/>
          </m:rPr>
          <w:rPr>
            <w:rFonts w:ascii="Cambria Math" w:hAnsi="Cambria Math" w:cs="Times New Roman"/>
            <w:sz w:val="24"/>
            <w:szCs w:val="24"/>
          </w:rPr>
          <m:t>Δ</m:t>
        </m:r>
        <m:r>
          <w:rPr>
            <w:rFonts w:ascii="Cambria Math" w:hAnsi="Cambria Math" w:cs="Times New Roman"/>
            <w:sz w:val="24"/>
            <w:szCs w:val="24"/>
          </w:rPr>
          <m:t>a</m:t>
        </m:r>
      </m:oMath>
      <w:r>
        <w:rPr>
          <w:rFonts w:ascii="Times New Roman" w:hAnsi="Times New Roman" w:cs="Times New Roman"/>
          <w:sz w:val="24"/>
          <w:szCs w:val="24"/>
        </w:rPr>
        <w:t>) of the full scale tests.</w:t>
      </w:r>
      <w:r w:rsidR="007F3FB3">
        <w:rPr>
          <w:rFonts w:ascii="Times New Roman" w:hAnsi="Times New Roman" w:cs="Times New Roman"/>
          <w:sz w:val="24"/>
          <w:szCs w:val="24"/>
        </w:rPr>
        <w:t xml:space="preserve"> The crack growth resistance curves of the full scale tests were compared to the curves obtained from small scale SENT tests. It was observed that the crack growth resistance curves obtained using these two methods</w:t>
      </w:r>
      <w:r w:rsidR="009F5D2B">
        <w:rPr>
          <w:rFonts w:ascii="Times New Roman" w:hAnsi="Times New Roman" w:cs="Times New Roman"/>
          <w:sz w:val="24"/>
          <w:szCs w:val="24"/>
        </w:rPr>
        <w:t xml:space="preserve"> are</w:t>
      </w:r>
      <w:r w:rsidR="007F3FB3">
        <w:rPr>
          <w:rFonts w:ascii="Times New Roman" w:hAnsi="Times New Roman" w:cs="Times New Roman"/>
          <w:sz w:val="24"/>
          <w:szCs w:val="24"/>
        </w:rPr>
        <w:t xml:space="preserve"> close to each other. This finding also justifies the determination of the tensile strain capacity as the strain at the point where CTOD (or CMOD) reaches the material toughness measured in the small scale tests.</w:t>
      </w:r>
    </w:p>
    <w:p w:rsidR="007F3FB3" w:rsidRDefault="007F3FB3" w:rsidP="007F3FB3">
      <w:pPr>
        <w:keepNext/>
        <w:spacing w:after="0"/>
        <w:jc w:val="center"/>
      </w:pPr>
      <w:r>
        <w:rPr>
          <w:rFonts w:ascii="Times New Roman" w:hAnsi="Times New Roman" w:cs="Times New Roman"/>
          <w:noProof/>
          <w:sz w:val="24"/>
          <w:szCs w:val="24"/>
          <w:lang w:eastAsia="en-CA"/>
        </w:rPr>
        <w:lastRenderedPageBreak/>
        <w:drawing>
          <wp:inline distT="0" distB="0" distL="0" distR="0" wp14:anchorId="4B818410" wp14:editId="42B44329">
            <wp:extent cx="4550400" cy="3290400"/>
            <wp:effectExtent l="0" t="0" r="317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OD_small_full.JPG"/>
                    <pic:cNvPicPr/>
                  </pic:nvPicPr>
                  <pic:blipFill>
                    <a:blip r:embed="rId15">
                      <a:extLst>
                        <a:ext uri="{28A0092B-C50C-407E-A947-70E740481C1C}">
                          <a14:useLocalDpi xmlns:a14="http://schemas.microsoft.com/office/drawing/2010/main" val="0"/>
                        </a:ext>
                      </a:extLst>
                    </a:blip>
                    <a:stretch>
                      <a:fillRect/>
                    </a:stretch>
                  </pic:blipFill>
                  <pic:spPr>
                    <a:xfrm>
                      <a:off x="0" y="0"/>
                      <a:ext cx="4550400" cy="3290400"/>
                    </a:xfrm>
                    <a:prstGeom prst="rect">
                      <a:avLst/>
                    </a:prstGeom>
                  </pic:spPr>
                </pic:pic>
              </a:graphicData>
            </a:graphic>
          </wp:inline>
        </w:drawing>
      </w:r>
    </w:p>
    <w:p w:rsidR="00256FBA" w:rsidRPr="006D2CD8" w:rsidRDefault="007F3FB3" w:rsidP="006D2CD8">
      <w:pPr>
        <w:pStyle w:val="Caption"/>
        <w:jc w:val="center"/>
        <w:rPr>
          <w:rFonts w:ascii="Times New Roman" w:hAnsi="Times New Roman" w:cs="Times New Roman"/>
          <w:color w:val="auto"/>
          <w:sz w:val="24"/>
          <w:szCs w:val="24"/>
        </w:rPr>
      </w:pPr>
      <w:r w:rsidRPr="007F3FB3">
        <w:rPr>
          <w:rFonts w:ascii="Times New Roman" w:hAnsi="Times New Roman" w:cs="Times New Roman"/>
          <w:color w:val="auto"/>
          <w:sz w:val="24"/>
          <w:szCs w:val="24"/>
        </w:rPr>
        <w:t xml:space="preserve">Figure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SEQ Figure \* ARABIC </w:instrText>
      </w:r>
      <w:r w:rsidRPr="007F3FB3">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7</w:t>
      </w:r>
      <w:r w:rsidRPr="007F3FB3">
        <w:rPr>
          <w:rFonts w:ascii="Times New Roman" w:hAnsi="Times New Roman" w:cs="Times New Roman"/>
          <w:color w:val="auto"/>
          <w:sz w:val="24"/>
          <w:szCs w:val="24"/>
        </w:rPr>
        <w:fldChar w:fldCharType="end"/>
      </w:r>
      <w:r w:rsidRPr="007F3FB3">
        <w:rPr>
          <w:rFonts w:ascii="Times New Roman" w:hAnsi="Times New Roman" w:cs="Times New Roman"/>
          <w:color w:val="auto"/>
          <w:sz w:val="24"/>
          <w:szCs w:val="24"/>
        </w:rPr>
        <w:t xml:space="preserve">: Comparison of the crack growth resistance curves from small scale (SENT) and </w:t>
      </w:r>
      <w:commentRangeStart w:id="87"/>
      <w:r w:rsidRPr="007F3FB3">
        <w:rPr>
          <w:rFonts w:ascii="Times New Roman" w:hAnsi="Times New Roman" w:cs="Times New Roman"/>
          <w:color w:val="auto"/>
          <w:sz w:val="24"/>
          <w:szCs w:val="24"/>
        </w:rPr>
        <w:t>full</w:t>
      </w:r>
      <w:commentRangeEnd w:id="87"/>
      <w:r w:rsidR="007457EC">
        <w:rPr>
          <w:rStyle w:val="CommentReference"/>
          <w:b w:val="0"/>
          <w:bCs w:val="0"/>
          <w:color w:val="auto"/>
        </w:rPr>
        <w:commentReference w:id="87"/>
      </w:r>
      <w:r w:rsidRPr="007F3FB3">
        <w:rPr>
          <w:rFonts w:ascii="Times New Roman" w:hAnsi="Times New Roman" w:cs="Times New Roman"/>
          <w:color w:val="auto"/>
          <w:sz w:val="24"/>
          <w:szCs w:val="24"/>
        </w:rPr>
        <w:t xml:space="preserve"> scale tests</w:t>
      </w:r>
      <w:r>
        <w:rPr>
          <w:rFonts w:ascii="Times New Roman" w:hAnsi="Times New Roman" w:cs="Times New Roman"/>
          <w:color w:val="auto"/>
          <w:sz w:val="24"/>
          <w:szCs w:val="24"/>
        </w:rPr>
        <w:t xml:space="preserve"> </w:t>
      </w:r>
      <w:r w:rsidRPr="007F3FB3">
        <w:rPr>
          <w:rFonts w:ascii="Times New Roman" w:hAnsi="Times New Roman" w:cs="Times New Roman"/>
          <w:color w:val="auto"/>
          <w:sz w:val="24"/>
          <w:szCs w:val="24"/>
        </w:rPr>
        <w:fldChar w:fldCharType="begin"/>
      </w:r>
      <w:r w:rsidRPr="007F3FB3">
        <w:rPr>
          <w:rFonts w:ascii="Times New Roman" w:hAnsi="Times New Roman" w:cs="Times New Roman"/>
          <w:color w:val="auto"/>
          <w:sz w:val="24"/>
          <w:szCs w:val="24"/>
        </w:rPr>
        <w:instrText xml:space="preserve"> REF ostby \h </w:instrText>
      </w:r>
      <w:r w:rsidRPr="007F3FB3">
        <w:rPr>
          <w:rFonts w:ascii="Times New Roman" w:hAnsi="Times New Roman" w:cs="Times New Roman"/>
          <w:color w:val="auto"/>
          <w:sz w:val="24"/>
          <w:szCs w:val="24"/>
        </w:rPr>
      </w:r>
      <w:r w:rsidRPr="007F3FB3">
        <w:rPr>
          <w:rFonts w:ascii="Times New Roman" w:hAnsi="Times New Roman" w:cs="Times New Roman"/>
          <w:color w:val="auto"/>
          <w:sz w:val="24"/>
          <w:szCs w:val="24"/>
        </w:rPr>
        <w:fldChar w:fldCharType="separate"/>
      </w:r>
      <w:ins w:id="88" w:author="Samer Adeeb" w:date="2014-07-20T19:44:00Z">
        <w:r w:rsidR="0076245A">
          <w:rPr>
            <w:rFonts w:ascii="Times New Roman" w:hAnsi="Times New Roman" w:cs="Times New Roman"/>
            <w:sz w:val="24"/>
            <w:szCs w:val="24"/>
          </w:rPr>
          <w:t>[14]</w:t>
        </w:r>
      </w:ins>
      <w:del w:id="89" w:author="Samer Adeeb" w:date="2014-07-20T19:44:00Z">
        <w:r w:rsidRPr="007F3FB3" w:rsidDel="0076245A">
          <w:rPr>
            <w:rFonts w:ascii="Times New Roman" w:hAnsi="Times New Roman" w:cs="Times New Roman"/>
            <w:color w:val="auto"/>
            <w:sz w:val="24"/>
            <w:szCs w:val="24"/>
          </w:rPr>
          <w:delText>[14]</w:delText>
        </w:r>
      </w:del>
      <w:r w:rsidRPr="007F3FB3">
        <w:rPr>
          <w:rFonts w:ascii="Times New Roman" w:hAnsi="Times New Roman" w:cs="Times New Roman"/>
          <w:color w:val="auto"/>
          <w:sz w:val="24"/>
          <w:szCs w:val="24"/>
        </w:rPr>
        <w:fldChar w:fldCharType="end"/>
      </w:r>
    </w:p>
    <w:p w:rsidR="006D2CD8" w:rsidRDefault="008145FC" w:rsidP="005B010F">
      <w:pPr>
        <w:jc w:val="both"/>
        <w:rPr>
          <w:rFonts w:ascii="Times New Roman" w:hAnsi="Times New Roman" w:cs="Times New Roman"/>
          <w:sz w:val="24"/>
          <w:szCs w:val="24"/>
        </w:rPr>
      </w:pPr>
      <w:proofErr w:type="spellStart"/>
      <w:r>
        <w:rPr>
          <w:rFonts w:ascii="Times New Roman" w:hAnsi="Times New Roman" w:cs="Times New Roman"/>
          <w:sz w:val="24"/>
          <w:szCs w:val="24"/>
        </w:rPr>
        <w:t>Gioielli</w:t>
      </w:r>
      <w:proofErr w:type="spellEnd"/>
      <w:r w:rsidR="006D2CD8">
        <w:rPr>
          <w:rFonts w:ascii="Times New Roman" w:hAnsi="Times New Roman" w:cs="Times New Roman"/>
          <w:sz w:val="24"/>
          <w:szCs w:val="24"/>
        </w:rPr>
        <w:t xml:space="preserve"> et al</w:t>
      </w:r>
      <w:r w:rsidR="004359A1">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gioielli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76245A">
        <w:rPr>
          <w:rFonts w:ascii="Times New Roman" w:hAnsi="Times New Roman" w:cs="Times New Roman"/>
          <w:sz w:val="24"/>
          <w:szCs w:val="24"/>
        </w:rPr>
        <w:t>[15]</w:t>
      </w:r>
      <w:r>
        <w:rPr>
          <w:rFonts w:ascii="Times New Roman" w:hAnsi="Times New Roman" w:cs="Times New Roman"/>
          <w:sz w:val="24"/>
          <w:szCs w:val="24"/>
        </w:rPr>
        <w:fldChar w:fldCharType="end"/>
      </w:r>
      <w:r w:rsidR="00596D20">
        <w:rPr>
          <w:rFonts w:ascii="Times New Roman" w:hAnsi="Times New Roman" w:cs="Times New Roman"/>
          <w:sz w:val="24"/>
          <w:szCs w:val="24"/>
        </w:rPr>
        <w:t xml:space="preserve"> carried out</w:t>
      </w:r>
      <w:r w:rsidR="00332494">
        <w:rPr>
          <w:rFonts w:ascii="Times New Roman" w:hAnsi="Times New Roman" w:cs="Times New Roman"/>
          <w:sz w:val="24"/>
          <w:szCs w:val="24"/>
        </w:rPr>
        <w:t xml:space="preserve"> </w:t>
      </w:r>
      <w:r w:rsidR="00332494">
        <w:rPr>
          <w:rFonts w:ascii="Times New Roman" w:eastAsiaTheme="minorEastAsia" w:hAnsi="Times New Roman" w:cs="Times New Roman"/>
          <w:sz w:val="24"/>
          <w:szCs w:val="24"/>
        </w:rPr>
        <w:t>pressurized and unpressurized</w:t>
      </w:r>
      <w:r w:rsidR="00596D20">
        <w:rPr>
          <w:rFonts w:ascii="Times New Roman" w:hAnsi="Times New Roman" w:cs="Times New Roman"/>
          <w:sz w:val="24"/>
          <w:szCs w:val="24"/>
        </w:rPr>
        <w:t xml:space="preserve"> full scale tests</w:t>
      </w:r>
      <w:r w:rsidR="00F75666">
        <w:rPr>
          <w:rFonts w:ascii="Times New Roman" w:hAnsi="Times New Roman" w:cs="Times New Roman"/>
          <w:sz w:val="24"/>
          <w:szCs w:val="24"/>
        </w:rPr>
        <w:t xml:space="preserve"> with </w:t>
      </w:r>
      <w:r w:rsidR="00651140">
        <w:rPr>
          <w:rFonts w:ascii="Times New Roman" w:hAnsi="Times New Roman" w:cs="Times New Roman"/>
          <w:sz w:val="24"/>
          <w:szCs w:val="24"/>
        </w:rPr>
        <w:t>six</w:t>
      </w:r>
      <w:r w:rsidR="00F75666">
        <w:rPr>
          <w:rFonts w:ascii="Times New Roman" w:hAnsi="Times New Roman" w:cs="Times New Roman"/>
          <w:sz w:val="24"/>
          <w:szCs w:val="24"/>
        </w:rPr>
        <w:t xml:space="preserve"> pipe specimens</w:t>
      </w:r>
      <w:r w:rsidR="00596D20">
        <w:rPr>
          <w:rFonts w:ascii="Times New Roman" w:hAnsi="Times New Roman" w:cs="Times New Roman"/>
          <w:sz w:val="24"/>
          <w:szCs w:val="24"/>
        </w:rPr>
        <w:t xml:space="preserve"> in order to investigate the effect of internal pressure</w:t>
      </w:r>
      <w:r w:rsidR="00651140">
        <w:rPr>
          <w:rFonts w:ascii="Times New Roman" w:hAnsi="Times New Roman" w:cs="Times New Roman"/>
          <w:sz w:val="24"/>
          <w:szCs w:val="24"/>
        </w:rPr>
        <w:t xml:space="preserve"> on the tensile strain capacity of a pipeline</w:t>
      </w:r>
      <w:r w:rsidR="00596D20">
        <w:rPr>
          <w:rFonts w:ascii="Times New Roman" w:hAnsi="Times New Roman" w:cs="Times New Roman"/>
          <w:sz w:val="24"/>
          <w:szCs w:val="24"/>
        </w:rPr>
        <w:t>.</w:t>
      </w:r>
      <w:r w:rsidR="009B43A6">
        <w:rPr>
          <w:rFonts w:ascii="Times New Roman" w:hAnsi="Times New Roman" w:cs="Times New Roman"/>
          <w:sz w:val="24"/>
          <w:szCs w:val="24"/>
        </w:rPr>
        <w:t xml:space="preserve"> The specimens were grouped as three pairs and each pair had a different girth weld strength overmatch ratio. In each pair, one of the specimens was used for a pressurized test and the other one was used for an unpressurized test. </w:t>
      </w:r>
      <w:r w:rsidR="00332494">
        <w:rPr>
          <w:rFonts w:ascii="Times New Roman" w:hAnsi="Times New Roman" w:cs="Times New Roman"/>
          <w:sz w:val="24"/>
          <w:szCs w:val="24"/>
        </w:rPr>
        <w:t>The pressurized specimens had an internal pressure equivalent to 80% SMYS hoop stress and th</w:t>
      </w:r>
      <w:r w:rsidR="00C81B07">
        <w:rPr>
          <w:rFonts w:ascii="Times New Roman" w:hAnsi="Times New Roman" w:cs="Times New Roman"/>
          <w:sz w:val="24"/>
          <w:szCs w:val="24"/>
        </w:rPr>
        <w:t>e unpressurized specimens had a negligible amount of</w:t>
      </w:r>
      <w:r w:rsidR="00332494">
        <w:rPr>
          <w:rFonts w:ascii="Times New Roman" w:hAnsi="Times New Roman" w:cs="Times New Roman"/>
          <w:sz w:val="24"/>
          <w:szCs w:val="24"/>
        </w:rPr>
        <w:t xml:space="preserve"> internal pressure equivalent to 2% SMYS hoop stress</w:t>
      </w:r>
      <w:r w:rsidR="00C81B07">
        <w:rPr>
          <w:rFonts w:ascii="Times New Roman" w:hAnsi="Times New Roman" w:cs="Times New Roman"/>
          <w:sz w:val="24"/>
          <w:szCs w:val="24"/>
        </w:rPr>
        <w:t xml:space="preserve"> which was applied</w:t>
      </w:r>
      <w:r w:rsidR="00332494">
        <w:rPr>
          <w:rFonts w:ascii="Times New Roman" w:hAnsi="Times New Roman" w:cs="Times New Roman"/>
          <w:sz w:val="24"/>
          <w:szCs w:val="24"/>
        </w:rPr>
        <w:t xml:space="preserve"> in order to facilitate the leak detection.</w:t>
      </w:r>
      <w:r w:rsidR="00C81B07">
        <w:rPr>
          <w:rFonts w:ascii="Times New Roman" w:hAnsi="Times New Roman" w:cs="Times New Roman"/>
          <w:sz w:val="24"/>
          <w:szCs w:val="24"/>
        </w:rPr>
        <w:t xml:space="preserve"> The girth weld strength overmatch ratios of the specimen pairs were 0%, 5% and 20%. </w:t>
      </w:r>
      <w:r w:rsidR="00946702">
        <w:rPr>
          <w:rFonts w:ascii="Times New Roman" w:hAnsi="Times New Roman" w:cs="Times New Roman"/>
          <w:sz w:val="24"/>
          <w:szCs w:val="24"/>
        </w:rPr>
        <w:t xml:space="preserve"> All specimens had the steel grade X65, outer diameter of 12.75 inches </w:t>
      </w:r>
      <w:r w:rsidR="00332494">
        <w:rPr>
          <w:rFonts w:ascii="Times New Roman" w:hAnsi="Times New Roman" w:cs="Times New Roman"/>
          <w:sz w:val="24"/>
          <w:szCs w:val="24"/>
        </w:rPr>
        <w:t xml:space="preserve">(325 mm) </w:t>
      </w:r>
      <w:r w:rsidR="00946702">
        <w:rPr>
          <w:rFonts w:ascii="Times New Roman" w:hAnsi="Times New Roman" w:cs="Times New Roman"/>
          <w:sz w:val="24"/>
          <w:szCs w:val="24"/>
        </w:rPr>
        <w:t>and wall thickness of</w:t>
      </w:r>
      <w:r w:rsidR="00332494">
        <w:rPr>
          <w:rFonts w:ascii="Times New Roman" w:hAnsi="Times New Roman" w:cs="Times New Roman"/>
          <w:sz w:val="24"/>
          <w:szCs w:val="24"/>
        </w:rPr>
        <w:t xml:space="preserve"> 0.562 inches</w:t>
      </w:r>
      <w:r w:rsidR="00946702">
        <w:rPr>
          <w:rFonts w:ascii="Times New Roman" w:hAnsi="Times New Roman" w:cs="Times New Roman"/>
          <w:sz w:val="24"/>
          <w:szCs w:val="24"/>
        </w:rPr>
        <w:t xml:space="preserve"> </w:t>
      </w:r>
      <w:r w:rsidR="00332494">
        <w:rPr>
          <w:rFonts w:ascii="Times New Roman" w:hAnsi="Times New Roman" w:cs="Times New Roman"/>
          <w:sz w:val="24"/>
          <w:szCs w:val="24"/>
        </w:rPr>
        <w:t>(</w:t>
      </w:r>
      <w:r w:rsidR="00946702">
        <w:rPr>
          <w:rFonts w:ascii="Times New Roman" w:hAnsi="Times New Roman" w:cs="Times New Roman"/>
          <w:sz w:val="24"/>
          <w:szCs w:val="24"/>
        </w:rPr>
        <w:t>14.3 mm</w:t>
      </w:r>
      <w:r w:rsidR="00332494">
        <w:rPr>
          <w:rFonts w:ascii="Times New Roman" w:hAnsi="Times New Roman" w:cs="Times New Roman"/>
          <w:sz w:val="24"/>
          <w:szCs w:val="24"/>
        </w:rPr>
        <w:t>)</w:t>
      </w:r>
      <w:r w:rsidR="00946702">
        <w:rPr>
          <w:rFonts w:ascii="Times New Roman" w:hAnsi="Times New Roman" w:cs="Times New Roman"/>
          <w:sz w:val="24"/>
          <w:szCs w:val="24"/>
        </w:rPr>
        <w:t xml:space="preserve">. </w:t>
      </w:r>
      <w:r w:rsidR="00FC6E77">
        <w:rPr>
          <w:rFonts w:ascii="Times New Roman" w:hAnsi="Times New Roman" w:cs="Times New Roman"/>
          <w:sz w:val="24"/>
          <w:szCs w:val="24"/>
        </w:rPr>
        <w:t>Surface defects were machined on all specimens using electrical discharge machining</w:t>
      </w:r>
      <w:r w:rsidR="001C0C26">
        <w:rPr>
          <w:rFonts w:ascii="Times New Roman" w:hAnsi="Times New Roman" w:cs="Times New Roman"/>
          <w:sz w:val="24"/>
          <w:szCs w:val="24"/>
        </w:rPr>
        <w:t xml:space="preserve"> (EDM)</w:t>
      </w:r>
      <w:r w:rsidR="00FC6E77">
        <w:rPr>
          <w:rFonts w:ascii="Times New Roman" w:hAnsi="Times New Roman" w:cs="Times New Roman"/>
          <w:sz w:val="24"/>
          <w:szCs w:val="24"/>
        </w:rPr>
        <w:t xml:space="preserve"> with equal crack dimensions of </w:t>
      </w:r>
      <w:r w:rsidR="00A47468">
        <w:rPr>
          <w:rFonts w:ascii="Times New Roman" w:hAnsi="Times New Roman" w:cs="Times New Roman"/>
          <w:sz w:val="24"/>
          <w:szCs w:val="24"/>
        </w:rPr>
        <w:t xml:space="preserve">3 mm depth and 50 mm length. Girth weld flaws were machined at three locations </w:t>
      </w:r>
      <m:oMath>
        <m:sSup>
          <m:sSupPr>
            <m:ctrlPr>
              <w:rPr>
                <w:rFonts w:ascii="Cambria Math" w:hAnsi="Cambria Math" w:cs="Times New Roman"/>
                <w:i/>
                <w:sz w:val="24"/>
                <w:szCs w:val="24"/>
              </w:rPr>
            </m:ctrlPr>
          </m:sSupPr>
          <m:e>
            <m:r>
              <w:rPr>
                <w:rFonts w:ascii="Cambria Math" w:hAnsi="Cambria Math" w:cs="Times New Roman"/>
                <w:sz w:val="24"/>
                <w:szCs w:val="24"/>
              </w:rPr>
              <m:t>120</m:t>
            </m:r>
          </m:e>
          <m:sup>
            <m:r>
              <w:rPr>
                <w:rFonts w:ascii="Cambria Math" w:hAnsi="Cambria Math" w:cs="Times New Roman"/>
                <w:sz w:val="24"/>
                <w:szCs w:val="24"/>
              </w:rPr>
              <m:t>°</m:t>
            </m:r>
          </m:sup>
        </m:sSup>
      </m:oMath>
      <w:r w:rsidR="00A47468">
        <w:rPr>
          <w:rFonts w:ascii="Times New Roman" w:eastAsiaTheme="minorEastAsia" w:hAnsi="Times New Roman" w:cs="Times New Roman"/>
          <w:sz w:val="24"/>
          <w:szCs w:val="24"/>
        </w:rPr>
        <w:t xml:space="preserve"> separated from each other at the girth weld centerline (</w:t>
      </w:r>
      <w:r w:rsidR="00A47468">
        <w:rPr>
          <w:rFonts w:ascii="Times New Roman" w:eastAsiaTheme="minorEastAsia" w:hAnsi="Times New Roman" w:cs="Times New Roman"/>
          <w:sz w:val="24"/>
          <w:szCs w:val="24"/>
        </w:rPr>
        <w:fldChar w:fldCharType="begin"/>
      </w:r>
      <w:r w:rsidR="00A47468">
        <w:rPr>
          <w:rFonts w:ascii="Times New Roman" w:eastAsiaTheme="minorEastAsia" w:hAnsi="Times New Roman" w:cs="Times New Roman"/>
          <w:sz w:val="24"/>
          <w:szCs w:val="24"/>
        </w:rPr>
        <w:instrText xml:space="preserve"> REF _Ref391419996 \h </w:instrText>
      </w:r>
      <w:r w:rsidR="00A47468">
        <w:rPr>
          <w:rFonts w:ascii="Times New Roman" w:eastAsiaTheme="minorEastAsia" w:hAnsi="Times New Roman" w:cs="Times New Roman"/>
          <w:sz w:val="24"/>
          <w:szCs w:val="24"/>
        </w:rPr>
      </w:r>
      <w:r w:rsidR="00A47468">
        <w:rPr>
          <w:rFonts w:ascii="Times New Roman" w:eastAsiaTheme="minorEastAsia" w:hAnsi="Times New Roman" w:cs="Times New Roman"/>
          <w:sz w:val="24"/>
          <w:szCs w:val="24"/>
        </w:rPr>
        <w:fldChar w:fldCharType="separate"/>
      </w:r>
      <w:ins w:id="90" w:author="Samer Adeeb" w:date="2014-07-20T19:44:00Z">
        <w:r w:rsidR="0076245A" w:rsidRPr="00A47468">
          <w:rPr>
            <w:rFonts w:ascii="Times New Roman" w:hAnsi="Times New Roman" w:cs="Times New Roman"/>
            <w:sz w:val="24"/>
            <w:szCs w:val="24"/>
          </w:rPr>
          <w:t xml:space="preserve">Figure </w:t>
        </w:r>
        <w:r w:rsidR="0076245A">
          <w:rPr>
            <w:rFonts w:ascii="Times New Roman" w:hAnsi="Times New Roman" w:cs="Times New Roman"/>
            <w:noProof/>
            <w:sz w:val="24"/>
            <w:szCs w:val="24"/>
          </w:rPr>
          <w:t>8</w:t>
        </w:r>
      </w:ins>
      <w:del w:id="91" w:author="Samer Adeeb" w:date="2014-07-20T19:44:00Z">
        <w:r w:rsidR="00A47468" w:rsidRPr="00A47468" w:rsidDel="0076245A">
          <w:rPr>
            <w:rFonts w:ascii="Times New Roman" w:hAnsi="Times New Roman" w:cs="Times New Roman"/>
            <w:sz w:val="24"/>
            <w:szCs w:val="24"/>
          </w:rPr>
          <w:delText xml:space="preserve">Figure </w:delText>
        </w:r>
        <w:r w:rsidR="00A47468" w:rsidRPr="00A47468" w:rsidDel="0076245A">
          <w:rPr>
            <w:rFonts w:ascii="Times New Roman" w:hAnsi="Times New Roman" w:cs="Times New Roman"/>
            <w:noProof/>
            <w:sz w:val="24"/>
            <w:szCs w:val="24"/>
          </w:rPr>
          <w:delText>8</w:delText>
        </w:r>
      </w:del>
      <w:r w:rsidR="00A47468">
        <w:rPr>
          <w:rFonts w:ascii="Times New Roman" w:eastAsiaTheme="minorEastAsia" w:hAnsi="Times New Roman" w:cs="Times New Roman"/>
          <w:sz w:val="24"/>
          <w:szCs w:val="24"/>
        </w:rPr>
        <w:fldChar w:fldCharType="end"/>
      </w:r>
      <w:r w:rsidR="00A47468">
        <w:rPr>
          <w:rFonts w:ascii="Times New Roman" w:eastAsiaTheme="minorEastAsia" w:hAnsi="Times New Roman" w:cs="Times New Roman"/>
          <w:sz w:val="24"/>
          <w:szCs w:val="24"/>
        </w:rPr>
        <w:t>).</w:t>
      </w:r>
      <w:r w:rsidR="00F734FB">
        <w:rPr>
          <w:rFonts w:ascii="Times New Roman" w:eastAsiaTheme="minorEastAsia" w:hAnsi="Times New Roman" w:cs="Times New Roman"/>
          <w:sz w:val="24"/>
          <w:szCs w:val="24"/>
        </w:rPr>
        <w:t xml:space="preserve"> </w:t>
      </w:r>
      <w:r w:rsidR="00B53C8F">
        <w:rPr>
          <w:rFonts w:ascii="Times New Roman" w:eastAsiaTheme="minorEastAsia" w:hAnsi="Times New Roman" w:cs="Times New Roman"/>
          <w:sz w:val="24"/>
          <w:szCs w:val="24"/>
        </w:rPr>
        <w:t>The data collected in these experi</w:t>
      </w:r>
      <w:r w:rsidR="003A60DB">
        <w:rPr>
          <w:rFonts w:ascii="Times New Roman" w:eastAsiaTheme="minorEastAsia" w:hAnsi="Times New Roman" w:cs="Times New Roman"/>
          <w:sz w:val="24"/>
          <w:szCs w:val="24"/>
        </w:rPr>
        <w:t xml:space="preserve">ments consists of the axial tensile load applied on the specimens, </w:t>
      </w:r>
      <w:r w:rsidR="00B53C8F">
        <w:rPr>
          <w:rFonts w:ascii="Times New Roman" w:eastAsiaTheme="minorEastAsia" w:hAnsi="Times New Roman" w:cs="Times New Roman"/>
          <w:sz w:val="24"/>
          <w:szCs w:val="24"/>
        </w:rPr>
        <w:t>the overall elongation of the pipe due to axial loading, local strain measurements in longitudinal and hoop directions, crack mouth opening displacement (CMOD) and the internal pressure. The overall pipe elongation was measured using linear variable displacement transducers (LVDT). For the local strain measurement</w:t>
      </w:r>
      <w:r w:rsidR="00332494">
        <w:rPr>
          <w:rFonts w:ascii="Times New Roman" w:eastAsiaTheme="minorEastAsia" w:hAnsi="Times New Roman" w:cs="Times New Roman"/>
          <w:sz w:val="24"/>
          <w:szCs w:val="24"/>
        </w:rPr>
        <w:t>s</w:t>
      </w:r>
      <w:r w:rsidR="00B53C8F">
        <w:rPr>
          <w:rFonts w:ascii="Times New Roman" w:eastAsiaTheme="minorEastAsia" w:hAnsi="Times New Roman" w:cs="Times New Roman"/>
          <w:sz w:val="24"/>
          <w:szCs w:val="24"/>
        </w:rPr>
        <w:t xml:space="preserve"> biaxial strain gauges were used at multiple locations on the pipe surface. The CMOD</w:t>
      </w:r>
      <w:r w:rsidR="000C1060">
        <w:rPr>
          <w:rFonts w:ascii="Times New Roman" w:eastAsiaTheme="minorEastAsia" w:hAnsi="Times New Roman" w:cs="Times New Roman"/>
          <w:sz w:val="24"/>
          <w:szCs w:val="24"/>
        </w:rPr>
        <w:t xml:space="preserve"> was measured using clip gauges.</w:t>
      </w:r>
      <w:r w:rsidR="00B53C8F">
        <w:rPr>
          <w:rFonts w:ascii="Times New Roman" w:eastAsiaTheme="minorEastAsia" w:hAnsi="Times New Roman" w:cs="Times New Roman"/>
          <w:sz w:val="24"/>
          <w:szCs w:val="24"/>
        </w:rPr>
        <w:t xml:space="preserve"> </w:t>
      </w:r>
      <w:r w:rsidR="00E92613">
        <w:rPr>
          <w:rFonts w:ascii="Times New Roman" w:eastAsiaTheme="minorEastAsia" w:hAnsi="Times New Roman" w:cs="Times New Roman"/>
          <w:sz w:val="24"/>
          <w:szCs w:val="24"/>
        </w:rPr>
        <w:t xml:space="preserve">Acoustic emission monitoring was used to determine the point at which the ductile tearing of the crack initiated. </w:t>
      </w:r>
      <w:r w:rsidR="00F734FB">
        <w:rPr>
          <w:rFonts w:ascii="Times New Roman" w:eastAsiaTheme="minorEastAsia" w:hAnsi="Times New Roman" w:cs="Times New Roman"/>
          <w:sz w:val="24"/>
          <w:szCs w:val="24"/>
        </w:rPr>
        <w:t>The tensile strain capacities in these experiments were measured by dividing the total LVDT displacement at the moment of failure by the initial LVDT length.</w:t>
      </w:r>
      <w:r w:rsidR="00910905">
        <w:rPr>
          <w:rFonts w:ascii="Times New Roman" w:eastAsiaTheme="minorEastAsia" w:hAnsi="Times New Roman" w:cs="Times New Roman"/>
          <w:sz w:val="24"/>
          <w:szCs w:val="24"/>
        </w:rPr>
        <w:t xml:space="preserve"> In the tests where the pipe failed away from the weld the </w:t>
      </w:r>
      <w:r w:rsidR="00910905">
        <w:rPr>
          <w:rFonts w:ascii="Times New Roman" w:eastAsiaTheme="minorEastAsia" w:hAnsi="Times New Roman" w:cs="Times New Roman"/>
          <w:sz w:val="24"/>
          <w:szCs w:val="24"/>
        </w:rPr>
        <w:lastRenderedPageBreak/>
        <w:t>tensile strain capacity was defined as the strain value at the point of maximum applied axial load.</w:t>
      </w:r>
      <w:r w:rsidR="00332494">
        <w:rPr>
          <w:rFonts w:ascii="Times New Roman" w:eastAsiaTheme="minorEastAsia" w:hAnsi="Times New Roman" w:cs="Times New Roman"/>
          <w:sz w:val="24"/>
          <w:szCs w:val="24"/>
        </w:rPr>
        <w:t xml:space="preserve"> </w:t>
      </w:r>
      <w:r w:rsidR="003143C4">
        <w:rPr>
          <w:rFonts w:ascii="Times New Roman" w:eastAsiaTheme="minorEastAsia" w:hAnsi="Times New Roman" w:cs="Times New Roman"/>
          <w:sz w:val="24"/>
          <w:szCs w:val="24"/>
        </w:rPr>
        <w:t>The test pairs with 0%</w:t>
      </w:r>
      <w:r w:rsidR="00E92613">
        <w:rPr>
          <w:rFonts w:ascii="Times New Roman" w:eastAsiaTheme="minorEastAsia" w:hAnsi="Times New Roman" w:cs="Times New Roman"/>
          <w:sz w:val="24"/>
          <w:szCs w:val="24"/>
        </w:rPr>
        <w:t xml:space="preserve"> and 5% strength overmatch</w:t>
      </w:r>
      <w:r w:rsidR="003143C4">
        <w:rPr>
          <w:rFonts w:ascii="Times New Roman" w:eastAsiaTheme="minorEastAsia" w:hAnsi="Times New Roman" w:cs="Times New Roman"/>
          <w:sz w:val="24"/>
          <w:szCs w:val="24"/>
        </w:rPr>
        <w:t xml:space="preserve"> exhibited tensile strain capacity decreases of 44% and 47% respectively due to internal pressure.</w:t>
      </w:r>
      <w:r w:rsidR="00E92613">
        <w:rPr>
          <w:rFonts w:ascii="Times New Roman" w:eastAsiaTheme="minorEastAsia" w:hAnsi="Times New Roman" w:cs="Times New Roman"/>
          <w:sz w:val="24"/>
          <w:szCs w:val="24"/>
        </w:rPr>
        <w:t xml:space="preserve"> In the tests with 20% strength overmatch</w:t>
      </w:r>
      <w:r w:rsidR="00465B8F">
        <w:rPr>
          <w:rFonts w:ascii="Times New Roman" w:eastAsiaTheme="minorEastAsia" w:hAnsi="Times New Roman" w:cs="Times New Roman"/>
          <w:sz w:val="24"/>
          <w:szCs w:val="24"/>
        </w:rPr>
        <w:t xml:space="preserve"> the fail</w:t>
      </w:r>
      <w:ins w:id="92" w:author="Samer Adeeb" w:date="2014-07-20T19:38:00Z">
        <w:r w:rsidR="007457EC">
          <w:rPr>
            <w:rFonts w:ascii="Times New Roman" w:eastAsiaTheme="minorEastAsia" w:hAnsi="Times New Roman" w:cs="Times New Roman"/>
            <w:sz w:val="24"/>
            <w:szCs w:val="24"/>
          </w:rPr>
          <w:t>u</w:t>
        </w:r>
      </w:ins>
      <w:r w:rsidR="00465B8F">
        <w:rPr>
          <w:rFonts w:ascii="Times New Roman" w:eastAsiaTheme="minorEastAsia" w:hAnsi="Times New Roman" w:cs="Times New Roman"/>
          <w:sz w:val="24"/>
          <w:szCs w:val="24"/>
        </w:rPr>
        <w:t>re occurred away from the girth weld and</w:t>
      </w:r>
      <w:r w:rsidR="00E92613">
        <w:rPr>
          <w:rFonts w:ascii="Times New Roman" w:eastAsiaTheme="minorEastAsia" w:hAnsi="Times New Roman" w:cs="Times New Roman"/>
          <w:sz w:val="24"/>
          <w:szCs w:val="24"/>
        </w:rPr>
        <w:t xml:space="preserve"> the decrease of the tensile strain capacity d</w:t>
      </w:r>
      <w:r w:rsidR="00465B8F">
        <w:rPr>
          <w:rFonts w:ascii="Times New Roman" w:eastAsiaTheme="minorEastAsia" w:hAnsi="Times New Roman" w:cs="Times New Roman"/>
          <w:sz w:val="24"/>
          <w:szCs w:val="24"/>
        </w:rPr>
        <w:t>ue to internal pressure was 16%.</w:t>
      </w:r>
      <w:r w:rsidR="00915851">
        <w:rPr>
          <w:rFonts w:ascii="Times New Roman" w:eastAsiaTheme="minorEastAsia" w:hAnsi="Times New Roman" w:cs="Times New Roman"/>
          <w:sz w:val="24"/>
          <w:szCs w:val="24"/>
        </w:rPr>
        <w:t xml:space="preserve"> The tensile strain capacities observed in this study are listed in</w:t>
      </w:r>
      <w:r w:rsidR="00EE7146">
        <w:rPr>
          <w:rFonts w:ascii="Times New Roman" w:eastAsiaTheme="minorEastAsia" w:hAnsi="Times New Roman" w:cs="Times New Roman"/>
          <w:sz w:val="24"/>
          <w:szCs w:val="24"/>
        </w:rPr>
        <w:t xml:space="preserve"> </w:t>
      </w:r>
      <w:r w:rsidR="00EE7146">
        <w:rPr>
          <w:rFonts w:ascii="Times New Roman" w:eastAsiaTheme="minorEastAsia" w:hAnsi="Times New Roman" w:cs="Times New Roman"/>
          <w:sz w:val="24"/>
          <w:szCs w:val="24"/>
        </w:rPr>
        <w:fldChar w:fldCharType="begin"/>
      </w:r>
      <w:r w:rsidR="00EE7146">
        <w:rPr>
          <w:rFonts w:ascii="Times New Roman" w:eastAsiaTheme="minorEastAsia" w:hAnsi="Times New Roman" w:cs="Times New Roman"/>
          <w:sz w:val="24"/>
          <w:szCs w:val="24"/>
        </w:rPr>
        <w:instrText xml:space="preserve"> REF _Ref391425656 \h </w:instrText>
      </w:r>
      <w:r w:rsidR="00EE7146">
        <w:rPr>
          <w:rFonts w:ascii="Times New Roman" w:eastAsiaTheme="minorEastAsia" w:hAnsi="Times New Roman" w:cs="Times New Roman"/>
          <w:sz w:val="24"/>
          <w:szCs w:val="24"/>
        </w:rPr>
      </w:r>
      <w:r w:rsidR="00EE7146">
        <w:rPr>
          <w:rFonts w:ascii="Times New Roman" w:eastAsiaTheme="minorEastAsia" w:hAnsi="Times New Roman" w:cs="Times New Roman"/>
          <w:sz w:val="24"/>
          <w:szCs w:val="24"/>
        </w:rPr>
        <w:fldChar w:fldCharType="separate"/>
      </w:r>
      <w:ins w:id="93" w:author="Samer Adeeb" w:date="2014-07-20T19:44:00Z">
        <w:r w:rsidR="0076245A" w:rsidRPr="005A64C9">
          <w:rPr>
            <w:rFonts w:ascii="Times New Roman" w:hAnsi="Times New Roman" w:cs="Times New Roman"/>
            <w:sz w:val="24"/>
            <w:szCs w:val="24"/>
          </w:rPr>
          <w:t xml:space="preserve">Table </w:t>
        </w:r>
        <w:r w:rsidR="0076245A">
          <w:rPr>
            <w:rFonts w:ascii="Times New Roman" w:hAnsi="Times New Roman" w:cs="Times New Roman"/>
            <w:noProof/>
            <w:sz w:val="24"/>
            <w:szCs w:val="24"/>
          </w:rPr>
          <w:t>1</w:t>
        </w:r>
      </w:ins>
      <w:del w:id="94" w:author="Samer Adeeb" w:date="2014-07-20T19:44:00Z">
        <w:r w:rsidR="00EE7146" w:rsidRPr="005A64C9" w:rsidDel="0076245A">
          <w:rPr>
            <w:rFonts w:ascii="Times New Roman" w:hAnsi="Times New Roman" w:cs="Times New Roman"/>
            <w:sz w:val="24"/>
            <w:szCs w:val="24"/>
          </w:rPr>
          <w:delText xml:space="preserve">Table </w:delText>
        </w:r>
        <w:r w:rsidR="00EE7146" w:rsidRPr="005A64C9" w:rsidDel="0076245A">
          <w:rPr>
            <w:rFonts w:ascii="Times New Roman" w:hAnsi="Times New Roman" w:cs="Times New Roman"/>
            <w:noProof/>
            <w:sz w:val="24"/>
            <w:szCs w:val="24"/>
          </w:rPr>
          <w:delText>1</w:delText>
        </w:r>
      </w:del>
      <w:r w:rsidR="00EE7146">
        <w:rPr>
          <w:rFonts w:ascii="Times New Roman" w:eastAsiaTheme="minorEastAsia" w:hAnsi="Times New Roman" w:cs="Times New Roman"/>
          <w:sz w:val="24"/>
          <w:szCs w:val="24"/>
        </w:rPr>
        <w:fldChar w:fldCharType="end"/>
      </w:r>
      <w:r w:rsidR="00EE7146">
        <w:rPr>
          <w:rFonts w:ascii="Times New Roman" w:eastAsiaTheme="minorEastAsia" w:hAnsi="Times New Roman" w:cs="Times New Roman"/>
          <w:sz w:val="24"/>
          <w:szCs w:val="24"/>
        </w:rPr>
        <w:t>.</w:t>
      </w:r>
      <w:r w:rsidR="00915851">
        <w:rPr>
          <w:rFonts w:ascii="Times New Roman" w:eastAsiaTheme="minorEastAsia" w:hAnsi="Times New Roman" w:cs="Times New Roman"/>
          <w:sz w:val="24"/>
          <w:szCs w:val="24"/>
        </w:rPr>
        <w:t xml:space="preserve"> It was concluded that increasing girth weld strength overmatch ratio leads to a transition of the failure mode from ductile tearing at the girth weld flaw to plastic collapse away from the girth weld.</w:t>
      </w:r>
    </w:p>
    <w:p w:rsidR="00A47468" w:rsidRDefault="00A47468" w:rsidP="00A47468">
      <w:pPr>
        <w:keepNext/>
        <w:jc w:val="center"/>
      </w:pPr>
      <w:r>
        <w:rPr>
          <w:rFonts w:ascii="Times New Roman" w:hAnsi="Times New Roman" w:cs="Times New Roman"/>
          <w:noProof/>
          <w:sz w:val="24"/>
          <w:szCs w:val="24"/>
          <w:lang w:eastAsia="en-CA"/>
        </w:rPr>
        <w:drawing>
          <wp:inline distT="0" distB="0" distL="0" distR="0" wp14:anchorId="18816492" wp14:editId="36FC055D">
            <wp:extent cx="4406400" cy="2988000"/>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Notches.JPG"/>
                    <pic:cNvPicPr/>
                  </pic:nvPicPr>
                  <pic:blipFill>
                    <a:blip r:embed="rId16">
                      <a:extLst>
                        <a:ext uri="{28A0092B-C50C-407E-A947-70E740481C1C}">
                          <a14:useLocalDpi xmlns:a14="http://schemas.microsoft.com/office/drawing/2010/main" val="0"/>
                        </a:ext>
                      </a:extLst>
                    </a:blip>
                    <a:stretch>
                      <a:fillRect/>
                    </a:stretch>
                  </pic:blipFill>
                  <pic:spPr>
                    <a:xfrm>
                      <a:off x="0" y="0"/>
                      <a:ext cx="4406400" cy="2988000"/>
                    </a:xfrm>
                    <a:prstGeom prst="rect">
                      <a:avLst/>
                    </a:prstGeom>
                  </pic:spPr>
                </pic:pic>
              </a:graphicData>
            </a:graphic>
          </wp:inline>
        </w:drawing>
      </w:r>
    </w:p>
    <w:p w:rsidR="00A47468" w:rsidRPr="00A47468" w:rsidRDefault="00A47468" w:rsidP="00A47468">
      <w:pPr>
        <w:pStyle w:val="Caption"/>
        <w:jc w:val="center"/>
        <w:rPr>
          <w:rFonts w:ascii="Times New Roman" w:hAnsi="Times New Roman" w:cs="Times New Roman"/>
          <w:color w:val="auto"/>
          <w:sz w:val="24"/>
          <w:szCs w:val="24"/>
        </w:rPr>
      </w:pPr>
      <w:bookmarkStart w:id="95" w:name="_Ref391419996"/>
      <w:r w:rsidRPr="00A47468">
        <w:rPr>
          <w:rFonts w:ascii="Times New Roman" w:hAnsi="Times New Roman" w:cs="Times New Roman"/>
          <w:color w:val="auto"/>
          <w:sz w:val="24"/>
          <w:szCs w:val="24"/>
        </w:rPr>
        <w:t xml:space="preserve">Figure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SEQ Figure \* ARABIC </w:instrText>
      </w:r>
      <w:r w:rsidRPr="00A47468">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8</w:t>
      </w:r>
      <w:r w:rsidRPr="00A47468">
        <w:rPr>
          <w:rFonts w:ascii="Times New Roman" w:hAnsi="Times New Roman" w:cs="Times New Roman"/>
          <w:color w:val="auto"/>
          <w:sz w:val="24"/>
          <w:szCs w:val="24"/>
        </w:rPr>
        <w:fldChar w:fldCharType="end"/>
      </w:r>
      <w:bookmarkEnd w:id="95"/>
      <w:r>
        <w:rPr>
          <w:rFonts w:ascii="Times New Roman" w:hAnsi="Times New Roman" w:cs="Times New Roman"/>
          <w:color w:val="auto"/>
          <w:sz w:val="24"/>
          <w:szCs w:val="24"/>
        </w:rPr>
        <w:t>: Pl</w:t>
      </w:r>
      <w:r w:rsidRPr="00A47468">
        <w:rPr>
          <w:rFonts w:ascii="Times New Roman" w:hAnsi="Times New Roman" w:cs="Times New Roman"/>
          <w:color w:val="auto"/>
          <w:sz w:val="24"/>
          <w:szCs w:val="24"/>
        </w:rPr>
        <w:t xml:space="preserve">acement of girth weld flaws </w:t>
      </w:r>
      <w:r w:rsidRPr="00A47468">
        <w:rPr>
          <w:rFonts w:ascii="Times New Roman" w:hAnsi="Times New Roman" w:cs="Times New Roman"/>
          <w:color w:val="auto"/>
          <w:sz w:val="24"/>
          <w:szCs w:val="24"/>
        </w:rPr>
        <w:fldChar w:fldCharType="begin"/>
      </w:r>
      <w:r w:rsidRPr="00A47468">
        <w:rPr>
          <w:rFonts w:ascii="Times New Roman" w:hAnsi="Times New Roman" w:cs="Times New Roman"/>
          <w:color w:val="auto"/>
          <w:sz w:val="24"/>
          <w:szCs w:val="24"/>
        </w:rPr>
        <w:instrText xml:space="preserve"> REF gioielli \h </w:instrText>
      </w:r>
      <w:r w:rsidRPr="00A47468">
        <w:rPr>
          <w:rFonts w:ascii="Times New Roman" w:hAnsi="Times New Roman" w:cs="Times New Roman"/>
          <w:color w:val="auto"/>
          <w:sz w:val="24"/>
          <w:szCs w:val="24"/>
        </w:rPr>
      </w:r>
      <w:r w:rsidRPr="00A47468">
        <w:rPr>
          <w:rFonts w:ascii="Times New Roman" w:hAnsi="Times New Roman" w:cs="Times New Roman"/>
          <w:color w:val="auto"/>
          <w:sz w:val="24"/>
          <w:szCs w:val="24"/>
        </w:rPr>
        <w:fldChar w:fldCharType="separate"/>
      </w:r>
      <w:ins w:id="96" w:author="Samer Adeeb" w:date="2014-07-20T19:44:00Z">
        <w:r w:rsidR="0076245A">
          <w:rPr>
            <w:rFonts w:ascii="Times New Roman" w:hAnsi="Times New Roman" w:cs="Times New Roman"/>
            <w:sz w:val="24"/>
            <w:szCs w:val="24"/>
          </w:rPr>
          <w:t>[15]</w:t>
        </w:r>
      </w:ins>
      <w:del w:id="97" w:author="Samer Adeeb" w:date="2014-07-20T19:44:00Z">
        <w:r w:rsidRPr="00A47468" w:rsidDel="0076245A">
          <w:rPr>
            <w:rFonts w:ascii="Times New Roman" w:hAnsi="Times New Roman" w:cs="Times New Roman"/>
            <w:color w:val="auto"/>
            <w:sz w:val="24"/>
            <w:szCs w:val="24"/>
          </w:rPr>
          <w:delText>[15]</w:delText>
        </w:r>
      </w:del>
      <w:r w:rsidRPr="00A47468">
        <w:rPr>
          <w:rFonts w:ascii="Times New Roman" w:hAnsi="Times New Roman" w:cs="Times New Roman"/>
          <w:color w:val="auto"/>
          <w:sz w:val="24"/>
          <w:szCs w:val="24"/>
        </w:rPr>
        <w:fldChar w:fldCharType="end"/>
      </w:r>
    </w:p>
    <w:p w:rsidR="005A64C9" w:rsidRPr="005A64C9" w:rsidRDefault="005A64C9" w:rsidP="005A64C9">
      <w:pPr>
        <w:pStyle w:val="Caption"/>
        <w:keepNext/>
        <w:jc w:val="center"/>
        <w:rPr>
          <w:rFonts w:ascii="Times New Roman" w:hAnsi="Times New Roman" w:cs="Times New Roman"/>
          <w:color w:val="auto"/>
          <w:sz w:val="24"/>
          <w:szCs w:val="24"/>
        </w:rPr>
      </w:pPr>
      <w:bookmarkStart w:id="98" w:name="_Ref391425656"/>
      <w:r w:rsidRPr="005A64C9">
        <w:rPr>
          <w:rFonts w:ascii="Times New Roman" w:hAnsi="Times New Roman" w:cs="Times New Roman"/>
          <w:color w:val="auto"/>
          <w:sz w:val="24"/>
          <w:szCs w:val="24"/>
        </w:rPr>
        <w:t xml:space="preserve">Table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SEQ Table \* ARABIC </w:instrText>
      </w:r>
      <w:r w:rsidRPr="005A64C9">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w:t>
      </w:r>
      <w:r w:rsidRPr="005A64C9">
        <w:rPr>
          <w:rFonts w:ascii="Times New Roman" w:hAnsi="Times New Roman" w:cs="Times New Roman"/>
          <w:color w:val="auto"/>
          <w:sz w:val="24"/>
          <w:szCs w:val="24"/>
        </w:rPr>
        <w:fldChar w:fldCharType="end"/>
      </w:r>
      <w:bookmarkEnd w:id="98"/>
      <w:r w:rsidRPr="005A64C9">
        <w:rPr>
          <w:rFonts w:ascii="Times New Roman" w:hAnsi="Times New Roman" w:cs="Times New Roman"/>
          <w:color w:val="auto"/>
          <w:sz w:val="24"/>
          <w:szCs w:val="24"/>
        </w:rPr>
        <w:t>: Measured Tensile Strain Capacities</w:t>
      </w:r>
      <w:r>
        <w:rPr>
          <w:rFonts w:ascii="Times New Roman" w:hAnsi="Times New Roman" w:cs="Times New Roman"/>
          <w:color w:val="auto"/>
          <w:sz w:val="24"/>
          <w:szCs w:val="24"/>
        </w:rPr>
        <w:t xml:space="preserve"> </w:t>
      </w:r>
      <w:r w:rsidRPr="005A64C9">
        <w:rPr>
          <w:rFonts w:ascii="Times New Roman" w:hAnsi="Times New Roman" w:cs="Times New Roman"/>
          <w:color w:val="auto"/>
          <w:sz w:val="24"/>
          <w:szCs w:val="24"/>
        </w:rPr>
        <w:fldChar w:fldCharType="begin"/>
      </w:r>
      <w:r w:rsidRPr="005A64C9">
        <w:rPr>
          <w:rFonts w:ascii="Times New Roman" w:hAnsi="Times New Roman" w:cs="Times New Roman"/>
          <w:color w:val="auto"/>
          <w:sz w:val="24"/>
          <w:szCs w:val="24"/>
        </w:rPr>
        <w:instrText xml:space="preserve"> REF gioielli \h </w:instrText>
      </w:r>
      <w:r w:rsidRPr="005A64C9">
        <w:rPr>
          <w:rFonts w:ascii="Times New Roman" w:hAnsi="Times New Roman" w:cs="Times New Roman"/>
          <w:color w:val="auto"/>
          <w:sz w:val="24"/>
          <w:szCs w:val="24"/>
        </w:rPr>
      </w:r>
      <w:r w:rsidRPr="005A64C9">
        <w:rPr>
          <w:rFonts w:ascii="Times New Roman" w:hAnsi="Times New Roman" w:cs="Times New Roman"/>
          <w:color w:val="auto"/>
          <w:sz w:val="24"/>
          <w:szCs w:val="24"/>
        </w:rPr>
        <w:fldChar w:fldCharType="separate"/>
      </w:r>
      <w:ins w:id="99" w:author="Samer Adeeb" w:date="2014-07-20T19:44:00Z">
        <w:r w:rsidR="0076245A">
          <w:rPr>
            <w:rFonts w:ascii="Times New Roman" w:hAnsi="Times New Roman" w:cs="Times New Roman"/>
            <w:sz w:val="24"/>
            <w:szCs w:val="24"/>
          </w:rPr>
          <w:t>[15]</w:t>
        </w:r>
      </w:ins>
      <w:del w:id="100" w:author="Samer Adeeb" w:date="2014-07-20T19:44:00Z">
        <w:r w:rsidRPr="005A64C9" w:rsidDel="0076245A">
          <w:rPr>
            <w:rFonts w:ascii="Times New Roman" w:hAnsi="Times New Roman" w:cs="Times New Roman"/>
            <w:color w:val="auto"/>
            <w:sz w:val="24"/>
            <w:szCs w:val="24"/>
          </w:rPr>
          <w:delText>[15]</w:delText>
        </w:r>
      </w:del>
      <w:r w:rsidRPr="005A64C9">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915"/>
        <w:gridCol w:w="1915"/>
        <w:gridCol w:w="1915"/>
        <w:gridCol w:w="1915"/>
      </w:tblGrid>
      <w:tr w:rsidR="00915851" w:rsidTr="00915851">
        <w:trPr>
          <w:jc w:val="center"/>
        </w:trPr>
        <w:tc>
          <w:tcPr>
            <w:tcW w:w="1915" w:type="dxa"/>
            <w:vMerge w:val="restart"/>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Girth weld strength overmatch ratio</w:t>
            </w:r>
          </w:p>
        </w:tc>
        <w:tc>
          <w:tcPr>
            <w:tcW w:w="3830" w:type="dxa"/>
            <w:gridSpan w:val="2"/>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Tensile Strain Capacity (%)</w:t>
            </w:r>
          </w:p>
        </w:tc>
        <w:tc>
          <w:tcPr>
            <w:tcW w:w="1915" w:type="dxa"/>
            <w:vMerge w:val="restart"/>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Reduction of the tensile strain capacity due to internal pressure</w:t>
            </w:r>
            <w:r w:rsidR="00E313B9" w:rsidRPr="00AE707E">
              <w:rPr>
                <w:rFonts w:ascii="Times New Roman" w:hAnsi="Times New Roman" w:cs="Times New Roman"/>
                <w:b/>
                <w:sz w:val="24"/>
                <w:szCs w:val="24"/>
              </w:rPr>
              <w:t xml:space="preserve"> (%)</w:t>
            </w:r>
          </w:p>
        </w:tc>
      </w:tr>
      <w:tr w:rsidR="00915851" w:rsidTr="00915851">
        <w:trPr>
          <w:jc w:val="center"/>
        </w:trPr>
        <w:tc>
          <w:tcPr>
            <w:tcW w:w="1915" w:type="dxa"/>
            <w:vMerge/>
          </w:tcPr>
          <w:p w:rsidR="00915851" w:rsidRDefault="00915851" w:rsidP="00915851">
            <w:pPr>
              <w:rPr>
                <w:rFonts w:ascii="Times New Roman" w:hAnsi="Times New Roman" w:cs="Times New Roman"/>
                <w:sz w:val="24"/>
                <w:szCs w:val="24"/>
              </w:rPr>
            </w:pP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Pressurized</w:t>
            </w:r>
          </w:p>
        </w:tc>
        <w:tc>
          <w:tcPr>
            <w:tcW w:w="1915" w:type="dxa"/>
            <w:vAlign w:val="center"/>
          </w:tcPr>
          <w:p w:rsidR="00915851" w:rsidRPr="00AE707E" w:rsidRDefault="00915851" w:rsidP="00915851">
            <w:pPr>
              <w:jc w:val="center"/>
              <w:rPr>
                <w:rFonts w:ascii="Times New Roman" w:hAnsi="Times New Roman" w:cs="Times New Roman"/>
                <w:b/>
                <w:sz w:val="24"/>
                <w:szCs w:val="24"/>
              </w:rPr>
            </w:pPr>
            <w:r w:rsidRPr="00AE707E">
              <w:rPr>
                <w:rFonts w:ascii="Times New Roman" w:hAnsi="Times New Roman" w:cs="Times New Roman"/>
                <w:b/>
                <w:sz w:val="24"/>
                <w:szCs w:val="24"/>
              </w:rPr>
              <w:t>Unpressurized</w:t>
            </w:r>
          </w:p>
        </w:tc>
        <w:tc>
          <w:tcPr>
            <w:tcW w:w="1915" w:type="dxa"/>
            <w:vMerge/>
          </w:tcPr>
          <w:p w:rsidR="00915851" w:rsidRDefault="00915851" w:rsidP="005B010F">
            <w:pPr>
              <w:jc w:val="both"/>
              <w:rPr>
                <w:rFonts w:ascii="Times New Roman" w:hAnsi="Times New Roman" w:cs="Times New Roman"/>
                <w:sz w:val="24"/>
                <w:szCs w:val="24"/>
              </w:rPr>
            </w:pP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3.4</w:t>
            </w:r>
          </w:p>
        </w:tc>
        <w:tc>
          <w:tcPr>
            <w:tcW w:w="1915" w:type="dxa"/>
            <w:vAlign w:val="center"/>
          </w:tcPr>
          <w:p w:rsidR="00915851" w:rsidRDefault="00E313B9" w:rsidP="00E313B9">
            <w:pPr>
              <w:jc w:val="center"/>
              <w:rPr>
                <w:rFonts w:ascii="Times New Roman" w:hAnsi="Times New Roman" w:cs="Times New Roman"/>
                <w:sz w:val="24"/>
                <w:szCs w:val="24"/>
              </w:rPr>
            </w:pPr>
            <w:r>
              <w:rPr>
                <w:rFonts w:ascii="Times New Roman" w:hAnsi="Times New Roman" w:cs="Times New Roman"/>
                <w:sz w:val="24"/>
                <w:szCs w:val="24"/>
              </w:rPr>
              <w:t>44</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1.9</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3.6</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47</w:t>
            </w:r>
          </w:p>
        </w:tc>
      </w:tr>
      <w:tr w:rsidR="00915851" w:rsidTr="00E313B9">
        <w:trPr>
          <w:jc w:val="center"/>
        </w:trPr>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20%</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4.6</w:t>
            </w:r>
          </w:p>
        </w:tc>
        <w:tc>
          <w:tcPr>
            <w:tcW w:w="1915" w:type="dxa"/>
          </w:tcPr>
          <w:p w:rsidR="00915851" w:rsidRDefault="00915851" w:rsidP="00915851">
            <w:pPr>
              <w:jc w:val="center"/>
              <w:rPr>
                <w:rFonts w:ascii="Times New Roman" w:hAnsi="Times New Roman" w:cs="Times New Roman"/>
                <w:sz w:val="24"/>
                <w:szCs w:val="24"/>
              </w:rPr>
            </w:pPr>
            <w:r>
              <w:rPr>
                <w:rFonts w:ascii="Times New Roman" w:hAnsi="Times New Roman" w:cs="Times New Roman"/>
                <w:sz w:val="24"/>
                <w:szCs w:val="24"/>
              </w:rPr>
              <w:t>5.5</w:t>
            </w:r>
          </w:p>
        </w:tc>
        <w:tc>
          <w:tcPr>
            <w:tcW w:w="1915" w:type="dxa"/>
            <w:vAlign w:val="center"/>
          </w:tcPr>
          <w:p w:rsidR="00915851" w:rsidRDefault="00915851" w:rsidP="00E313B9">
            <w:pPr>
              <w:jc w:val="center"/>
              <w:rPr>
                <w:rFonts w:ascii="Times New Roman" w:hAnsi="Times New Roman" w:cs="Times New Roman"/>
                <w:sz w:val="24"/>
                <w:szCs w:val="24"/>
              </w:rPr>
            </w:pPr>
            <w:r>
              <w:rPr>
                <w:rFonts w:ascii="Times New Roman" w:hAnsi="Times New Roman" w:cs="Times New Roman"/>
                <w:sz w:val="24"/>
                <w:szCs w:val="24"/>
              </w:rPr>
              <w:t>16</w:t>
            </w:r>
          </w:p>
        </w:tc>
      </w:tr>
    </w:tbl>
    <w:p w:rsidR="00915851" w:rsidRDefault="00915851" w:rsidP="005B010F">
      <w:pPr>
        <w:jc w:val="both"/>
        <w:rPr>
          <w:rFonts w:ascii="Times New Roman" w:hAnsi="Times New Roman" w:cs="Times New Roman"/>
          <w:sz w:val="24"/>
          <w:szCs w:val="24"/>
        </w:rPr>
      </w:pPr>
    </w:p>
    <w:p w:rsidR="002144DB" w:rsidRDefault="006D2CD8" w:rsidP="005B010F">
      <w:pPr>
        <w:jc w:val="both"/>
        <w:rPr>
          <w:rFonts w:ascii="Times New Roman" w:eastAsiaTheme="minorEastAsia" w:hAnsi="Times New Roman" w:cs="Times New Roman"/>
          <w:sz w:val="24"/>
          <w:szCs w:val="24"/>
        </w:rPr>
      </w:pPr>
      <w:proofErr w:type="spellStart"/>
      <w:r>
        <w:rPr>
          <w:rFonts w:ascii="Times New Roman" w:hAnsi="Times New Roman" w:cs="Times New Roman"/>
          <w:sz w:val="24"/>
          <w:szCs w:val="24"/>
        </w:rPr>
        <w:t>Igi</w:t>
      </w:r>
      <w:proofErr w:type="spellEnd"/>
      <w:r>
        <w:rPr>
          <w:rFonts w:ascii="Times New Roman" w:hAnsi="Times New Roman" w:cs="Times New Roman"/>
          <w:sz w:val="24"/>
          <w:szCs w:val="24"/>
        </w:rPr>
        <w:t xml:space="preserve"> et al</w:t>
      </w:r>
      <w:r w:rsidR="0089623F">
        <w:rPr>
          <w:rFonts w:ascii="Times New Roman" w:hAnsi="Times New Roman" w:cs="Times New Roman"/>
          <w:sz w:val="24"/>
          <w:szCs w:val="24"/>
        </w:rPr>
        <w:t xml:space="preserve"> </w:t>
      </w:r>
      <w:r w:rsidR="0089623F">
        <w:rPr>
          <w:rFonts w:ascii="Times New Roman" w:hAnsi="Times New Roman" w:cs="Times New Roman"/>
          <w:sz w:val="24"/>
          <w:szCs w:val="24"/>
        </w:rPr>
        <w:fldChar w:fldCharType="begin"/>
      </w:r>
      <w:r w:rsidR="0089623F">
        <w:rPr>
          <w:rFonts w:ascii="Times New Roman" w:hAnsi="Times New Roman" w:cs="Times New Roman"/>
          <w:sz w:val="24"/>
          <w:szCs w:val="24"/>
        </w:rPr>
        <w:instrText xml:space="preserve"> REF igi \h </w:instrText>
      </w:r>
      <w:r w:rsidR="0089623F">
        <w:rPr>
          <w:rFonts w:ascii="Times New Roman" w:hAnsi="Times New Roman" w:cs="Times New Roman"/>
          <w:sz w:val="24"/>
          <w:szCs w:val="24"/>
        </w:rPr>
      </w:r>
      <w:r w:rsidR="0089623F">
        <w:rPr>
          <w:rFonts w:ascii="Times New Roman" w:hAnsi="Times New Roman" w:cs="Times New Roman"/>
          <w:sz w:val="24"/>
          <w:szCs w:val="24"/>
        </w:rPr>
        <w:fldChar w:fldCharType="separate"/>
      </w:r>
      <w:r w:rsidR="0076245A">
        <w:rPr>
          <w:rFonts w:ascii="Times New Roman" w:hAnsi="Times New Roman" w:cs="Times New Roman"/>
          <w:sz w:val="24"/>
          <w:szCs w:val="24"/>
        </w:rPr>
        <w:t>[16]</w:t>
      </w:r>
      <w:r w:rsidR="0089623F">
        <w:rPr>
          <w:rFonts w:ascii="Times New Roman" w:hAnsi="Times New Roman" w:cs="Times New Roman"/>
          <w:sz w:val="24"/>
          <w:szCs w:val="24"/>
        </w:rPr>
        <w:fldChar w:fldCharType="end"/>
      </w:r>
      <w:r w:rsidR="00E70A41">
        <w:rPr>
          <w:rFonts w:ascii="Times New Roman" w:hAnsi="Times New Roman" w:cs="Times New Roman"/>
          <w:sz w:val="24"/>
          <w:szCs w:val="24"/>
        </w:rPr>
        <w:t xml:space="preserve"> </w:t>
      </w:r>
      <w:r w:rsidR="00B84668">
        <w:rPr>
          <w:rFonts w:ascii="Times New Roman" w:hAnsi="Times New Roman" w:cs="Times New Roman"/>
          <w:sz w:val="24"/>
          <w:szCs w:val="24"/>
        </w:rPr>
        <w:t xml:space="preserve">conducted a </w:t>
      </w:r>
      <w:r w:rsidR="00E70A41">
        <w:rPr>
          <w:rFonts w:ascii="Times New Roman" w:hAnsi="Times New Roman" w:cs="Times New Roman"/>
          <w:sz w:val="24"/>
          <w:szCs w:val="24"/>
        </w:rPr>
        <w:t>pressurized full scale test</w:t>
      </w:r>
      <w:r w:rsidR="00E54052">
        <w:rPr>
          <w:rFonts w:ascii="Times New Roman" w:hAnsi="Times New Roman" w:cs="Times New Roman"/>
          <w:sz w:val="24"/>
          <w:szCs w:val="24"/>
        </w:rPr>
        <w:t>,</w:t>
      </w:r>
      <w:r w:rsidR="005835A8">
        <w:rPr>
          <w:rFonts w:ascii="Times New Roman" w:hAnsi="Times New Roman" w:cs="Times New Roman"/>
          <w:sz w:val="24"/>
          <w:szCs w:val="24"/>
        </w:rPr>
        <w:t xml:space="preserve"> a curved wide plate test which represents the unpressurized load case,</w:t>
      </w:r>
      <w:r w:rsidR="00B84668">
        <w:rPr>
          <w:rFonts w:ascii="Times New Roman" w:hAnsi="Times New Roman" w:cs="Times New Roman"/>
          <w:sz w:val="24"/>
          <w:szCs w:val="24"/>
        </w:rPr>
        <w:t xml:space="preserve"> </w:t>
      </w:r>
      <w:r w:rsidR="00E54052">
        <w:rPr>
          <w:rFonts w:ascii="Times New Roman" w:hAnsi="Times New Roman" w:cs="Times New Roman"/>
          <w:sz w:val="24"/>
          <w:szCs w:val="24"/>
        </w:rPr>
        <w:t>small scale single edge notch tension (SENT) tests</w:t>
      </w:r>
      <w:r w:rsidR="00E70A41">
        <w:rPr>
          <w:rFonts w:ascii="Times New Roman" w:hAnsi="Times New Roman" w:cs="Times New Roman"/>
          <w:sz w:val="24"/>
          <w:szCs w:val="24"/>
        </w:rPr>
        <w:t xml:space="preserve"> a</w:t>
      </w:r>
      <w:r w:rsidR="00B84668">
        <w:rPr>
          <w:rFonts w:ascii="Times New Roman" w:hAnsi="Times New Roman" w:cs="Times New Roman"/>
          <w:sz w:val="24"/>
          <w:szCs w:val="24"/>
        </w:rPr>
        <w:t>s well as finite element analyse</w:t>
      </w:r>
      <w:r w:rsidR="00E70A41">
        <w:rPr>
          <w:rFonts w:ascii="Times New Roman" w:hAnsi="Times New Roman" w:cs="Times New Roman"/>
          <w:sz w:val="24"/>
          <w:szCs w:val="24"/>
        </w:rPr>
        <w:t xml:space="preserve">s in order to develop a methodology for the prediction of the tensile strain capacity in the presence of internal pressure and </w:t>
      </w:r>
      <w:r w:rsidR="001C0C26">
        <w:rPr>
          <w:rFonts w:ascii="Times New Roman" w:hAnsi="Times New Roman" w:cs="Times New Roman"/>
          <w:sz w:val="24"/>
          <w:szCs w:val="24"/>
        </w:rPr>
        <w:t>surface defects</w:t>
      </w:r>
      <w:r w:rsidR="00E54052">
        <w:rPr>
          <w:rFonts w:ascii="Times New Roman" w:hAnsi="Times New Roman" w:cs="Times New Roman"/>
          <w:sz w:val="24"/>
          <w:szCs w:val="24"/>
        </w:rPr>
        <w:t>.</w:t>
      </w:r>
      <w:r w:rsidR="001C0C26">
        <w:rPr>
          <w:rFonts w:ascii="Times New Roman" w:hAnsi="Times New Roman" w:cs="Times New Roman"/>
          <w:sz w:val="24"/>
          <w:szCs w:val="24"/>
        </w:rPr>
        <w:t xml:space="preserve"> </w:t>
      </w:r>
      <w:r w:rsidR="00560CCC">
        <w:rPr>
          <w:rFonts w:ascii="Times New Roman" w:hAnsi="Times New Roman" w:cs="Times New Roman"/>
          <w:sz w:val="24"/>
          <w:szCs w:val="24"/>
        </w:rPr>
        <w:t xml:space="preserve">The specimens were taken from </w:t>
      </w:r>
      <w:r w:rsidR="00560CCC">
        <w:rPr>
          <w:rFonts w:ascii="Times New Roman" w:hAnsi="Times New Roman" w:cs="Times New Roman"/>
          <w:sz w:val="24"/>
          <w:szCs w:val="24"/>
        </w:rPr>
        <w:lastRenderedPageBreak/>
        <w:t>X80 pipeline with an outside diameter of 508 mm</w:t>
      </w:r>
      <w:r w:rsidR="00643C36">
        <w:rPr>
          <w:rFonts w:ascii="Times New Roman" w:hAnsi="Times New Roman" w:cs="Times New Roman"/>
          <w:sz w:val="24"/>
          <w:szCs w:val="24"/>
        </w:rPr>
        <w:t xml:space="preserve"> (20”)</w:t>
      </w:r>
      <w:r w:rsidR="00560CCC">
        <w:rPr>
          <w:rFonts w:ascii="Times New Roman" w:hAnsi="Times New Roman" w:cs="Times New Roman"/>
          <w:sz w:val="24"/>
          <w:szCs w:val="24"/>
        </w:rPr>
        <w:t xml:space="preserve"> and a wall thickness of 14.3 mm</w:t>
      </w:r>
      <w:r w:rsidR="00643C36">
        <w:rPr>
          <w:rFonts w:ascii="Times New Roman" w:hAnsi="Times New Roman" w:cs="Times New Roman"/>
          <w:sz w:val="24"/>
          <w:szCs w:val="24"/>
        </w:rPr>
        <w:t xml:space="preserve"> (0.563”)</w:t>
      </w:r>
      <w:r w:rsidR="00560CCC">
        <w:rPr>
          <w:rFonts w:ascii="Times New Roman" w:hAnsi="Times New Roman" w:cs="Times New Roman"/>
          <w:sz w:val="24"/>
          <w:szCs w:val="24"/>
        </w:rPr>
        <w:t xml:space="preserve">. </w:t>
      </w:r>
      <w:r w:rsidR="001C0C26">
        <w:rPr>
          <w:rFonts w:ascii="Times New Roman" w:hAnsi="Times New Roman" w:cs="Times New Roman"/>
          <w:sz w:val="24"/>
          <w:szCs w:val="24"/>
        </w:rPr>
        <w:t>The surface defects were machined into the heat affected zone (HAZ) of the girth weld</w:t>
      </w:r>
      <w:r w:rsidR="00F7290F">
        <w:rPr>
          <w:rFonts w:ascii="Times New Roman" w:hAnsi="Times New Roman" w:cs="Times New Roman"/>
          <w:sz w:val="24"/>
          <w:szCs w:val="24"/>
        </w:rPr>
        <w:t xml:space="preserve"> using EDM</w:t>
      </w:r>
      <w:r w:rsidR="001C0C26">
        <w:rPr>
          <w:rFonts w:ascii="Times New Roman" w:hAnsi="Times New Roman" w:cs="Times New Roman"/>
          <w:sz w:val="24"/>
          <w:szCs w:val="24"/>
        </w:rPr>
        <w:t>.</w:t>
      </w:r>
      <w:r w:rsidR="00E54052">
        <w:rPr>
          <w:rFonts w:ascii="Times New Roman" w:hAnsi="Times New Roman" w:cs="Times New Roman"/>
          <w:sz w:val="24"/>
          <w:szCs w:val="24"/>
        </w:rPr>
        <w:t xml:space="preserve"> The SENT tests were used to determine the variation of the effective crack opening displacement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E54052">
        <w:rPr>
          <w:rFonts w:ascii="Times New Roman" w:hAnsi="Times New Roman" w:cs="Times New Roman"/>
          <w:sz w:val="24"/>
          <w:szCs w:val="24"/>
        </w:rPr>
        <w:t>)</w:t>
      </w:r>
      <w:r w:rsidR="003822D3">
        <w:rPr>
          <w:rFonts w:ascii="Times New Roman" w:hAnsi="Times New Roman" w:cs="Times New Roman"/>
          <w:sz w:val="24"/>
          <w:szCs w:val="24"/>
        </w:rPr>
        <w:t xml:space="preserve"> with respect to ductile crack growth (</w:t>
      </w:r>
      <m:oMath>
        <m:r>
          <m:rPr>
            <m:sty m:val="p"/>
          </m:rPr>
          <w:rPr>
            <w:rFonts w:ascii="Cambria Math" w:hAnsi="Cambria Math" w:cs="Times New Roman"/>
            <w:sz w:val="24"/>
            <w:szCs w:val="24"/>
          </w:rPr>
          <m:t>Δ</m:t>
        </m:r>
        <m:r>
          <w:rPr>
            <w:rFonts w:ascii="Cambria Math" w:hAnsi="Cambria Math" w:cs="Times New Roman"/>
            <w:sz w:val="24"/>
            <w:szCs w:val="24"/>
          </w:rPr>
          <m:t>a</m:t>
        </m:r>
      </m:oMath>
      <w:r w:rsidR="003822D3">
        <w:rPr>
          <w:rFonts w:ascii="Times New Roman" w:hAnsi="Times New Roman" w:cs="Times New Roman"/>
          <w:sz w:val="24"/>
          <w:szCs w:val="24"/>
        </w:rPr>
        <w:t>)</w:t>
      </w:r>
      <w:r w:rsidR="00E70A41">
        <w:rPr>
          <w:rFonts w:ascii="Times New Roman" w:hAnsi="Times New Roman" w:cs="Times New Roman"/>
          <w:sz w:val="24"/>
          <w:szCs w:val="24"/>
        </w:rPr>
        <w:t>.</w:t>
      </w:r>
      <w:r w:rsidR="003822D3">
        <w:rPr>
          <w:rFonts w:ascii="Times New Roman" w:hAnsi="Times New Roman" w:cs="Times New Roman"/>
          <w:sz w:val="24"/>
          <w:szCs w:val="24"/>
        </w:rPr>
        <w:t xml:space="preserve"> This variation is denoted as the</w:t>
      </w:r>
      <w:r w:rsidR="0062746F">
        <w:rPr>
          <w:rFonts w:ascii="Times New Roman" w:hAnsi="Times New Roman" w:cs="Times New Roman"/>
          <w:sz w:val="24"/>
          <w:szCs w:val="24"/>
        </w:rPr>
        <w:t xml:space="preserve"> material resistance curve</w:t>
      </w:r>
      <w:r w:rsidR="003822D3">
        <w:rPr>
          <w:rFonts w:ascii="Times New Roman" w:hAnsi="Times New Roman" w:cs="Times New Roman"/>
          <w:sz w:val="24"/>
          <w:szCs w:val="24"/>
        </w:rPr>
        <w:t xml:space="preserve"> </w:t>
      </w:r>
      <w:r w:rsidR="0062746F">
        <w:rPr>
          <w:rFonts w:ascii="Times New Roman" w:hAnsi="Times New Roman" w:cs="Times New Roman"/>
          <w:sz w:val="24"/>
          <w:szCs w:val="24"/>
        </w:rPr>
        <w:t>(</w:t>
      </w:r>
      <w:r w:rsidR="003822D3">
        <w:rPr>
          <w:rFonts w:ascii="Times New Roman" w:hAnsi="Times New Roman" w:cs="Times New Roman"/>
          <w:sz w:val="24"/>
          <w:szCs w:val="24"/>
        </w:rPr>
        <w:t>R-curve</w:t>
      </w:r>
      <w:r w:rsidR="0062746F">
        <w:rPr>
          <w:rFonts w:ascii="Times New Roman" w:hAnsi="Times New Roman" w:cs="Times New Roman"/>
          <w:sz w:val="24"/>
          <w:szCs w:val="24"/>
        </w:rPr>
        <w:t>)</w:t>
      </w:r>
      <w:r w:rsidR="003822D3">
        <w:rPr>
          <w:rFonts w:ascii="Times New Roman" w:hAnsi="Times New Roman" w:cs="Times New Roman"/>
          <w:sz w:val="24"/>
          <w:szCs w:val="24"/>
        </w:rPr>
        <w:t>.</w:t>
      </w:r>
      <w:r w:rsidR="00560CCC">
        <w:rPr>
          <w:rFonts w:ascii="Times New Roman" w:hAnsi="Times New Roman" w:cs="Times New Roman"/>
          <w:sz w:val="24"/>
          <w:szCs w:val="24"/>
        </w:rPr>
        <w:t xml:space="preserve"> The finite element simulations were used to plot the variation of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eff</m:t>
            </m:r>
          </m:sub>
        </m:sSub>
      </m:oMath>
      <w:r w:rsidR="00560CCC">
        <w:rPr>
          <w:rFonts w:ascii="Times New Roman" w:eastAsiaTheme="minorEastAsia" w:hAnsi="Times New Roman" w:cs="Times New Roman"/>
          <w:sz w:val="24"/>
          <w:szCs w:val="24"/>
        </w:rPr>
        <w:t xml:space="preserve"> with respect to global strain. </w:t>
      </w:r>
      <w:r w:rsidR="00B84668">
        <w:rPr>
          <w:rFonts w:ascii="Times New Roman" w:eastAsiaTheme="minorEastAsia" w:hAnsi="Times New Roman" w:cs="Times New Roman"/>
          <w:sz w:val="24"/>
          <w:szCs w:val="24"/>
        </w:rPr>
        <w:t xml:space="preserve">The global strain was </w:t>
      </w:r>
      <w:r w:rsidR="002144DB">
        <w:rPr>
          <w:rFonts w:ascii="Times New Roman" w:eastAsiaTheme="minorEastAsia" w:hAnsi="Times New Roman" w:cs="Times New Roman"/>
          <w:sz w:val="24"/>
          <w:szCs w:val="24"/>
        </w:rPr>
        <w:t>calculated from the increase of axial distance between two points in the finite element models.</w:t>
      </w:r>
      <w:r w:rsidR="00B84668">
        <w:rPr>
          <w:rFonts w:ascii="Times New Roman" w:eastAsiaTheme="minorEastAsia" w:hAnsi="Times New Roman" w:cs="Times New Roman"/>
          <w:sz w:val="24"/>
          <w:szCs w:val="24"/>
        </w:rPr>
        <w:t xml:space="preserve"> </w:t>
      </w:r>
    </w:p>
    <w:p w:rsidR="00900DAF" w:rsidRDefault="002144DB" w:rsidP="00900DAF">
      <w:pPr>
        <w:keepNext/>
        <w:jc w:val="center"/>
      </w:pPr>
      <w:r>
        <w:rPr>
          <w:rFonts w:ascii="Times New Roman" w:eastAsiaTheme="minorEastAsia" w:hAnsi="Times New Roman" w:cs="Times New Roman"/>
          <w:noProof/>
          <w:sz w:val="24"/>
          <w:szCs w:val="24"/>
          <w:lang w:eastAsia="en-CA"/>
        </w:rPr>
        <w:drawing>
          <wp:inline distT="0" distB="0" distL="0" distR="0" wp14:anchorId="7D668FD5" wp14:editId="62A8D06B">
            <wp:extent cx="3412800" cy="169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taEff.JPG"/>
                    <pic:cNvPicPr/>
                  </pic:nvPicPr>
                  <pic:blipFill>
                    <a:blip r:embed="rId17">
                      <a:extLst>
                        <a:ext uri="{28A0092B-C50C-407E-A947-70E740481C1C}">
                          <a14:useLocalDpi xmlns:a14="http://schemas.microsoft.com/office/drawing/2010/main" val="0"/>
                        </a:ext>
                      </a:extLst>
                    </a:blip>
                    <a:stretch>
                      <a:fillRect/>
                    </a:stretch>
                  </pic:blipFill>
                  <pic:spPr>
                    <a:xfrm>
                      <a:off x="0" y="0"/>
                      <a:ext cx="3412800" cy="1699200"/>
                    </a:xfrm>
                    <a:prstGeom prst="rect">
                      <a:avLst/>
                    </a:prstGeom>
                  </pic:spPr>
                </pic:pic>
              </a:graphicData>
            </a:graphic>
          </wp:inline>
        </w:drawing>
      </w:r>
    </w:p>
    <w:p w:rsidR="00900DAF" w:rsidRPr="00900DAF" w:rsidRDefault="00900DAF" w:rsidP="00900DAF">
      <w:pPr>
        <w:pStyle w:val="Caption"/>
        <w:jc w:val="center"/>
        <w:rPr>
          <w:rFonts w:ascii="Times New Roman" w:hAnsi="Times New Roman" w:cs="Times New Roman"/>
          <w:sz w:val="24"/>
          <w:szCs w:val="24"/>
        </w:rPr>
      </w:pPr>
      <w:r w:rsidRPr="00900DAF">
        <w:rPr>
          <w:rFonts w:ascii="Times New Roman" w:hAnsi="Times New Roman" w:cs="Times New Roman"/>
          <w:color w:val="auto"/>
          <w:sz w:val="24"/>
          <w:szCs w:val="24"/>
        </w:rPr>
        <w:t xml:space="preserve">Figure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SEQ Figure \* ARABIC </w:instrText>
      </w:r>
      <w:r w:rsidRPr="00900DA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9</w:t>
      </w:r>
      <w:r w:rsidRPr="00900DAF">
        <w:rPr>
          <w:rFonts w:ascii="Times New Roman" w:hAnsi="Times New Roman" w:cs="Times New Roman"/>
          <w:color w:val="auto"/>
          <w:sz w:val="24"/>
          <w:szCs w:val="24"/>
        </w:rPr>
        <w:fldChar w:fldCharType="end"/>
      </w:r>
      <w:r w:rsidRPr="00900DAF">
        <w:rPr>
          <w:rFonts w:ascii="Times New Roman" w:hAnsi="Times New Roman" w:cs="Times New Roman"/>
          <w:color w:val="auto"/>
          <w:sz w:val="24"/>
          <w:szCs w:val="24"/>
        </w:rPr>
        <w:t>: Longitudinal cross section of the flaw</w:t>
      </w:r>
      <w:r>
        <w:rPr>
          <w:rFonts w:ascii="Times New Roman" w:hAnsi="Times New Roman" w:cs="Times New Roman"/>
          <w:color w:val="auto"/>
          <w:sz w:val="24"/>
          <w:szCs w:val="24"/>
        </w:rPr>
        <w:t xml:space="preserve"> </w:t>
      </w:r>
      <w:r w:rsidRPr="00900DAF">
        <w:rPr>
          <w:rFonts w:ascii="Times New Roman" w:hAnsi="Times New Roman" w:cs="Times New Roman"/>
          <w:color w:val="auto"/>
          <w:sz w:val="24"/>
          <w:szCs w:val="24"/>
        </w:rPr>
        <w:fldChar w:fldCharType="begin"/>
      </w:r>
      <w:r w:rsidRPr="00900DAF">
        <w:rPr>
          <w:rFonts w:ascii="Times New Roman" w:hAnsi="Times New Roman" w:cs="Times New Roman"/>
          <w:color w:val="auto"/>
          <w:sz w:val="24"/>
          <w:szCs w:val="24"/>
        </w:rPr>
        <w:instrText xml:space="preserve"> REF igi \h </w:instrText>
      </w:r>
      <w:r w:rsidRPr="00900DAF">
        <w:rPr>
          <w:rFonts w:ascii="Times New Roman" w:hAnsi="Times New Roman" w:cs="Times New Roman"/>
          <w:color w:val="auto"/>
          <w:sz w:val="24"/>
          <w:szCs w:val="24"/>
        </w:rPr>
      </w:r>
      <w:r w:rsidRPr="00900DAF">
        <w:rPr>
          <w:rFonts w:ascii="Times New Roman" w:hAnsi="Times New Roman" w:cs="Times New Roman"/>
          <w:color w:val="auto"/>
          <w:sz w:val="24"/>
          <w:szCs w:val="24"/>
        </w:rPr>
        <w:fldChar w:fldCharType="separate"/>
      </w:r>
      <w:ins w:id="101" w:author="Samer Adeeb" w:date="2014-07-20T19:44:00Z">
        <w:r w:rsidR="0076245A">
          <w:rPr>
            <w:rFonts w:ascii="Times New Roman" w:hAnsi="Times New Roman" w:cs="Times New Roman"/>
            <w:sz w:val="24"/>
            <w:szCs w:val="24"/>
          </w:rPr>
          <w:t>[16]</w:t>
        </w:r>
      </w:ins>
      <w:del w:id="102" w:author="Samer Adeeb" w:date="2014-07-20T19:44:00Z">
        <w:r w:rsidRPr="00900DAF" w:rsidDel="0076245A">
          <w:rPr>
            <w:rFonts w:ascii="Times New Roman" w:hAnsi="Times New Roman" w:cs="Times New Roman"/>
            <w:color w:val="auto"/>
            <w:sz w:val="24"/>
            <w:szCs w:val="24"/>
          </w:rPr>
          <w:delText>[16]</w:delText>
        </w:r>
      </w:del>
      <w:r w:rsidRPr="00900DAF">
        <w:rPr>
          <w:rFonts w:ascii="Times New Roman" w:hAnsi="Times New Roman" w:cs="Times New Roman"/>
          <w:color w:val="auto"/>
          <w:sz w:val="24"/>
          <w:szCs w:val="24"/>
        </w:rPr>
        <w:fldChar w:fldCharType="end"/>
      </w:r>
    </w:p>
    <w:p w:rsidR="00DF0CFD" w:rsidRDefault="00990D58"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lang w:eastAsia="en-CA"/>
        </w:rPr>
        <mc:AlternateContent>
          <mc:Choice Requires="wps">
            <w:drawing>
              <wp:anchor distT="0" distB="0" distL="114300" distR="114300" simplePos="0" relativeHeight="251673600" behindDoc="0" locked="0" layoutInCell="1" allowOverlap="1" wp14:anchorId="01508466" wp14:editId="08F3E346">
                <wp:simplePos x="0" y="0"/>
                <wp:positionH relativeFrom="column">
                  <wp:posOffset>1875155</wp:posOffset>
                </wp:positionH>
                <wp:positionV relativeFrom="paragraph">
                  <wp:posOffset>1782127</wp:posOffset>
                </wp:positionV>
                <wp:extent cx="409575" cy="328295"/>
                <wp:effectExtent l="0" t="0" r="0" b="0"/>
                <wp:wrapNone/>
                <wp:docPr id="31" name="Text Box 31"/>
                <wp:cNvGraphicFramePr/>
                <a:graphic xmlns:a="http://schemas.openxmlformats.org/drawingml/2006/main">
                  <a:graphicData uri="http://schemas.microsoft.com/office/word/2010/wordprocessingShape">
                    <wps:wsp>
                      <wps:cNvSpPr txBox="1"/>
                      <wps:spPr>
                        <a:xfrm>
                          <a:off x="0" y="0"/>
                          <a:ext cx="409575" cy="328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245A" w:rsidRPr="00990D58" w:rsidRDefault="0076245A">
                            <w:pPr>
                              <w:rPr>
                                <w:sz w:val="28"/>
                                <w:szCs w:val="28"/>
                              </w:rPr>
                            </w:pPr>
                            <w:proofErr w:type="spellStart"/>
                            <w:proofErr w:type="gramStart"/>
                            <w:r w:rsidRPr="00990D58">
                              <w:rPr>
                                <w:sz w:val="28"/>
                                <w:szCs w:val="28"/>
                              </w:rPr>
                              <w:t>nd</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left:0;text-align:left;margin-left:147.65pt;margin-top:140.3pt;width:32.25pt;height:25.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" filled="f" stroked="f" strokeweight=".5pt">
                <v:textbox>
                  <w:txbxContent>
                    <w:p w:rsidR="0076245A" w:rsidRPr="00990D58" w:rsidRDefault="0076245A">
                      <w:pPr>
                        <w:rPr>
                          <w:sz w:val="28"/>
                          <w:szCs w:val="28"/>
                        </w:rPr>
                      </w:pPr>
                      <w:proofErr w:type="spellStart"/>
                      <w:proofErr w:type="gramStart"/>
                      <w:r w:rsidRPr="00990D58">
                        <w:rPr>
                          <w:sz w:val="28"/>
                          <w:szCs w:val="28"/>
                        </w:rPr>
                        <w:t>nd</w:t>
                      </w:r>
                      <w:proofErr w:type="spellEnd"/>
                      <w:proofErr w:type="gramEnd"/>
                    </w:p>
                  </w:txbxContent>
                </v:textbox>
              </v:shape>
            </w:pict>
          </mc:Fallback>
        </mc:AlternateContent>
      </w:r>
      <w:r w:rsidR="005835A8">
        <w:rPr>
          <w:rFonts w:ascii="Times New Roman" w:eastAsiaTheme="minorEastAsia" w:hAnsi="Times New Roman" w:cs="Times New Roman"/>
          <w:sz w:val="24"/>
          <w:szCs w:val="24"/>
        </w:rPr>
        <w:t xml:space="preserve">A series of finite element simulations were carried out with predefined </w:t>
      </w:r>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5835A8">
        <w:rPr>
          <w:rFonts w:ascii="Times New Roman" w:eastAsiaTheme="minorEastAsia" w:hAnsi="Times New Roman" w:cs="Times New Roman"/>
          <w:sz w:val="24"/>
          <w:szCs w:val="24"/>
        </w:rPr>
        <w:t xml:space="preserve"> dimensions.</w:t>
      </w:r>
      <w:r w:rsidR="00F65641">
        <w:rPr>
          <w:rFonts w:ascii="Times New Roman" w:eastAsiaTheme="minorEastAsia" w:hAnsi="Times New Roman" w:cs="Times New Roman"/>
          <w:sz w:val="24"/>
          <w:szCs w:val="24"/>
        </w:rPr>
        <w:t xml:space="preserve"> </w:t>
      </w:r>
      <w:r w:rsidR="0047204D">
        <w:rPr>
          <w:rFonts w:ascii="Times New Roman" w:eastAsiaTheme="minorEastAsia" w:hAnsi="Times New Roman" w:cs="Times New Roman"/>
          <w:sz w:val="24"/>
          <w:szCs w:val="24"/>
        </w:rPr>
        <w:t xml:space="preserve">For each finite element simulation a curve showing the variation of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47204D">
        <w:rPr>
          <w:rFonts w:ascii="Times New Roman" w:eastAsiaTheme="minorEastAsia" w:hAnsi="Times New Roman" w:cs="Times New Roman"/>
          <w:sz w:val="24"/>
          <w:szCs w:val="24"/>
        </w:rPr>
        <w:t xml:space="preserve"> with respect to global strain was plotted. In the next step</w:t>
      </w:r>
      <w:r w:rsidR="00F22A9C">
        <w:rPr>
          <w:rFonts w:ascii="Times New Roman" w:eastAsiaTheme="minorEastAsia" w:hAnsi="Times New Roman" w:cs="Times New Roman"/>
          <w:sz w:val="24"/>
          <w:szCs w:val="24"/>
        </w:rPr>
        <w:t xml:space="preserve"> on each of these curves a point was marked which shows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eff</m:t>
            </m:r>
          </m:sub>
        </m:sSub>
      </m:oMath>
      <w:r w:rsidR="00F22A9C">
        <w:rPr>
          <w:rFonts w:ascii="Times New Roman" w:eastAsiaTheme="minorEastAsia" w:hAnsi="Times New Roman" w:cs="Times New Roman"/>
          <w:sz w:val="24"/>
          <w:szCs w:val="24"/>
        </w:rPr>
        <w:t xml:space="preserve"> value that was observed in th</w:t>
      </w:r>
      <w:proofErr w:type="spellStart"/>
      <w:r w:rsidR="00F22A9C">
        <w:rPr>
          <w:rFonts w:ascii="Times New Roman" w:eastAsiaTheme="minorEastAsia" w:hAnsi="Times New Roman" w:cs="Times New Roman"/>
          <w:sz w:val="24"/>
          <w:szCs w:val="24"/>
        </w:rPr>
        <w:t>e</w:t>
      </w:r>
      <w:proofErr w:type="spellEnd"/>
      <w:r w:rsidR="00F22A9C">
        <w:rPr>
          <w:rFonts w:ascii="Times New Roman" w:eastAsiaTheme="minorEastAsia" w:hAnsi="Times New Roman" w:cs="Times New Roman"/>
          <w:sz w:val="24"/>
          <w:szCs w:val="24"/>
        </w:rPr>
        <w:t xml:space="preserve"> SENT test for the corresponding level </w:t>
      </w:r>
      <w:proofErr w:type="gramStart"/>
      <w:r w:rsidR="00F22A9C">
        <w:rPr>
          <w:rFonts w:ascii="Times New Roman" w:eastAsiaTheme="minorEastAsia" w:hAnsi="Times New Roman" w:cs="Times New Roman"/>
          <w:sz w:val="24"/>
          <w:szCs w:val="24"/>
        </w:rPr>
        <w:t xml:space="preserve">of </w:t>
      </w:r>
      <w:proofErr w:type="gramEnd"/>
      <m:oMath>
        <m:r>
          <m:rPr>
            <m:sty m:val="p"/>
          </m:rPr>
          <w:rPr>
            <w:rFonts w:ascii="Cambria Math" w:eastAsiaTheme="minorEastAsia" w:hAnsi="Cambria Math" w:cs="Times New Roman"/>
            <w:sz w:val="24"/>
            <w:szCs w:val="24"/>
          </w:rPr>
          <m:t>Δ</m:t>
        </m:r>
        <m:r>
          <w:rPr>
            <w:rFonts w:ascii="Cambria Math" w:eastAsiaTheme="minorEastAsia" w:hAnsi="Cambria Math" w:cs="Times New Roman"/>
            <w:sz w:val="24"/>
            <w:szCs w:val="24"/>
          </w:rPr>
          <m:t>a</m:t>
        </m:r>
      </m:oMath>
      <w:r w:rsidR="00F22A9C">
        <w:rPr>
          <w:rFonts w:ascii="Times New Roman" w:eastAsiaTheme="minorEastAsia" w:hAnsi="Times New Roman" w:cs="Times New Roman"/>
          <w:sz w:val="24"/>
          <w:szCs w:val="24"/>
        </w:rPr>
        <w:t>. Once all curves are marked with a point, these points are joined which gives another curve with increasing slope.</w:t>
      </w:r>
      <w:r w:rsidR="00DF0CFD">
        <w:rPr>
          <w:rFonts w:ascii="Times New Roman" w:eastAsiaTheme="minorEastAsia" w:hAnsi="Times New Roman" w:cs="Times New Roman"/>
          <w:sz w:val="24"/>
          <w:szCs w:val="24"/>
        </w:rPr>
        <w:t xml:space="preserve"> Finally the tensile strain capacity is defined as the global strain at the point where the curve which joined the marked points seems to have infinite slope. The procedure of calculating the tensile strain capacity from finite element simulations is also illustrated in</w:t>
      </w:r>
      <w:r w:rsidR="007F5B3A">
        <w:rPr>
          <w:rFonts w:ascii="Times New Roman" w:eastAsiaTheme="minorEastAsia" w:hAnsi="Times New Roman" w:cs="Times New Roman"/>
          <w:sz w:val="24"/>
          <w:szCs w:val="24"/>
        </w:rPr>
        <w:t xml:space="preserve"> </w:t>
      </w:r>
      <w:r w:rsidR="007F5B3A">
        <w:rPr>
          <w:rFonts w:ascii="Times New Roman" w:eastAsiaTheme="minorEastAsia" w:hAnsi="Times New Roman" w:cs="Times New Roman"/>
          <w:sz w:val="24"/>
          <w:szCs w:val="24"/>
        </w:rPr>
        <w:fldChar w:fldCharType="begin"/>
      </w:r>
      <w:r w:rsidR="007F5B3A">
        <w:rPr>
          <w:rFonts w:ascii="Times New Roman" w:eastAsiaTheme="minorEastAsia" w:hAnsi="Times New Roman" w:cs="Times New Roman"/>
          <w:sz w:val="24"/>
          <w:szCs w:val="24"/>
        </w:rPr>
        <w:instrText xml:space="preserve"> REF _Ref391470449 \h </w:instrText>
      </w:r>
      <w:r w:rsidR="007F5B3A">
        <w:rPr>
          <w:rFonts w:ascii="Times New Roman" w:eastAsiaTheme="minorEastAsia" w:hAnsi="Times New Roman" w:cs="Times New Roman"/>
          <w:sz w:val="24"/>
          <w:szCs w:val="24"/>
        </w:rPr>
      </w:r>
      <w:r w:rsidR="007F5B3A">
        <w:rPr>
          <w:rFonts w:ascii="Times New Roman" w:eastAsiaTheme="minorEastAsia" w:hAnsi="Times New Roman" w:cs="Times New Roman"/>
          <w:sz w:val="24"/>
          <w:szCs w:val="24"/>
        </w:rPr>
        <w:fldChar w:fldCharType="separate"/>
      </w:r>
      <w:ins w:id="103" w:author="Samer Adeeb" w:date="2014-07-20T19:44:00Z">
        <w:r w:rsidR="0076245A" w:rsidRPr="007F5B3A">
          <w:rPr>
            <w:rFonts w:ascii="Times New Roman" w:hAnsi="Times New Roman" w:cs="Times New Roman"/>
            <w:sz w:val="24"/>
            <w:szCs w:val="24"/>
          </w:rPr>
          <w:t xml:space="preserve">Figure </w:t>
        </w:r>
        <w:r w:rsidR="0076245A">
          <w:rPr>
            <w:rFonts w:ascii="Times New Roman" w:hAnsi="Times New Roman" w:cs="Times New Roman"/>
            <w:noProof/>
            <w:sz w:val="24"/>
            <w:szCs w:val="24"/>
          </w:rPr>
          <w:t>10</w:t>
        </w:r>
      </w:ins>
      <w:del w:id="104" w:author="Samer Adeeb" w:date="2014-07-20T19:44:00Z">
        <w:r w:rsidR="007F5B3A" w:rsidRPr="007F5B3A" w:rsidDel="0076245A">
          <w:rPr>
            <w:rFonts w:ascii="Times New Roman" w:hAnsi="Times New Roman" w:cs="Times New Roman"/>
            <w:sz w:val="24"/>
            <w:szCs w:val="24"/>
          </w:rPr>
          <w:delText xml:space="preserve">Figure </w:delText>
        </w:r>
        <w:r w:rsidR="007F5B3A" w:rsidRPr="007F5B3A" w:rsidDel="0076245A">
          <w:rPr>
            <w:rFonts w:ascii="Times New Roman" w:hAnsi="Times New Roman" w:cs="Times New Roman"/>
            <w:noProof/>
            <w:sz w:val="24"/>
            <w:szCs w:val="24"/>
          </w:rPr>
          <w:delText>10</w:delText>
        </w:r>
      </w:del>
      <w:r w:rsidR="007F5B3A">
        <w:rPr>
          <w:rFonts w:ascii="Times New Roman" w:eastAsiaTheme="minorEastAsia" w:hAnsi="Times New Roman" w:cs="Times New Roman"/>
          <w:sz w:val="24"/>
          <w:szCs w:val="24"/>
        </w:rPr>
        <w:fldChar w:fldCharType="end"/>
      </w:r>
      <w:r w:rsidR="007F5B3A">
        <w:rPr>
          <w:rFonts w:ascii="Times New Roman" w:eastAsiaTheme="minorEastAsia" w:hAnsi="Times New Roman" w:cs="Times New Roman"/>
          <w:sz w:val="24"/>
          <w:szCs w:val="24"/>
        </w:rPr>
        <w:t>.</w:t>
      </w:r>
    </w:p>
    <w:p w:rsidR="007F5B3A" w:rsidRDefault="00DC13E3" w:rsidP="007F5B3A">
      <w:pPr>
        <w:keepNext/>
        <w:jc w:val="center"/>
      </w:pPr>
      <w:r>
        <w:rPr>
          <w:rFonts w:ascii="Times New Roman" w:eastAsiaTheme="minorEastAsia" w:hAnsi="Times New Roman" w:cs="Times New Roman"/>
          <w:noProof/>
          <w:sz w:val="24"/>
          <w:szCs w:val="24"/>
          <w:lang w:eastAsia="en-CA"/>
        </w:rPr>
        <w:drawing>
          <wp:inline distT="0" distB="0" distL="0" distR="0" wp14:anchorId="0F6299F9" wp14:editId="54B9A482">
            <wp:extent cx="3560400" cy="2185200"/>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 procedure.JPG"/>
                    <pic:cNvPicPr/>
                  </pic:nvPicPr>
                  <pic:blipFill>
                    <a:blip r:embed="rId18">
                      <a:extLst>
                        <a:ext uri="{28A0092B-C50C-407E-A947-70E740481C1C}">
                          <a14:useLocalDpi xmlns:a14="http://schemas.microsoft.com/office/drawing/2010/main" val="0"/>
                        </a:ext>
                      </a:extLst>
                    </a:blip>
                    <a:stretch>
                      <a:fillRect/>
                    </a:stretch>
                  </pic:blipFill>
                  <pic:spPr>
                    <a:xfrm>
                      <a:off x="0" y="0"/>
                      <a:ext cx="3560400" cy="2185200"/>
                    </a:xfrm>
                    <a:prstGeom prst="rect">
                      <a:avLst/>
                    </a:prstGeom>
                  </pic:spPr>
                </pic:pic>
              </a:graphicData>
            </a:graphic>
          </wp:inline>
        </w:drawing>
      </w:r>
    </w:p>
    <w:p w:rsidR="005835A8" w:rsidRPr="007F5B3A" w:rsidRDefault="007F5B3A" w:rsidP="007F5B3A">
      <w:pPr>
        <w:pStyle w:val="Caption"/>
        <w:jc w:val="center"/>
        <w:rPr>
          <w:rFonts w:ascii="Times New Roman" w:eastAsiaTheme="minorEastAsia" w:hAnsi="Times New Roman" w:cs="Times New Roman"/>
          <w:color w:val="auto"/>
          <w:sz w:val="24"/>
          <w:szCs w:val="24"/>
        </w:rPr>
      </w:pPr>
      <w:bookmarkStart w:id="105" w:name="_Ref391470449"/>
      <w:r w:rsidRPr="007F5B3A">
        <w:rPr>
          <w:rFonts w:ascii="Times New Roman" w:hAnsi="Times New Roman" w:cs="Times New Roman"/>
          <w:color w:val="auto"/>
          <w:sz w:val="24"/>
          <w:szCs w:val="24"/>
        </w:rPr>
        <w:t xml:space="preserve">Figure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SEQ Figure \* ARABIC </w:instrText>
      </w:r>
      <w:r w:rsidRPr="007F5B3A">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10</w:t>
      </w:r>
      <w:r w:rsidRPr="007F5B3A">
        <w:rPr>
          <w:rFonts w:ascii="Times New Roman" w:hAnsi="Times New Roman" w:cs="Times New Roman"/>
          <w:color w:val="auto"/>
          <w:sz w:val="24"/>
          <w:szCs w:val="24"/>
        </w:rPr>
        <w:fldChar w:fldCharType="end"/>
      </w:r>
      <w:bookmarkEnd w:id="105"/>
      <w:r w:rsidRPr="007F5B3A">
        <w:rPr>
          <w:rFonts w:ascii="Times New Roman" w:hAnsi="Times New Roman" w:cs="Times New Roman"/>
          <w:color w:val="auto"/>
          <w:sz w:val="24"/>
          <w:szCs w:val="24"/>
        </w:rPr>
        <w:t>: Calculation of the tensile strain capacity using finite element analysis and SENT tests</w:t>
      </w:r>
      <w:r>
        <w:rPr>
          <w:rFonts w:ascii="Times New Roman" w:hAnsi="Times New Roman" w:cs="Times New Roman"/>
          <w:color w:val="auto"/>
          <w:sz w:val="24"/>
          <w:szCs w:val="24"/>
        </w:rPr>
        <w:t xml:space="preserve"> </w:t>
      </w:r>
      <w:r w:rsidRPr="007F5B3A">
        <w:rPr>
          <w:rFonts w:ascii="Times New Roman" w:hAnsi="Times New Roman" w:cs="Times New Roman"/>
          <w:color w:val="auto"/>
          <w:sz w:val="24"/>
          <w:szCs w:val="24"/>
        </w:rPr>
        <w:fldChar w:fldCharType="begin"/>
      </w:r>
      <w:r w:rsidRPr="007F5B3A">
        <w:rPr>
          <w:rFonts w:ascii="Times New Roman" w:hAnsi="Times New Roman" w:cs="Times New Roman"/>
          <w:color w:val="auto"/>
          <w:sz w:val="24"/>
          <w:szCs w:val="24"/>
        </w:rPr>
        <w:instrText xml:space="preserve"> REF igi \h </w:instrText>
      </w:r>
      <w:r w:rsidRPr="007F5B3A">
        <w:rPr>
          <w:rFonts w:ascii="Times New Roman" w:hAnsi="Times New Roman" w:cs="Times New Roman"/>
          <w:color w:val="auto"/>
          <w:sz w:val="24"/>
          <w:szCs w:val="24"/>
        </w:rPr>
      </w:r>
      <w:r w:rsidRPr="007F5B3A">
        <w:rPr>
          <w:rFonts w:ascii="Times New Roman" w:hAnsi="Times New Roman" w:cs="Times New Roman"/>
          <w:color w:val="auto"/>
          <w:sz w:val="24"/>
          <w:szCs w:val="24"/>
        </w:rPr>
        <w:fldChar w:fldCharType="separate"/>
      </w:r>
      <w:ins w:id="106" w:author="Samer Adeeb" w:date="2014-07-20T19:44:00Z">
        <w:r w:rsidR="0076245A">
          <w:rPr>
            <w:rFonts w:ascii="Times New Roman" w:hAnsi="Times New Roman" w:cs="Times New Roman"/>
            <w:sz w:val="24"/>
            <w:szCs w:val="24"/>
          </w:rPr>
          <w:t>[16]</w:t>
        </w:r>
      </w:ins>
      <w:del w:id="107" w:author="Samer Adeeb" w:date="2014-07-20T19:44:00Z">
        <w:r w:rsidRPr="007F5B3A" w:rsidDel="0076245A">
          <w:rPr>
            <w:rFonts w:ascii="Times New Roman" w:hAnsi="Times New Roman" w:cs="Times New Roman"/>
            <w:color w:val="auto"/>
            <w:sz w:val="24"/>
            <w:szCs w:val="24"/>
          </w:rPr>
          <w:delText>[16]</w:delText>
        </w:r>
      </w:del>
      <w:r w:rsidRPr="007F5B3A">
        <w:rPr>
          <w:rFonts w:ascii="Times New Roman" w:hAnsi="Times New Roman" w:cs="Times New Roman"/>
          <w:color w:val="auto"/>
          <w:sz w:val="24"/>
          <w:szCs w:val="24"/>
        </w:rPr>
        <w:fldChar w:fldCharType="end"/>
      </w:r>
    </w:p>
    <w:p w:rsidR="00560CCC" w:rsidRPr="00560CCC" w:rsidRDefault="00EA2F7D" w:rsidP="0069656C">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The effect of internal pressure was investigated by comparing the results of the pressurized full scale test to the results of a curved wide plate test</w:t>
      </w:r>
      <w:r w:rsidR="00560CCC">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It was observed that the tensile strain capacity decreases approximately 50% due to the internal pressure.</w:t>
      </w:r>
    </w:p>
    <w:p w:rsidR="003078B4" w:rsidRDefault="00300015"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1.4- Research Conducted on Cold Bent Pipes</w:t>
      </w:r>
    </w:p>
    <w:p w:rsidR="00300015" w:rsidRDefault="00300015" w:rsidP="0088655B">
      <w:pPr>
        <w:spacing w:after="0" w:line="240" w:lineRule="auto"/>
        <w:jc w:val="both"/>
        <w:rPr>
          <w:rFonts w:ascii="Times New Roman" w:hAnsi="Times New Roman" w:cs="Times New Roman"/>
          <w:b/>
          <w:sz w:val="24"/>
          <w:szCs w:val="24"/>
        </w:rPr>
      </w:pPr>
    </w:p>
    <w:p w:rsidR="00893A98" w:rsidRDefault="00D46F4E" w:rsidP="00247D37">
      <w:pPr>
        <w:spacing w:after="0"/>
        <w:jc w:val="both"/>
        <w:rPr>
          <w:rFonts w:ascii="Times New Roman" w:hAnsi="Times New Roman" w:cs="Times New Roman"/>
          <w:sz w:val="24"/>
          <w:szCs w:val="24"/>
        </w:rPr>
      </w:pPr>
      <w:r w:rsidRPr="00D46F4E">
        <w:rPr>
          <w:rFonts w:ascii="Times New Roman" w:hAnsi="Times New Roman" w:cs="Times New Roman"/>
          <w:sz w:val="24"/>
          <w:szCs w:val="24"/>
        </w:rPr>
        <w:t>Fukuda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fukuda \h </w:instrText>
      </w:r>
      <w:r>
        <w:rPr>
          <w:rFonts w:ascii="Times New Roman" w:hAnsi="Times New Roman" w:cs="Times New Roman"/>
          <w:sz w:val="24"/>
          <w:szCs w:val="24"/>
        </w:rPr>
      </w:r>
      <w:r>
        <w:rPr>
          <w:rFonts w:ascii="Times New Roman" w:hAnsi="Times New Roman" w:cs="Times New Roman"/>
          <w:sz w:val="24"/>
          <w:szCs w:val="24"/>
        </w:rPr>
        <w:fldChar w:fldCharType="separate"/>
      </w:r>
      <w:ins w:id="108" w:author="Samer Adeeb" w:date="2014-07-20T19:44:00Z">
        <w:r w:rsidR="0076245A">
          <w:rPr>
            <w:rFonts w:ascii="Times New Roman" w:hAnsi="Times New Roman" w:cs="Times New Roman"/>
            <w:sz w:val="24"/>
            <w:szCs w:val="24"/>
          </w:rPr>
          <w:t>[17]</w:t>
        </w:r>
      </w:ins>
      <w:del w:id="109" w:author="Samer Adeeb" w:date="2014-07-20T19:44:00Z">
        <w:r w:rsidDel="0076245A">
          <w:rPr>
            <w:rFonts w:ascii="Times New Roman" w:hAnsi="Times New Roman" w:cs="Times New Roman"/>
            <w:sz w:val="24"/>
            <w:szCs w:val="24"/>
          </w:rPr>
          <w:delText>[15]</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investigated the longitudinal strain distribution of cold bends and the decrease in the yield stress due to cold bending</w:t>
      </w:r>
      <w:r w:rsidR="00F3784F">
        <w:rPr>
          <w:rFonts w:ascii="Times New Roman" w:hAnsi="Times New Roman" w:cs="Times New Roman"/>
          <w:sz w:val="24"/>
          <w:szCs w:val="24"/>
        </w:rPr>
        <w:t xml:space="preserve"> experimentally and numerically</w:t>
      </w:r>
      <w:r>
        <w:rPr>
          <w:rFonts w:ascii="Times New Roman" w:hAnsi="Times New Roman" w:cs="Times New Roman"/>
          <w:sz w:val="24"/>
          <w:szCs w:val="24"/>
        </w:rPr>
        <w:t>.</w:t>
      </w:r>
      <w:r w:rsidR="00315990">
        <w:rPr>
          <w:rFonts w:ascii="Times New Roman" w:hAnsi="Times New Roman" w:cs="Times New Roman"/>
          <w:sz w:val="24"/>
          <w:szCs w:val="24"/>
        </w:rPr>
        <w:t xml:space="preserve"> Full scale cold bending experiments were carried out with two different pipes</w:t>
      </w:r>
      <w:r w:rsidR="00C658A0">
        <w:rPr>
          <w:rFonts w:ascii="Times New Roman" w:hAnsi="Times New Roman" w:cs="Times New Roman"/>
          <w:sz w:val="24"/>
          <w:szCs w:val="24"/>
        </w:rPr>
        <w:t xml:space="preserve"> (denoted Pipe A and Pipe B in the rest of the text)</w:t>
      </w:r>
      <w:r w:rsidR="00315990">
        <w:rPr>
          <w:rFonts w:ascii="Times New Roman" w:hAnsi="Times New Roman" w:cs="Times New Roman"/>
          <w:sz w:val="24"/>
          <w:szCs w:val="24"/>
        </w:rPr>
        <w:t xml:space="preserve"> of steel grade X60 and X80.</w:t>
      </w:r>
      <w:r>
        <w:rPr>
          <w:rFonts w:ascii="Times New Roman" w:hAnsi="Times New Roman" w:cs="Times New Roman"/>
          <w:sz w:val="24"/>
          <w:szCs w:val="24"/>
        </w:rPr>
        <w:t xml:space="preserve"> </w:t>
      </w:r>
      <w:r w:rsidR="00B044F5">
        <w:rPr>
          <w:rFonts w:ascii="Times New Roman" w:hAnsi="Times New Roman" w:cs="Times New Roman"/>
          <w:sz w:val="24"/>
          <w:szCs w:val="24"/>
        </w:rPr>
        <w:t>The residual</w:t>
      </w:r>
      <w:r w:rsidR="00285294">
        <w:rPr>
          <w:rFonts w:ascii="Times New Roman" w:hAnsi="Times New Roman" w:cs="Times New Roman"/>
          <w:sz w:val="24"/>
          <w:szCs w:val="24"/>
        </w:rPr>
        <w:t xml:space="preserve"> strain</w:t>
      </w:r>
      <w:r w:rsidR="00B044F5">
        <w:rPr>
          <w:rFonts w:ascii="Times New Roman" w:hAnsi="Times New Roman" w:cs="Times New Roman"/>
          <w:sz w:val="24"/>
          <w:szCs w:val="24"/>
        </w:rPr>
        <w:t>s were</w:t>
      </w:r>
      <w:r w:rsidR="00285294">
        <w:rPr>
          <w:rFonts w:ascii="Times New Roman" w:hAnsi="Times New Roman" w:cs="Times New Roman"/>
          <w:sz w:val="24"/>
          <w:szCs w:val="24"/>
        </w:rPr>
        <w:t xml:space="preserve"> measured </w:t>
      </w:r>
      <w:r w:rsidR="00B044F5">
        <w:rPr>
          <w:rFonts w:ascii="Times New Roman" w:hAnsi="Times New Roman" w:cs="Times New Roman"/>
          <w:sz w:val="24"/>
          <w:szCs w:val="24"/>
        </w:rPr>
        <w:t>using strain gauges on the line of maximum compressive strain in the longitudinal direction</w:t>
      </w:r>
      <w:r w:rsidR="00285294">
        <w:rPr>
          <w:rFonts w:ascii="Times New Roman" w:hAnsi="Times New Roman" w:cs="Times New Roman"/>
          <w:sz w:val="24"/>
          <w:szCs w:val="24"/>
        </w:rPr>
        <w:t>.</w:t>
      </w:r>
      <w:r w:rsidR="00893A98">
        <w:rPr>
          <w:rFonts w:ascii="Times New Roman" w:hAnsi="Times New Roman" w:cs="Times New Roman"/>
          <w:sz w:val="24"/>
          <w:szCs w:val="24"/>
        </w:rPr>
        <w:t xml:space="preserve"> It was found that the length of the longitudinal range where the compressive strain exceeds 0.2% is almost equal to the outer diameter of the pipe.</w:t>
      </w:r>
      <w:r w:rsidR="00285294">
        <w:rPr>
          <w:rFonts w:ascii="Times New Roman" w:hAnsi="Times New Roman" w:cs="Times New Roman"/>
          <w:sz w:val="24"/>
          <w:szCs w:val="24"/>
        </w:rPr>
        <w:t xml:space="preserve"> </w:t>
      </w:r>
    </w:p>
    <w:p w:rsidR="00300015" w:rsidRDefault="00285294" w:rsidP="00247D37">
      <w:pPr>
        <w:spacing w:after="0"/>
        <w:jc w:val="both"/>
        <w:rPr>
          <w:rFonts w:ascii="Times New Roman" w:hAnsi="Times New Roman" w:cs="Times New Roman"/>
          <w:sz w:val="24"/>
          <w:szCs w:val="24"/>
        </w:rPr>
      </w:pPr>
      <w:r>
        <w:rPr>
          <w:rFonts w:ascii="Times New Roman" w:hAnsi="Times New Roman" w:cs="Times New Roman"/>
          <w:sz w:val="24"/>
          <w:szCs w:val="24"/>
        </w:rPr>
        <w:t xml:space="preserve">The mechanical properties of the </w:t>
      </w:r>
      <w:r w:rsidR="00C658A0">
        <w:rPr>
          <w:rFonts w:ascii="Times New Roman" w:hAnsi="Times New Roman" w:cs="Times New Roman"/>
          <w:sz w:val="24"/>
          <w:szCs w:val="24"/>
        </w:rPr>
        <w:t>pipes were tested before and after cold bending</w:t>
      </w:r>
      <w:r w:rsidR="00786379">
        <w:rPr>
          <w:rFonts w:ascii="Times New Roman" w:hAnsi="Times New Roman" w:cs="Times New Roman"/>
          <w:sz w:val="24"/>
          <w:szCs w:val="24"/>
        </w:rPr>
        <w:t xml:space="preserve"> (</w:t>
      </w:r>
      <w:r w:rsidR="00786379">
        <w:rPr>
          <w:rFonts w:ascii="Times New Roman" w:hAnsi="Times New Roman" w:cs="Times New Roman"/>
          <w:sz w:val="24"/>
          <w:szCs w:val="24"/>
        </w:rPr>
        <w:fldChar w:fldCharType="begin"/>
      </w:r>
      <w:r w:rsidR="00786379">
        <w:rPr>
          <w:rFonts w:ascii="Times New Roman" w:hAnsi="Times New Roman" w:cs="Times New Roman"/>
          <w:sz w:val="24"/>
          <w:szCs w:val="24"/>
        </w:rPr>
        <w:instrText xml:space="preserve"> REF _Ref391326590 \h </w:instrText>
      </w:r>
      <w:r w:rsidR="00786379">
        <w:rPr>
          <w:rFonts w:ascii="Times New Roman" w:hAnsi="Times New Roman" w:cs="Times New Roman"/>
          <w:sz w:val="24"/>
          <w:szCs w:val="24"/>
        </w:rPr>
      </w:r>
      <w:r w:rsidR="00786379">
        <w:rPr>
          <w:rFonts w:ascii="Times New Roman" w:hAnsi="Times New Roman" w:cs="Times New Roman"/>
          <w:sz w:val="24"/>
          <w:szCs w:val="24"/>
        </w:rPr>
        <w:fldChar w:fldCharType="separate"/>
      </w:r>
      <w:ins w:id="110" w:author="Samer Adeeb" w:date="2014-07-20T19:44:00Z">
        <w:r w:rsidR="0076245A" w:rsidRPr="00247D37">
          <w:rPr>
            <w:rFonts w:ascii="Times New Roman" w:hAnsi="Times New Roman" w:cs="Times New Roman"/>
            <w:sz w:val="24"/>
            <w:szCs w:val="24"/>
          </w:rPr>
          <w:t xml:space="preserve">Table </w:t>
        </w:r>
        <w:r w:rsidR="0076245A">
          <w:rPr>
            <w:rFonts w:ascii="Times New Roman" w:hAnsi="Times New Roman" w:cs="Times New Roman"/>
            <w:noProof/>
            <w:sz w:val="24"/>
            <w:szCs w:val="24"/>
          </w:rPr>
          <w:t>2</w:t>
        </w:r>
      </w:ins>
      <w:del w:id="111" w:author="Samer Adeeb" w:date="2014-07-20T19:44:00Z">
        <w:r w:rsidR="00786379" w:rsidRPr="00247D37" w:rsidDel="0076245A">
          <w:rPr>
            <w:rFonts w:ascii="Times New Roman" w:hAnsi="Times New Roman" w:cs="Times New Roman"/>
            <w:sz w:val="24"/>
            <w:szCs w:val="24"/>
          </w:rPr>
          <w:delText xml:space="preserve">Table </w:delText>
        </w:r>
        <w:r w:rsidR="00786379" w:rsidRPr="00247D37" w:rsidDel="0076245A">
          <w:rPr>
            <w:rFonts w:ascii="Times New Roman" w:hAnsi="Times New Roman" w:cs="Times New Roman"/>
            <w:noProof/>
            <w:sz w:val="24"/>
            <w:szCs w:val="24"/>
          </w:rPr>
          <w:delText>1</w:delText>
        </w:r>
      </w:del>
      <w:r w:rsidR="00786379">
        <w:rPr>
          <w:rFonts w:ascii="Times New Roman" w:hAnsi="Times New Roman" w:cs="Times New Roman"/>
          <w:sz w:val="24"/>
          <w:szCs w:val="24"/>
        </w:rPr>
        <w:fldChar w:fldCharType="end"/>
      </w:r>
      <w:r w:rsidR="00786379">
        <w:rPr>
          <w:rFonts w:ascii="Times New Roman" w:hAnsi="Times New Roman" w:cs="Times New Roman"/>
          <w:sz w:val="24"/>
          <w:szCs w:val="24"/>
        </w:rPr>
        <w:t>)</w:t>
      </w:r>
      <w:r w:rsidR="00C658A0">
        <w:rPr>
          <w:rFonts w:ascii="Times New Roman" w:hAnsi="Times New Roman" w:cs="Times New Roman"/>
          <w:sz w:val="24"/>
          <w:szCs w:val="24"/>
        </w:rPr>
        <w:t>.</w:t>
      </w:r>
    </w:p>
    <w:p w:rsidR="00247D37" w:rsidRDefault="00247D37" w:rsidP="0088655B">
      <w:pPr>
        <w:spacing w:after="0" w:line="240" w:lineRule="auto"/>
        <w:jc w:val="both"/>
        <w:rPr>
          <w:rFonts w:ascii="Times New Roman" w:hAnsi="Times New Roman" w:cs="Times New Roman"/>
          <w:sz w:val="24"/>
          <w:szCs w:val="24"/>
        </w:rPr>
      </w:pPr>
    </w:p>
    <w:p w:rsidR="00247D37" w:rsidRPr="00247D37" w:rsidRDefault="00247D37" w:rsidP="00247D37">
      <w:pPr>
        <w:pStyle w:val="Caption"/>
        <w:keepNext/>
        <w:jc w:val="center"/>
        <w:rPr>
          <w:rFonts w:ascii="Times New Roman" w:hAnsi="Times New Roman" w:cs="Times New Roman"/>
          <w:color w:val="auto"/>
          <w:sz w:val="24"/>
          <w:szCs w:val="24"/>
        </w:rPr>
      </w:pPr>
      <w:bookmarkStart w:id="112" w:name="_Ref391326590"/>
      <w:r w:rsidRPr="00247D37">
        <w:rPr>
          <w:rFonts w:ascii="Times New Roman" w:hAnsi="Times New Roman" w:cs="Times New Roman"/>
          <w:color w:val="auto"/>
          <w:sz w:val="24"/>
          <w:szCs w:val="24"/>
        </w:rPr>
        <w:t xml:space="preserve">Table </w:t>
      </w:r>
      <w:r w:rsidRPr="00247D37">
        <w:rPr>
          <w:rFonts w:ascii="Times New Roman" w:hAnsi="Times New Roman" w:cs="Times New Roman"/>
          <w:color w:val="auto"/>
          <w:sz w:val="24"/>
          <w:szCs w:val="24"/>
        </w:rPr>
        <w:fldChar w:fldCharType="begin"/>
      </w:r>
      <w:r w:rsidRPr="00247D37">
        <w:rPr>
          <w:rFonts w:ascii="Times New Roman" w:hAnsi="Times New Roman" w:cs="Times New Roman"/>
          <w:color w:val="auto"/>
          <w:sz w:val="24"/>
          <w:szCs w:val="24"/>
        </w:rPr>
        <w:instrText xml:space="preserve"> SEQ Table \* ARABIC </w:instrText>
      </w:r>
      <w:r w:rsidRPr="00247D37">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w:t>
      </w:r>
      <w:r w:rsidRPr="00247D37">
        <w:rPr>
          <w:rFonts w:ascii="Times New Roman" w:hAnsi="Times New Roman" w:cs="Times New Roman"/>
          <w:color w:val="auto"/>
          <w:sz w:val="24"/>
          <w:szCs w:val="24"/>
        </w:rPr>
        <w:fldChar w:fldCharType="end"/>
      </w:r>
      <w:bookmarkEnd w:id="112"/>
      <w:r w:rsidRPr="00247D37">
        <w:rPr>
          <w:rFonts w:ascii="Times New Roman" w:hAnsi="Times New Roman" w:cs="Times New Roman"/>
          <w:color w:val="auto"/>
          <w:sz w:val="24"/>
          <w:szCs w:val="24"/>
        </w:rPr>
        <w:t>: Mechanical properties before and after cold bending</w:t>
      </w:r>
      <w:r w:rsidR="00786379">
        <w:rPr>
          <w:rFonts w:ascii="Times New Roman" w:hAnsi="Times New Roman" w:cs="Times New Roman"/>
          <w:color w:val="auto"/>
          <w:sz w:val="24"/>
          <w:szCs w:val="24"/>
        </w:rPr>
        <w:t xml:space="preserve"> </w:t>
      </w:r>
      <w:r w:rsidR="00786379" w:rsidRPr="00786379">
        <w:rPr>
          <w:rFonts w:ascii="Times New Roman" w:hAnsi="Times New Roman" w:cs="Times New Roman"/>
          <w:color w:val="auto"/>
          <w:sz w:val="24"/>
          <w:szCs w:val="24"/>
        </w:rPr>
        <w:fldChar w:fldCharType="begin"/>
      </w:r>
      <w:r w:rsidR="00786379" w:rsidRPr="00786379">
        <w:rPr>
          <w:rFonts w:ascii="Times New Roman" w:hAnsi="Times New Roman" w:cs="Times New Roman"/>
          <w:color w:val="auto"/>
          <w:sz w:val="24"/>
          <w:szCs w:val="24"/>
        </w:rPr>
        <w:instrText xml:space="preserve"> REF fukuda \h </w:instrText>
      </w:r>
      <w:r w:rsidR="00786379" w:rsidRPr="00786379">
        <w:rPr>
          <w:rFonts w:ascii="Times New Roman" w:hAnsi="Times New Roman" w:cs="Times New Roman"/>
          <w:color w:val="auto"/>
          <w:sz w:val="24"/>
          <w:szCs w:val="24"/>
        </w:rPr>
      </w:r>
      <w:r w:rsidR="00786379" w:rsidRPr="00786379">
        <w:rPr>
          <w:rFonts w:ascii="Times New Roman" w:hAnsi="Times New Roman" w:cs="Times New Roman"/>
          <w:color w:val="auto"/>
          <w:sz w:val="24"/>
          <w:szCs w:val="24"/>
        </w:rPr>
        <w:fldChar w:fldCharType="separate"/>
      </w:r>
      <w:ins w:id="113" w:author="Samer Adeeb" w:date="2014-07-20T19:44:00Z">
        <w:r w:rsidR="0076245A">
          <w:rPr>
            <w:rFonts w:ascii="Times New Roman" w:hAnsi="Times New Roman" w:cs="Times New Roman"/>
            <w:sz w:val="24"/>
            <w:szCs w:val="24"/>
          </w:rPr>
          <w:t>[17]</w:t>
        </w:r>
      </w:ins>
      <w:del w:id="114" w:author="Samer Adeeb" w:date="2014-07-20T19:44:00Z">
        <w:r w:rsidR="00786379" w:rsidRPr="00786379" w:rsidDel="0076245A">
          <w:rPr>
            <w:rFonts w:ascii="Times New Roman" w:hAnsi="Times New Roman" w:cs="Times New Roman"/>
            <w:color w:val="auto"/>
            <w:sz w:val="24"/>
            <w:szCs w:val="24"/>
          </w:rPr>
          <w:delText>[1</w:delText>
        </w:r>
        <w:r w:rsidR="00786379" w:rsidRPr="00786379" w:rsidDel="0076245A">
          <w:rPr>
            <w:rFonts w:ascii="Times New Roman" w:hAnsi="Times New Roman" w:cs="Times New Roman"/>
            <w:color w:val="auto"/>
            <w:sz w:val="24"/>
            <w:szCs w:val="24"/>
          </w:rPr>
          <w:delText>5</w:delText>
        </w:r>
        <w:r w:rsidR="00786379" w:rsidRPr="00786379" w:rsidDel="0076245A">
          <w:rPr>
            <w:rFonts w:ascii="Times New Roman" w:hAnsi="Times New Roman" w:cs="Times New Roman"/>
            <w:color w:val="auto"/>
            <w:sz w:val="24"/>
            <w:szCs w:val="24"/>
          </w:rPr>
          <w:delText>]</w:delText>
        </w:r>
      </w:del>
      <w:r w:rsidR="00786379" w:rsidRPr="00786379">
        <w:rPr>
          <w:rFonts w:ascii="Times New Roman" w:hAnsi="Times New Roman" w:cs="Times New Roman"/>
          <w:color w:val="auto"/>
          <w:sz w:val="24"/>
          <w:szCs w:val="24"/>
        </w:rPr>
        <w:fldChar w:fldCharType="end"/>
      </w:r>
    </w:p>
    <w:tbl>
      <w:tblPr>
        <w:tblStyle w:val="TableGrid"/>
        <w:tblW w:w="0" w:type="auto"/>
        <w:jc w:val="center"/>
        <w:tblLook w:val="04A0" w:firstRow="1" w:lastRow="0" w:firstColumn="1" w:lastColumn="0" w:noHBand="0" w:noVBand="1"/>
      </w:tblPr>
      <w:tblGrid>
        <w:gridCol w:w="1101"/>
        <w:gridCol w:w="2311"/>
        <w:gridCol w:w="2127"/>
        <w:gridCol w:w="2268"/>
      </w:tblGrid>
      <w:tr w:rsidR="00C658A0" w:rsidTr="0089623F">
        <w:trPr>
          <w:jc w:val="center"/>
        </w:trPr>
        <w:tc>
          <w:tcPr>
            <w:tcW w:w="1101"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Pipe</w:t>
            </w:r>
          </w:p>
        </w:tc>
        <w:tc>
          <w:tcPr>
            <w:tcW w:w="2311"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Before and after bending</w:t>
            </w:r>
          </w:p>
        </w:tc>
        <w:tc>
          <w:tcPr>
            <w:tcW w:w="2127" w:type="dxa"/>
            <w:vAlign w:val="center"/>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Yield stress [MPa]</w:t>
            </w:r>
          </w:p>
        </w:tc>
        <w:tc>
          <w:tcPr>
            <w:tcW w:w="2268" w:type="dxa"/>
          </w:tcPr>
          <w:p w:rsidR="00C658A0" w:rsidRPr="00C658A0" w:rsidRDefault="00C658A0" w:rsidP="00C658A0">
            <w:pPr>
              <w:jc w:val="center"/>
              <w:rPr>
                <w:rFonts w:ascii="Times New Roman" w:hAnsi="Times New Roman" w:cs="Times New Roman"/>
                <w:b/>
                <w:sz w:val="24"/>
                <w:szCs w:val="24"/>
              </w:rPr>
            </w:pPr>
            <w:r w:rsidRPr="00C658A0">
              <w:rPr>
                <w:rFonts w:ascii="Times New Roman" w:hAnsi="Times New Roman" w:cs="Times New Roman"/>
                <w:b/>
                <w:sz w:val="24"/>
                <w:szCs w:val="24"/>
              </w:rPr>
              <w:t>Tensile Strength [MPa]</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465</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527</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437</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529</w:t>
            </w:r>
          </w:p>
        </w:tc>
      </w:tr>
      <w:tr w:rsidR="00C658A0" w:rsidTr="0089623F">
        <w:trPr>
          <w:jc w:val="center"/>
        </w:trPr>
        <w:tc>
          <w:tcPr>
            <w:tcW w:w="1101" w:type="dxa"/>
            <w:vMerge w:val="restart"/>
            <w:vAlign w:val="center"/>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w:t>
            </w: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Before</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633</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670</w:t>
            </w:r>
          </w:p>
        </w:tc>
      </w:tr>
      <w:tr w:rsidR="00C658A0" w:rsidTr="0089623F">
        <w:trPr>
          <w:jc w:val="center"/>
        </w:trPr>
        <w:tc>
          <w:tcPr>
            <w:tcW w:w="1101" w:type="dxa"/>
            <w:vMerge/>
          </w:tcPr>
          <w:p w:rsidR="00C658A0" w:rsidRDefault="00C658A0" w:rsidP="0088655B">
            <w:pPr>
              <w:jc w:val="both"/>
              <w:rPr>
                <w:rFonts w:ascii="Times New Roman" w:hAnsi="Times New Roman" w:cs="Times New Roman"/>
                <w:sz w:val="24"/>
                <w:szCs w:val="24"/>
              </w:rPr>
            </w:pPr>
          </w:p>
        </w:tc>
        <w:tc>
          <w:tcPr>
            <w:tcW w:w="2311"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After</w:t>
            </w:r>
          </w:p>
        </w:tc>
        <w:tc>
          <w:tcPr>
            <w:tcW w:w="2127"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461</w:t>
            </w:r>
          </w:p>
        </w:tc>
        <w:tc>
          <w:tcPr>
            <w:tcW w:w="2268" w:type="dxa"/>
          </w:tcPr>
          <w:p w:rsidR="00C658A0" w:rsidRDefault="00C658A0" w:rsidP="00C658A0">
            <w:pPr>
              <w:jc w:val="center"/>
              <w:rPr>
                <w:rFonts w:ascii="Times New Roman" w:hAnsi="Times New Roman" w:cs="Times New Roman"/>
                <w:sz w:val="24"/>
                <w:szCs w:val="24"/>
              </w:rPr>
            </w:pPr>
            <w:r>
              <w:rPr>
                <w:rFonts w:ascii="Times New Roman" w:hAnsi="Times New Roman" w:cs="Times New Roman"/>
                <w:sz w:val="24"/>
                <w:szCs w:val="24"/>
              </w:rPr>
              <w:t>656</w:t>
            </w:r>
          </w:p>
        </w:tc>
      </w:tr>
    </w:tbl>
    <w:p w:rsidR="00C658A0" w:rsidRPr="00D46F4E" w:rsidRDefault="00C658A0" w:rsidP="0088655B">
      <w:pPr>
        <w:spacing w:after="0" w:line="240" w:lineRule="auto"/>
        <w:jc w:val="both"/>
        <w:rPr>
          <w:rFonts w:ascii="Times New Roman" w:hAnsi="Times New Roman" w:cs="Times New Roman"/>
          <w:sz w:val="24"/>
          <w:szCs w:val="24"/>
        </w:rPr>
      </w:pPr>
    </w:p>
    <w:p w:rsidR="00300015" w:rsidRDefault="00941803" w:rsidP="00B044F5">
      <w:pPr>
        <w:spacing w:after="0"/>
        <w:jc w:val="both"/>
        <w:rPr>
          <w:rFonts w:ascii="Times New Roman" w:hAnsi="Times New Roman" w:cs="Times New Roman"/>
          <w:sz w:val="24"/>
          <w:szCs w:val="24"/>
        </w:rPr>
      </w:pPr>
      <w:r w:rsidRPr="00941803">
        <w:rPr>
          <w:rFonts w:ascii="Times New Roman" w:hAnsi="Times New Roman" w:cs="Times New Roman"/>
          <w:sz w:val="24"/>
          <w:szCs w:val="24"/>
        </w:rPr>
        <w:t xml:space="preserve">As </w:t>
      </w:r>
      <w:del w:id="115" w:author="Samer Adeeb" w:date="2014-07-20T19:41:00Z">
        <w:r w:rsidRPr="00941803" w:rsidDel="00B20561">
          <w:rPr>
            <w:rFonts w:ascii="Times New Roman" w:hAnsi="Times New Roman" w:cs="Times New Roman"/>
            <w:sz w:val="24"/>
            <w:szCs w:val="24"/>
          </w:rPr>
          <w:delText xml:space="preserve">it is </w:delText>
        </w:r>
      </w:del>
      <w:r w:rsidRPr="00941803">
        <w:rPr>
          <w:rFonts w:ascii="Times New Roman" w:hAnsi="Times New Roman" w:cs="Times New Roman"/>
          <w:sz w:val="24"/>
          <w:szCs w:val="24"/>
        </w:rPr>
        <w:t xml:space="preserve">shown in </w:t>
      </w:r>
      <w:r w:rsidRPr="00941803">
        <w:rPr>
          <w:rFonts w:ascii="Times New Roman" w:hAnsi="Times New Roman" w:cs="Times New Roman"/>
          <w:sz w:val="24"/>
          <w:szCs w:val="24"/>
        </w:rPr>
        <w:fldChar w:fldCharType="begin"/>
      </w:r>
      <w:r w:rsidRPr="00941803">
        <w:rPr>
          <w:rFonts w:ascii="Times New Roman" w:hAnsi="Times New Roman" w:cs="Times New Roman"/>
          <w:sz w:val="24"/>
          <w:szCs w:val="24"/>
        </w:rPr>
        <w:instrText xml:space="preserve"> REF _Ref391326590 \h  \* MERGEFORMAT </w:instrText>
      </w:r>
      <w:r w:rsidRPr="00941803">
        <w:rPr>
          <w:rFonts w:ascii="Times New Roman" w:hAnsi="Times New Roman" w:cs="Times New Roman"/>
          <w:sz w:val="24"/>
          <w:szCs w:val="24"/>
        </w:rPr>
      </w:r>
      <w:r w:rsidRPr="00941803">
        <w:rPr>
          <w:rFonts w:ascii="Times New Roman" w:hAnsi="Times New Roman" w:cs="Times New Roman"/>
          <w:sz w:val="24"/>
          <w:szCs w:val="24"/>
        </w:rPr>
        <w:fldChar w:fldCharType="separate"/>
      </w:r>
      <w:ins w:id="116" w:author="Samer Adeeb" w:date="2014-07-20T19:44:00Z">
        <w:r w:rsidR="0076245A" w:rsidRPr="00247D37">
          <w:rPr>
            <w:rFonts w:ascii="Times New Roman" w:hAnsi="Times New Roman" w:cs="Times New Roman"/>
            <w:sz w:val="24"/>
            <w:szCs w:val="24"/>
          </w:rPr>
          <w:t xml:space="preserve">Table </w:t>
        </w:r>
        <w:r w:rsidR="0076245A">
          <w:rPr>
            <w:rFonts w:ascii="Times New Roman" w:hAnsi="Times New Roman" w:cs="Times New Roman"/>
            <w:noProof/>
            <w:sz w:val="24"/>
            <w:szCs w:val="24"/>
          </w:rPr>
          <w:t>2</w:t>
        </w:r>
      </w:ins>
      <w:del w:id="117" w:author="Samer Adeeb" w:date="2014-07-20T19:44:00Z">
        <w:r w:rsidRPr="00941803" w:rsidDel="0076245A">
          <w:rPr>
            <w:rFonts w:ascii="Times New Roman" w:hAnsi="Times New Roman" w:cs="Times New Roman"/>
            <w:sz w:val="24"/>
            <w:szCs w:val="24"/>
          </w:rPr>
          <w:delText xml:space="preserve">Table </w:delText>
        </w:r>
        <w:r w:rsidRPr="00941803" w:rsidDel="0076245A">
          <w:rPr>
            <w:rFonts w:ascii="Times New Roman" w:hAnsi="Times New Roman" w:cs="Times New Roman"/>
            <w:noProof/>
            <w:sz w:val="24"/>
            <w:szCs w:val="24"/>
          </w:rPr>
          <w:delText>1</w:delText>
        </w:r>
      </w:del>
      <w:r w:rsidRPr="00941803">
        <w:rPr>
          <w:rFonts w:ascii="Times New Roman" w:hAnsi="Times New Roman" w:cs="Times New Roman"/>
          <w:sz w:val="24"/>
          <w:szCs w:val="24"/>
        </w:rPr>
        <w:fldChar w:fldCharType="end"/>
      </w:r>
      <w:r w:rsidR="00B044F5">
        <w:rPr>
          <w:rFonts w:ascii="Times New Roman" w:hAnsi="Times New Roman" w:cs="Times New Roman"/>
          <w:sz w:val="24"/>
          <w:szCs w:val="24"/>
        </w:rPr>
        <w:t>,</w:t>
      </w:r>
      <w:r>
        <w:rPr>
          <w:rFonts w:ascii="Times New Roman" w:hAnsi="Times New Roman" w:cs="Times New Roman"/>
          <w:sz w:val="24"/>
          <w:szCs w:val="24"/>
        </w:rPr>
        <w:t xml:space="preserve"> </w:t>
      </w:r>
      <w:r w:rsidR="0037147F">
        <w:rPr>
          <w:rFonts w:ascii="Times New Roman" w:hAnsi="Times New Roman" w:cs="Times New Roman"/>
          <w:sz w:val="24"/>
          <w:szCs w:val="24"/>
        </w:rPr>
        <w:t>due to cold bending the yield stresses of the pipe materials were reduced 6% and 27% for Pipe A</w:t>
      </w:r>
      <w:r w:rsidR="00B044F5">
        <w:rPr>
          <w:rFonts w:ascii="Times New Roman" w:hAnsi="Times New Roman" w:cs="Times New Roman"/>
          <w:sz w:val="24"/>
          <w:szCs w:val="24"/>
        </w:rPr>
        <w:t xml:space="preserve"> (X60)</w:t>
      </w:r>
      <w:r w:rsidR="0037147F">
        <w:rPr>
          <w:rFonts w:ascii="Times New Roman" w:hAnsi="Times New Roman" w:cs="Times New Roman"/>
          <w:sz w:val="24"/>
          <w:szCs w:val="24"/>
        </w:rPr>
        <w:t xml:space="preserve"> and Pipe B</w:t>
      </w:r>
      <w:r w:rsidR="00B044F5">
        <w:rPr>
          <w:rFonts w:ascii="Times New Roman" w:hAnsi="Times New Roman" w:cs="Times New Roman"/>
          <w:sz w:val="24"/>
          <w:szCs w:val="24"/>
        </w:rPr>
        <w:t xml:space="preserve"> (X80)</w:t>
      </w:r>
      <w:r w:rsidR="0037147F">
        <w:rPr>
          <w:rFonts w:ascii="Times New Roman" w:hAnsi="Times New Roman" w:cs="Times New Roman"/>
          <w:sz w:val="24"/>
          <w:szCs w:val="24"/>
        </w:rPr>
        <w:t xml:space="preserve"> respectively.</w:t>
      </w:r>
    </w:p>
    <w:p w:rsidR="006D2CD8" w:rsidRDefault="006D2CD8" w:rsidP="00B044F5">
      <w:pPr>
        <w:spacing w:after="0"/>
        <w:jc w:val="both"/>
        <w:rPr>
          <w:rFonts w:ascii="Times New Roman" w:hAnsi="Times New Roman" w:cs="Times New Roman"/>
          <w:sz w:val="24"/>
          <w:szCs w:val="24"/>
        </w:rPr>
      </w:pP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et al.</w:t>
      </w:r>
      <w:r w:rsidR="00C9376B">
        <w:rPr>
          <w:rFonts w:ascii="Times New Roman" w:hAnsi="Times New Roman" w:cs="Times New Roman"/>
          <w:sz w:val="24"/>
          <w:szCs w:val="24"/>
        </w:rPr>
        <w:t xml:space="preserve"> </w:t>
      </w:r>
      <w:r w:rsidR="00C9376B">
        <w:rPr>
          <w:rFonts w:ascii="Times New Roman" w:hAnsi="Times New Roman" w:cs="Times New Roman"/>
          <w:sz w:val="24"/>
          <w:szCs w:val="24"/>
        </w:rPr>
        <w:fldChar w:fldCharType="begin"/>
      </w:r>
      <w:r w:rsidR="00C9376B">
        <w:rPr>
          <w:rFonts w:ascii="Times New Roman" w:hAnsi="Times New Roman" w:cs="Times New Roman"/>
          <w:sz w:val="24"/>
          <w:szCs w:val="24"/>
        </w:rPr>
        <w:instrText xml:space="preserve"> REF caminada \h </w:instrText>
      </w:r>
      <w:r w:rsidR="00C9376B">
        <w:rPr>
          <w:rFonts w:ascii="Times New Roman" w:hAnsi="Times New Roman" w:cs="Times New Roman"/>
          <w:sz w:val="24"/>
          <w:szCs w:val="24"/>
        </w:rPr>
      </w:r>
      <w:r w:rsidR="00C9376B">
        <w:rPr>
          <w:rFonts w:ascii="Times New Roman" w:hAnsi="Times New Roman" w:cs="Times New Roman"/>
          <w:sz w:val="24"/>
          <w:szCs w:val="24"/>
        </w:rPr>
        <w:fldChar w:fldCharType="separate"/>
      </w:r>
      <w:r w:rsidR="0076245A">
        <w:rPr>
          <w:rFonts w:ascii="Times New Roman" w:hAnsi="Times New Roman" w:cs="Times New Roman"/>
          <w:sz w:val="24"/>
          <w:szCs w:val="24"/>
        </w:rPr>
        <w:t>[18]</w:t>
      </w:r>
      <w:r w:rsidR="00C9376B">
        <w:rPr>
          <w:rFonts w:ascii="Times New Roman" w:hAnsi="Times New Roman" w:cs="Times New Roman"/>
          <w:sz w:val="24"/>
          <w:szCs w:val="24"/>
        </w:rPr>
        <w:fldChar w:fldCharType="end"/>
      </w:r>
      <w:r w:rsidR="00C9376B">
        <w:rPr>
          <w:rFonts w:ascii="Times New Roman" w:hAnsi="Times New Roman" w:cs="Times New Roman"/>
          <w:sz w:val="24"/>
          <w:szCs w:val="24"/>
        </w:rPr>
        <w:t xml:space="preserve"> investigated the mechanical properties at extrados and intrados of cold bends</w:t>
      </w:r>
      <w:r w:rsidR="007E3A88">
        <w:rPr>
          <w:rFonts w:ascii="Times New Roman" w:hAnsi="Times New Roman" w:cs="Times New Roman"/>
          <w:sz w:val="24"/>
          <w:szCs w:val="24"/>
        </w:rPr>
        <w:t>. These mechanical properties are compared to those of straight pipes.</w:t>
      </w:r>
      <w:r w:rsidR="00B2691D">
        <w:rPr>
          <w:rFonts w:ascii="Times New Roman" w:hAnsi="Times New Roman" w:cs="Times New Roman"/>
          <w:sz w:val="24"/>
          <w:szCs w:val="24"/>
        </w:rPr>
        <w:t xml:space="preserve"> Pipes with ASTM grade T23, T91 and T92 were cold bent by industrial rotary bending machines in form of U bends with a bending angle </w:t>
      </w:r>
      <w:proofErr w:type="gramStart"/>
      <w:r w:rsidR="00B2691D">
        <w:rPr>
          <w:rFonts w:ascii="Times New Roman" w:hAnsi="Times New Roman" w:cs="Times New Roman"/>
          <w:sz w:val="24"/>
          <w:szCs w:val="24"/>
        </w:rPr>
        <w:t xml:space="preserve">of </w:t>
      </w:r>
      <w:proofErr w:type="gramEnd"/>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B2691D">
        <w:rPr>
          <w:rFonts w:ascii="Times New Roman" w:hAnsi="Times New Roman" w:cs="Times New Roman"/>
          <w:sz w:val="24"/>
          <w:szCs w:val="24"/>
        </w:rPr>
        <w:t>.</w:t>
      </w:r>
      <w:r w:rsidR="00C733AD">
        <w:rPr>
          <w:rFonts w:ascii="Times New Roman" w:hAnsi="Times New Roman" w:cs="Times New Roman"/>
          <w:sz w:val="24"/>
          <w:szCs w:val="24"/>
        </w:rPr>
        <w:t xml:space="preserve"> A total of 21 cold bends were tested</w:t>
      </w:r>
      <w:r w:rsidR="007E6B3A">
        <w:rPr>
          <w:rFonts w:ascii="Times New Roman" w:hAnsi="Times New Roman" w:cs="Times New Roman"/>
          <w:sz w:val="24"/>
          <w:szCs w:val="24"/>
        </w:rPr>
        <w:t xml:space="preserve"> with R/OD ratio ranging between 1.0 and 4.5</w:t>
      </w:r>
      <w:r w:rsidR="00C733AD">
        <w:rPr>
          <w:rFonts w:ascii="Times New Roman" w:hAnsi="Times New Roman" w:cs="Times New Roman"/>
          <w:sz w:val="24"/>
          <w:szCs w:val="24"/>
        </w:rPr>
        <w:t>.</w:t>
      </w:r>
      <w:r w:rsidR="000B44AE">
        <w:rPr>
          <w:rFonts w:ascii="Times New Roman" w:hAnsi="Times New Roman" w:cs="Times New Roman"/>
          <w:sz w:val="24"/>
          <w:szCs w:val="24"/>
        </w:rPr>
        <w:t xml:space="preserve"> For the assessment of the mechanical properties, tension tests, </w:t>
      </w:r>
      <w:proofErr w:type="spellStart"/>
      <w:r w:rsidR="000B44AE">
        <w:rPr>
          <w:rFonts w:ascii="Times New Roman" w:hAnsi="Times New Roman" w:cs="Times New Roman"/>
          <w:sz w:val="24"/>
          <w:szCs w:val="24"/>
        </w:rPr>
        <w:t>Charpy</w:t>
      </w:r>
      <w:proofErr w:type="spellEnd"/>
      <w:r w:rsidR="000B44AE">
        <w:rPr>
          <w:rFonts w:ascii="Times New Roman" w:hAnsi="Times New Roman" w:cs="Times New Roman"/>
          <w:sz w:val="24"/>
          <w:szCs w:val="24"/>
        </w:rPr>
        <w:t xml:space="preserve"> impact tests and creep</w:t>
      </w:r>
      <w:r w:rsidR="00D66A93">
        <w:rPr>
          <w:rFonts w:ascii="Times New Roman" w:hAnsi="Times New Roman" w:cs="Times New Roman"/>
          <w:sz w:val="24"/>
          <w:szCs w:val="24"/>
        </w:rPr>
        <w:t>-rupture</w:t>
      </w:r>
      <w:r w:rsidR="000B44AE">
        <w:rPr>
          <w:rFonts w:ascii="Times New Roman" w:hAnsi="Times New Roman" w:cs="Times New Roman"/>
          <w:sz w:val="24"/>
          <w:szCs w:val="24"/>
        </w:rPr>
        <w:t xml:space="preserve"> tests. The specimens for material testing were cut out of a cold bend with an outer diameter of 76 mm (3”) and a wall thickness of 12.5 mm (0.5”).</w:t>
      </w:r>
      <w:r w:rsidR="00E1506C">
        <w:rPr>
          <w:rFonts w:ascii="Times New Roman" w:hAnsi="Times New Roman" w:cs="Times New Roman"/>
          <w:sz w:val="24"/>
          <w:szCs w:val="24"/>
        </w:rPr>
        <w:t xml:space="preserve"> Specimens were cut out of intrados, extrados and unbent portions of the pipe.</w:t>
      </w:r>
      <w:r w:rsidR="009E7709">
        <w:rPr>
          <w:rFonts w:ascii="Times New Roman" w:hAnsi="Times New Roman" w:cs="Times New Roman"/>
          <w:sz w:val="24"/>
          <w:szCs w:val="24"/>
        </w:rPr>
        <w:t xml:space="preserve"> The results of the tension tests showed that the yield stress at the extrados was on average 40% higher that the yield stress of the unbent pipe. On the other hand the yield stress at the intrados was on average 20% lower than the yield stress of the unbent pipe.</w:t>
      </w:r>
      <w:r w:rsidR="00D66A93">
        <w:rPr>
          <w:rFonts w:ascii="Times New Roman" w:hAnsi="Times New Roman" w:cs="Times New Roman"/>
          <w:sz w:val="24"/>
          <w:szCs w:val="24"/>
        </w:rPr>
        <w:t xml:space="preserve"> From the results of the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impact tests no correlation was observed between the locations where the test specimens were cut from and the absorbed energy in the tests. The tubes with grade T23 exhibited lower </w:t>
      </w:r>
      <w:proofErr w:type="spellStart"/>
      <w:r w:rsidR="00D66A93">
        <w:rPr>
          <w:rFonts w:ascii="Times New Roman" w:hAnsi="Times New Roman" w:cs="Times New Roman"/>
          <w:sz w:val="24"/>
          <w:szCs w:val="24"/>
        </w:rPr>
        <w:t>Charpy</w:t>
      </w:r>
      <w:proofErr w:type="spellEnd"/>
      <w:r w:rsidR="00D66A93">
        <w:rPr>
          <w:rFonts w:ascii="Times New Roman" w:hAnsi="Times New Roman" w:cs="Times New Roman"/>
          <w:sz w:val="24"/>
          <w:szCs w:val="24"/>
        </w:rPr>
        <w:t xml:space="preserve"> toughness than the grades T91 and T92. The results of the creep-rupture tests showed that the intrados and </w:t>
      </w:r>
      <w:r w:rsidR="00D66A93">
        <w:rPr>
          <w:rFonts w:ascii="Times New Roman" w:hAnsi="Times New Roman" w:cs="Times New Roman"/>
          <w:sz w:val="24"/>
          <w:szCs w:val="24"/>
        </w:rPr>
        <w:lastRenderedPageBreak/>
        <w:t>extrados have similar creep-rupture strength, whereas the</w:t>
      </w:r>
      <w:r w:rsidR="00ED0017">
        <w:rPr>
          <w:rFonts w:ascii="Times New Roman" w:hAnsi="Times New Roman" w:cs="Times New Roman"/>
          <w:sz w:val="24"/>
          <w:szCs w:val="24"/>
        </w:rPr>
        <w:t xml:space="preserve"> specimens from the intrados exhibited higher</w:t>
      </w:r>
      <w:r w:rsidR="00D66A93">
        <w:rPr>
          <w:rFonts w:ascii="Times New Roman" w:hAnsi="Times New Roman" w:cs="Times New Roman"/>
          <w:sz w:val="24"/>
          <w:szCs w:val="24"/>
        </w:rPr>
        <w:t xml:space="preserve"> creep-rupture ductility</w:t>
      </w:r>
      <w:r w:rsidR="00ED0017">
        <w:rPr>
          <w:rFonts w:ascii="Times New Roman" w:hAnsi="Times New Roman" w:cs="Times New Roman"/>
          <w:sz w:val="24"/>
          <w:szCs w:val="24"/>
        </w:rPr>
        <w:t xml:space="preserve"> than the specimens from </w:t>
      </w:r>
      <w:r w:rsidR="00D66A93">
        <w:rPr>
          <w:rFonts w:ascii="Times New Roman" w:hAnsi="Times New Roman" w:cs="Times New Roman"/>
          <w:sz w:val="24"/>
          <w:szCs w:val="24"/>
        </w:rPr>
        <w:t xml:space="preserve">the </w:t>
      </w:r>
      <w:r w:rsidR="00ED0017">
        <w:rPr>
          <w:rFonts w:ascii="Times New Roman" w:hAnsi="Times New Roman" w:cs="Times New Roman"/>
          <w:sz w:val="24"/>
          <w:szCs w:val="24"/>
        </w:rPr>
        <w:t>ex</w:t>
      </w:r>
      <w:r w:rsidR="00D66A93">
        <w:rPr>
          <w:rFonts w:ascii="Times New Roman" w:hAnsi="Times New Roman" w:cs="Times New Roman"/>
          <w:sz w:val="24"/>
          <w:szCs w:val="24"/>
        </w:rPr>
        <w:t>trados</w:t>
      </w:r>
      <w:r w:rsidR="00ED0017">
        <w:rPr>
          <w:rFonts w:ascii="Times New Roman" w:hAnsi="Times New Roman" w:cs="Times New Roman"/>
          <w:sz w:val="24"/>
          <w:szCs w:val="24"/>
        </w:rPr>
        <w:t>.</w:t>
      </w:r>
      <w:r w:rsidR="00D66A93">
        <w:rPr>
          <w:rFonts w:ascii="Times New Roman" w:hAnsi="Times New Roman" w:cs="Times New Roman"/>
          <w:sz w:val="24"/>
          <w:szCs w:val="24"/>
        </w:rPr>
        <w:t xml:space="preserve"> </w:t>
      </w:r>
      <w:r w:rsidR="00E1506C">
        <w:rPr>
          <w:rFonts w:ascii="Times New Roman" w:hAnsi="Times New Roman" w:cs="Times New Roman"/>
          <w:sz w:val="24"/>
          <w:szCs w:val="24"/>
        </w:rPr>
        <w:t xml:space="preserve"> </w:t>
      </w:r>
      <w:r w:rsidR="00C733AD">
        <w:rPr>
          <w:rFonts w:ascii="Times New Roman" w:hAnsi="Times New Roman" w:cs="Times New Roman"/>
          <w:sz w:val="24"/>
          <w:szCs w:val="24"/>
        </w:rPr>
        <w:t xml:space="preserve">  </w:t>
      </w:r>
      <w:r w:rsidR="00B2691D">
        <w:rPr>
          <w:rFonts w:ascii="Times New Roman" w:hAnsi="Times New Roman" w:cs="Times New Roman"/>
          <w:sz w:val="24"/>
          <w:szCs w:val="24"/>
        </w:rPr>
        <w:t xml:space="preserve"> </w:t>
      </w:r>
    </w:p>
    <w:p w:rsidR="006D2CD8" w:rsidRDefault="006D2CD8" w:rsidP="00B044F5">
      <w:pPr>
        <w:spacing w:after="0"/>
        <w:jc w:val="both"/>
        <w:rPr>
          <w:rFonts w:ascii="Times New Roman" w:hAnsi="Times New Roman" w:cs="Times New Roman"/>
          <w:sz w:val="24"/>
          <w:szCs w:val="24"/>
        </w:rPr>
      </w:pPr>
      <w:r>
        <w:rPr>
          <w:rFonts w:ascii="Times New Roman" w:hAnsi="Times New Roman" w:cs="Times New Roman"/>
          <w:sz w:val="24"/>
          <w:szCs w:val="24"/>
        </w:rPr>
        <w:t>Sen et al.</w:t>
      </w:r>
      <w:r w:rsidR="002F70F5">
        <w:rPr>
          <w:rFonts w:ascii="Times New Roman" w:hAnsi="Times New Roman" w:cs="Times New Roman"/>
          <w:sz w:val="24"/>
          <w:szCs w:val="24"/>
        </w:rPr>
        <w:t xml:space="preserve"> </w:t>
      </w:r>
      <w:r w:rsidR="002F70F5">
        <w:rPr>
          <w:rFonts w:ascii="Times New Roman" w:hAnsi="Times New Roman" w:cs="Times New Roman"/>
          <w:sz w:val="24"/>
          <w:szCs w:val="24"/>
        </w:rPr>
        <w:fldChar w:fldCharType="begin"/>
      </w:r>
      <w:r w:rsidR="002F70F5">
        <w:rPr>
          <w:rFonts w:ascii="Times New Roman" w:hAnsi="Times New Roman" w:cs="Times New Roman"/>
          <w:sz w:val="24"/>
          <w:szCs w:val="24"/>
        </w:rPr>
        <w:instrText xml:space="preserve"> REF sen2 \h </w:instrText>
      </w:r>
      <w:r w:rsidR="002F70F5">
        <w:rPr>
          <w:rFonts w:ascii="Times New Roman" w:hAnsi="Times New Roman" w:cs="Times New Roman"/>
          <w:sz w:val="24"/>
          <w:szCs w:val="24"/>
        </w:rPr>
      </w:r>
      <w:r w:rsidR="002F70F5">
        <w:rPr>
          <w:rFonts w:ascii="Times New Roman" w:hAnsi="Times New Roman" w:cs="Times New Roman"/>
          <w:sz w:val="24"/>
          <w:szCs w:val="24"/>
        </w:rPr>
        <w:fldChar w:fldCharType="separate"/>
      </w:r>
      <w:ins w:id="118" w:author="Samer Adeeb" w:date="2014-07-20T19:44:00Z">
        <w:r w:rsidR="0076245A">
          <w:rPr>
            <w:rFonts w:ascii="Times New Roman" w:hAnsi="Times New Roman" w:cs="Times New Roman"/>
            <w:sz w:val="24"/>
            <w:szCs w:val="24"/>
          </w:rPr>
          <w:t>[19</w:t>
        </w:r>
        <w:r w:rsidR="0076245A" w:rsidRPr="00D43AA4">
          <w:rPr>
            <w:rFonts w:ascii="Times New Roman" w:hAnsi="Times New Roman" w:cs="Times New Roman"/>
            <w:sz w:val="24"/>
            <w:szCs w:val="24"/>
          </w:rPr>
          <w:t>]</w:t>
        </w:r>
      </w:ins>
      <w:del w:id="119" w:author="Samer Adeeb" w:date="2014-07-20T19:43:00Z">
        <w:r w:rsidR="002F70F5" w:rsidDel="0076245A">
          <w:rPr>
            <w:rFonts w:ascii="Times New Roman" w:hAnsi="Times New Roman" w:cs="Times New Roman"/>
            <w:sz w:val="24"/>
            <w:szCs w:val="24"/>
          </w:rPr>
          <w:delText>[19</w:delText>
        </w:r>
        <w:r w:rsidR="002F70F5" w:rsidRPr="00D43AA4" w:rsidDel="0076245A">
          <w:rPr>
            <w:rFonts w:ascii="Times New Roman" w:hAnsi="Times New Roman" w:cs="Times New Roman"/>
            <w:sz w:val="24"/>
            <w:szCs w:val="24"/>
          </w:rPr>
          <w:delText>]</w:delText>
        </w:r>
      </w:del>
      <w:r w:rsidR="002F70F5">
        <w:rPr>
          <w:rFonts w:ascii="Times New Roman" w:hAnsi="Times New Roman" w:cs="Times New Roman"/>
          <w:sz w:val="24"/>
          <w:szCs w:val="24"/>
        </w:rPr>
        <w:fldChar w:fldCharType="end"/>
      </w:r>
      <w:r w:rsidR="006E57E7">
        <w:rPr>
          <w:rFonts w:ascii="Times New Roman" w:hAnsi="Times New Roman" w:cs="Times New Roman"/>
          <w:sz w:val="24"/>
          <w:szCs w:val="24"/>
        </w:rPr>
        <w:t xml:space="preserve"> tested one straight pipe and seven cold bend pipes</w:t>
      </w:r>
      <w:r w:rsidR="002F70F5">
        <w:rPr>
          <w:rFonts w:ascii="Times New Roman" w:hAnsi="Times New Roman" w:cs="Times New Roman"/>
          <w:sz w:val="24"/>
          <w:szCs w:val="24"/>
        </w:rPr>
        <w:t xml:space="preserve"> under internal pressure and bending loads in order to have a better understanding of the allowable strains that a cold bend can undergo before local buckling occurs.</w:t>
      </w:r>
      <w:r w:rsidR="00B72585">
        <w:rPr>
          <w:rFonts w:ascii="Times New Roman" w:hAnsi="Times New Roman" w:cs="Times New Roman"/>
          <w:sz w:val="24"/>
          <w:szCs w:val="24"/>
        </w:rPr>
        <w:t xml:space="preserve"> Also the post-buckling behaviour of the cold bends </w:t>
      </w:r>
      <w:proofErr w:type="gramStart"/>
      <w:r w:rsidR="00B72585">
        <w:rPr>
          <w:rFonts w:ascii="Times New Roman" w:hAnsi="Times New Roman" w:cs="Times New Roman"/>
          <w:sz w:val="24"/>
          <w:szCs w:val="24"/>
        </w:rPr>
        <w:t>were</w:t>
      </w:r>
      <w:proofErr w:type="gramEnd"/>
      <w:r w:rsidR="00B72585">
        <w:rPr>
          <w:rFonts w:ascii="Times New Roman" w:hAnsi="Times New Roman" w:cs="Times New Roman"/>
          <w:sz w:val="24"/>
          <w:szCs w:val="24"/>
        </w:rPr>
        <w:t xml:space="preserve"> investigated.</w:t>
      </w:r>
      <w:r w:rsidR="00EC4BD9">
        <w:rPr>
          <w:rFonts w:ascii="Times New Roman" w:hAnsi="Times New Roman" w:cs="Times New Roman"/>
          <w:sz w:val="24"/>
          <w:szCs w:val="24"/>
        </w:rPr>
        <w:t xml:space="preserve"> The steel grades of the specimens were X60, X65 and X80.</w:t>
      </w:r>
      <w:r w:rsidR="004E4ACE">
        <w:rPr>
          <w:rFonts w:ascii="Times New Roman" w:hAnsi="Times New Roman" w:cs="Times New Roman"/>
          <w:sz w:val="24"/>
          <w:szCs w:val="24"/>
        </w:rPr>
        <w:t xml:space="preserve"> 40%, 60% and 80% SMYS internal pressure levels were tested. </w:t>
      </w:r>
      <w:r w:rsidR="00590B8F">
        <w:rPr>
          <w:rFonts w:ascii="Times New Roman" w:hAnsi="Times New Roman" w:cs="Times New Roman"/>
          <w:sz w:val="24"/>
          <w:szCs w:val="24"/>
        </w:rPr>
        <w:t xml:space="preserve">In these experiments the bending load was applied in form of an eccentric compressive force which increases the curvature of the cold bend </w:t>
      </w:r>
      <w:r w:rsidR="00367FD4">
        <w:rPr>
          <w:rFonts w:ascii="Times New Roman" w:hAnsi="Times New Roman" w:cs="Times New Roman"/>
          <w:sz w:val="24"/>
          <w:szCs w:val="24"/>
        </w:rPr>
        <w:t xml:space="preserve">longitudinal </w:t>
      </w:r>
      <w:r w:rsidR="00590B8F">
        <w:rPr>
          <w:rFonts w:ascii="Times New Roman" w:hAnsi="Times New Roman" w:cs="Times New Roman"/>
          <w:sz w:val="24"/>
          <w:szCs w:val="24"/>
        </w:rPr>
        <w:t>axis. The curvature was applied after filling the pipe with water and bringing the internal pressure to the maximum level with a pneumatic pump. Both ends of the cold bends were closed with end plates welded to the pipe wall. These end plates were also connected to moment arms used for the application of the eccentric load</w:t>
      </w:r>
      <w:r w:rsidR="009D0DE3">
        <w:rPr>
          <w:rFonts w:ascii="Times New Roman" w:hAnsi="Times New Roman" w:cs="Times New Roman"/>
          <w:sz w:val="24"/>
          <w:szCs w:val="24"/>
        </w:rPr>
        <w:t xml:space="preserve"> (</w:t>
      </w:r>
      <w:r w:rsidR="009D0DE3">
        <w:rPr>
          <w:rFonts w:ascii="Times New Roman" w:hAnsi="Times New Roman" w:cs="Times New Roman"/>
          <w:sz w:val="24"/>
          <w:szCs w:val="24"/>
        </w:rPr>
        <w:fldChar w:fldCharType="begin"/>
      </w:r>
      <w:r w:rsidR="009D0DE3">
        <w:rPr>
          <w:rFonts w:ascii="Times New Roman" w:hAnsi="Times New Roman" w:cs="Times New Roman"/>
          <w:sz w:val="24"/>
          <w:szCs w:val="24"/>
        </w:rPr>
        <w:instrText xml:space="preserve"> REF _Ref388270299 \h </w:instrText>
      </w:r>
      <w:r w:rsidR="009D0DE3">
        <w:rPr>
          <w:rFonts w:ascii="Times New Roman" w:hAnsi="Times New Roman" w:cs="Times New Roman"/>
          <w:sz w:val="24"/>
          <w:szCs w:val="24"/>
        </w:rPr>
      </w:r>
      <w:r w:rsidR="009D0DE3">
        <w:rPr>
          <w:rFonts w:ascii="Times New Roman" w:hAnsi="Times New Roman" w:cs="Times New Roman"/>
          <w:sz w:val="24"/>
          <w:szCs w:val="24"/>
        </w:rPr>
        <w:fldChar w:fldCharType="separate"/>
      </w:r>
      <w:ins w:id="120" w:author="Samer Adeeb" w:date="2014-07-20T19:44:00Z">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14</w:t>
        </w:r>
      </w:ins>
      <w:del w:id="121" w:author="Samer Adeeb" w:date="2014-07-20T19:44:00Z">
        <w:r w:rsidR="009D0DE3" w:rsidRPr="00BD6546" w:rsidDel="0076245A">
          <w:rPr>
            <w:rFonts w:ascii="Times New Roman" w:hAnsi="Times New Roman" w:cs="Times New Roman"/>
            <w:sz w:val="24"/>
            <w:szCs w:val="24"/>
          </w:rPr>
          <w:delText xml:space="preserve">Figure </w:delText>
        </w:r>
        <w:r w:rsidR="009D0DE3" w:rsidDel="0076245A">
          <w:rPr>
            <w:rFonts w:ascii="Times New Roman" w:hAnsi="Times New Roman" w:cs="Times New Roman"/>
            <w:noProof/>
            <w:sz w:val="24"/>
            <w:szCs w:val="24"/>
          </w:rPr>
          <w:delText>14</w:delText>
        </w:r>
      </w:del>
      <w:r w:rsidR="009D0DE3">
        <w:rPr>
          <w:rFonts w:ascii="Times New Roman" w:hAnsi="Times New Roman" w:cs="Times New Roman"/>
          <w:sz w:val="24"/>
          <w:szCs w:val="24"/>
        </w:rPr>
        <w:fldChar w:fldCharType="end"/>
      </w:r>
      <w:r w:rsidR="009D0DE3">
        <w:rPr>
          <w:rFonts w:ascii="Times New Roman" w:hAnsi="Times New Roman" w:cs="Times New Roman"/>
          <w:sz w:val="24"/>
          <w:szCs w:val="24"/>
        </w:rPr>
        <w:t>)</w:t>
      </w:r>
      <w:r w:rsidR="00590B8F">
        <w:rPr>
          <w:rFonts w:ascii="Times New Roman" w:hAnsi="Times New Roman" w:cs="Times New Roman"/>
          <w:sz w:val="24"/>
          <w:szCs w:val="24"/>
        </w:rPr>
        <w:t xml:space="preserve">. </w:t>
      </w:r>
      <w:r w:rsidR="002F70F5">
        <w:rPr>
          <w:rFonts w:ascii="Times New Roman" w:hAnsi="Times New Roman" w:cs="Times New Roman"/>
          <w:sz w:val="24"/>
          <w:szCs w:val="24"/>
        </w:rPr>
        <w:t xml:space="preserve"> </w:t>
      </w:r>
      <w:r w:rsidR="00A60758">
        <w:rPr>
          <w:rFonts w:ascii="Times New Roman" w:hAnsi="Times New Roman" w:cs="Times New Roman"/>
          <w:sz w:val="24"/>
          <w:szCs w:val="24"/>
        </w:rPr>
        <w:t xml:space="preserve">The portions of the cold bends adjacent to the end plates were prevented from </w:t>
      </w:r>
      <w:proofErr w:type="spellStart"/>
      <w:r w:rsidR="00A60758">
        <w:rPr>
          <w:rFonts w:ascii="Times New Roman" w:hAnsi="Times New Roman" w:cs="Times New Roman"/>
          <w:sz w:val="24"/>
          <w:szCs w:val="24"/>
        </w:rPr>
        <w:t>ovalization</w:t>
      </w:r>
      <w:proofErr w:type="spellEnd"/>
      <w:r w:rsidR="00A60758">
        <w:rPr>
          <w:rFonts w:ascii="Times New Roman" w:hAnsi="Times New Roman" w:cs="Times New Roman"/>
          <w:sz w:val="24"/>
          <w:szCs w:val="24"/>
        </w:rPr>
        <w:t>. This condition was causing a stress concentration adjacent to the end plates making the pipe prone to local buckling at these locations. In order to prevent local buckling near the end plates, collars were installed at the ends of the specimen after the internal pressure was at the desired level.</w:t>
      </w:r>
    </w:p>
    <w:p w:rsidR="00C75765" w:rsidRDefault="00C75765" w:rsidP="00B044F5">
      <w:pPr>
        <w:spacing w:after="0"/>
        <w:jc w:val="both"/>
        <w:rPr>
          <w:rFonts w:ascii="Times New Roman" w:hAnsi="Times New Roman" w:cs="Times New Roman"/>
          <w:sz w:val="24"/>
          <w:szCs w:val="24"/>
        </w:rPr>
      </w:pPr>
      <w:r>
        <w:rPr>
          <w:rFonts w:ascii="Times New Roman" w:hAnsi="Times New Roman" w:cs="Times New Roman"/>
          <w:sz w:val="24"/>
          <w:szCs w:val="24"/>
        </w:rPr>
        <w:t xml:space="preserve">The test results showed that in the post-buckling phase of the experiments, the load carrying capacity of the unpressurized specimens decreased more severely </w:t>
      </w:r>
      <w:del w:id="122" w:author="Samer Adeeb" w:date="2014-07-20T19:43:00Z">
        <w:r w:rsidDel="00D75095">
          <w:rPr>
            <w:rFonts w:ascii="Times New Roman" w:hAnsi="Times New Roman" w:cs="Times New Roman"/>
            <w:sz w:val="24"/>
            <w:szCs w:val="24"/>
          </w:rPr>
          <w:delText xml:space="preserve">that </w:delText>
        </w:r>
      </w:del>
      <w:ins w:id="123" w:author="Samer Adeeb" w:date="2014-07-20T19:43:00Z">
        <w:r w:rsidR="00D75095">
          <w:rPr>
            <w:rFonts w:ascii="Times New Roman" w:hAnsi="Times New Roman" w:cs="Times New Roman"/>
            <w:sz w:val="24"/>
            <w:szCs w:val="24"/>
          </w:rPr>
          <w:t xml:space="preserve">than </w:t>
        </w:r>
      </w:ins>
      <w:r>
        <w:rPr>
          <w:rFonts w:ascii="Times New Roman" w:hAnsi="Times New Roman" w:cs="Times New Roman"/>
          <w:sz w:val="24"/>
          <w:szCs w:val="24"/>
        </w:rPr>
        <w:t>the pressurized ones.</w:t>
      </w:r>
      <w:r w:rsidR="0092005A">
        <w:rPr>
          <w:rFonts w:ascii="Times New Roman" w:hAnsi="Times New Roman" w:cs="Times New Roman"/>
          <w:sz w:val="24"/>
          <w:szCs w:val="24"/>
        </w:rPr>
        <w:t xml:space="preserve"> Also the peak moments of the unpressurized specimens were less than the peak moments of the pressurized specimens.</w:t>
      </w:r>
      <w:r w:rsidR="004F774F">
        <w:rPr>
          <w:rFonts w:ascii="Times New Roman" w:hAnsi="Times New Roman" w:cs="Times New Roman"/>
          <w:sz w:val="24"/>
          <w:szCs w:val="24"/>
        </w:rPr>
        <w:t xml:space="preserve"> </w:t>
      </w:r>
      <w:r w:rsidR="009F3135">
        <w:rPr>
          <w:rFonts w:ascii="Times New Roman" w:hAnsi="Times New Roman" w:cs="Times New Roman"/>
          <w:sz w:val="24"/>
          <w:szCs w:val="24"/>
        </w:rPr>
        <w:t xml:space="preserve">It was also demonstrated that the maximum curvature that the unpressurized specimens could undergo prior to buckling was in average 71% of the </w:t>
      </w:r>
      <w:r w:rsidR="00D15823">
        <w:rPr>
          <w:rFonts w:ascii="Times New Roman" w:hAnsi="Times New Roman" w:cs="Times New Roman"/>
          <w:sz w:val="24"/>
          <w:szCs w:val="24"/>
        </w:rPr>
        <w:t xml:space="preserve">maximum curvature that the </w:t>
      </w:r>
      <w:r w:rsidR="009F3135">
        <w:rPr>
          <w:rFonts w:ascii="Times New Roman" w:hAnsi="Times New Roman" w:cs="Times New Roman"/>
          <w:sz w:val="24"/>
          <w:szCs w:val="24"/>
        </w:rPr>
        <w:t>pressurized</w:t>
      </w:r>
      <w:r w:rsidR="00D15823">
        <w:rPr>
          <w:rFonts w:ascii="Times New Roman" w:hAnsi="Times New Roman" w:cs="Times New Roman"/>
          <w:sz w:val="24"/>
          <w:szCs w:val="24"/>
        </w:rPr>
        <w:t xml:space="preserve"> specimens could undergo prior to buckling. </w:t>
      </w:r>
      <w:r w:rsidR="004F774F">
        <w:rPr>
          <w:rFonts w:ascii="Times New Roman" w:hAnsi="Times New Roman" w:cs="Times New Roman"/>
          <w:sz w:val="24"/>
          <w:szCs w:val="24"/>
        </w:rPr>
        <w:t>The comparison of the peak moments measured in two unpressurized tests showed that</w:t>
      </w:r>
      <w:r w:rsidR="000754DC">
        <w:rPr>
          <w:rFonts w:ascii="Times New Roman" w:hAnsi="Times New Roman" w:cs="Times New Roman"/>
          <w:sz w:val="24"/>
          <w:szCs w:val="24"/>
        </w:rPr>
        <w:t xml:space="preserve"> the</w:t>
      </w:r>
      <w:r w:rsidR="009F3135">
        <w:rPr>
          <w:rFonts w:ascii="Times New Roman" w:hAnsi="Times New Roman" w:cs="Times New Roman"/>
          <w:sz w:val="24"/>
          <w:szCs w:val="24"/>
        </w:rPr>
        <w:t xml:space="preserve"> effect of the</w:t>
      </w:r>
      <w:r w:rsidR="000754DC">
        <w:rPr>
          <w:rFonts w:ascii="Times New Roman" w:hAnsi="Times New Roman" w:cs="Times New Roman"/>
          <w:sz w:val="24"/>
          <w:szCs w:val="24"/>
        </w:rPr>
        <w:t xml:space="preserve"> OD/t ratio of the cold bend on the peak moment </w:t>
      </w:r>
      <w:r w:rsidR="009F3135">
        <w:rPr>
          <w:rFonts w:ascii="Times New Roman" w:hAnsi="Times New Roman" w:cs="Times New Roman"/>
          <w:sz w:val="24"/>
          <w:szCs w:val="24"/>
        </w:rPr>
        <w:t xml:space="preserve">is greater than the effect of the yield stress of the pipe base metal on the peak moment </w:t>
      </w:r>
      <w:r w:rsidR="000754DC">
        <w:rPr>
          <w:rFonts w:ascii="Times New Roman" w:hAnsi="Times New Roman" w:cs="Times New Roman"/>
          <w:sz w:val="24"/>
          <w:szCs w:val="24"/>
        </w:rPr>
        <w:t>since</w:t>
      </w:r>
      <w:r w:rsidR="004F774F">
        <w:rPr>
          <w:rFonts w:ascii="Times New Roman" w:hAnsi="Times New Roman" w:cs="Times New Roman"/>
          <w:sz w:val="24"/>
          <w:szCs w:val="24"/>
        </w:rPr>
        <w:t xml:space="preserve"> the </w:t>
      </w:r>
      <w:r w:rsidR="00050D86">
        <w:rPr>
          <w:rFonts w:ascii="Times New Roman" w:hAnsi="Times New Roman" w:cs="Times New Roman"/>
          <w:sz w:val="24"/>
          <w:szCs w:val="24"/>
        </w:rPr>
        <w:t>specimen with lower</w:t>
      </w:r>
      <w:r w:rsidR="00155139">
        <w:rPr>
          <w:rFonts w:ascii="Times New Roman" w:hAnsi="Times New Roman" w:cs="Times New Roman"/>
          <w:sz w:val="24"/>
          <w:szCs w:val="24"/>
        </w:rPr>
        <w:t xml:space="preserve"> OD/</w:t>
      </w:r>
      <w:r w:rsidR="00050D86">
        <w:rPr>
          <w:rFonts w:ascii="Times New Roman" w:hAnsi="Times New Roman" w:cs="Times New Roman"/>
          <w:sz w:val="24"/>
          <w:szCs w:val="24"/>
        </w:rPr>
        <w:t xml:space="preserve">t ratio and lower yield stress exhibited higher </w:t>
      </w:r>
      <w:r w:rsidR="004F774F">
        <w:rPr>
          <w:rFonts w:ascii="Times New Roman" w:hAnsi="Times New Roman" w:cs="Times New Roman"/>
          <w:sz w:val="24"/>
          <w:szCs w:val="24"/>
        </w:rPr>
        <w:t>peak moment</w:t>
      </w:r>
      <w:r w:rsidR="00050D86">
        <w:rPr>
          <w:rFonts w:ascii="Times New Roman" w:hAnsi="Times New Roman" w:cs="Times New Roman"/>
          <w:sz w:val="24"/>
          <w:szCs w:val="24"/>
        </w:rPr>
        <w:t xml:space="preserve">. </w:t>
      </w:r>
      <w:r w:rsidR="00367FD4">
        <w:rPr>
          <w:rFonts w:ascii="Times New Roman" w:hAnsi="Times New Roman" w:cs="Times New Roman"/>
          <w:sz w:val="24"/>
          <w:szCs w:val="24"/>
        </w:rPr>
        <w:t xml:space="preserve">The comparison of the maximum moment and corresponding curvature of cold bent and straight pipes showed </w:t>
      </w:r>
      <w:r w:rsidR="008036FE">
        <w:rPr>
          <w:rFonts w:ascii="Times New Roman" w:hAnsi="Times New Roman" w:cs="Times New Roman"/>
          <w:sz w:val="24"/>
          <w:szCs w:val="24"/>
        </w:rPr>
        <w:t xml:space="preserve">that these quantities </w:t>
      </w:r>
      <w:del w:id="124" w:author="Samer Adeeb" w:date="2014-07-20T19:43:00Z">
        <w:r w:rsidR="008036FE" w:rsidDel="0076245A">
          <w:rPr>
            <w:rFonts w:ascii="Times New Roman" w:hAnsi="Times New Roman" w:cs="Times New Roman"/>
            <w:sz w:val="24"/>
            <w:szCs w:val="24"/>
          </w:rPr>
          <w:delText xml:space="preserve">are </w:delText>
        </w:r>
      </w:del>
      <w:r w:rsidR="008036FE">
        <w:rPr>
          <w:rFonts w:ascii="Times New Roman" w:hAnsi="Times New Roman" w:cs="Times New Roman"/>
          <w:sz w:val="24"/>
          <w:szCs w:val="24"/>
        </w:rPr>
        <w:t>decreased due to cold bending. The average critical strain (the maximum strain prior to the formation of local buckling) of a cold bent specimen was</w:t>
      </w:r>
      <w:r w:rsidR="00367FD4">
        <w:rPr>
          <w:rFonts w:ascii="Times New Roman" w:hAnsi="Times New Roman" w:cs="Times New Roman"/>
          <w:sz w:val="24"/>
          <w:szCs w:val="24"/>
        </w:rPr>
        <w:t xml:space="preserve"> </w:t>
      </w:r>
      <w:r w:rsidR="00F34E80">
        <w:rPr>
          <w:rFonts w:ascii="Times New Roman" w:hAnsi="Times New Roman" w:cs="Times New Roman"/>
          <w:sz w:val="24"/>
          <w:szCs w:val="24"/>
        </w:rPr>
        <w:t>measured as 48</w:t>
      </w:r>
      <w:r w:rsidR="008036FE">
        <w:rPr>
          <w:rFonts w:ascii="Times New Roman" w:hAnsi="Times New Roman" w:cs="Times New Roman"/>
          <w:sz w:val="24"/>
          <w:szCs w:val="24"/>
        </w:rPr>
        <w:t>% of the critical strain of the straight specimen</w:t>
      </w:r>
      <w:r w:rsidR="00661448">
        <w:rPr>
          <w:rFonts w:ascii="Times New Roman" w:hAnsi="Times New Roman" w:cs="Times New Roman"/>
          <w:sz w:val="24"/>
          <w:szCs w:val="24"/>
        </w:rPr>
        <w:t xml:space="preserve"> where all specimens have similar dimensions</w:t>
      </w:r>
      <w:r w:rsidR="008036FE">
        <w:rPr>
          <w:rFonts w:ascii="Times New Roman" w:hAnsi="Times New Roman" w:cs="Times New Roman"/>
          <w:sz w:val="24"/>
          <w:szCs w:val="24"/>
        </w:rPr>
        <w:t>.</w:t>
      </w:r>
    </w:p>
    <w:p w:rsidR="00BC6566" w:rsidRPr="00941803" w:rsidRDefault="00BC6566" w:rsidP="0088655B">
      <w:pPr>
        <w:spacing w:after="0" w:line="240" w:lineRule="auto"/>
        <w:jc w:val="both"/>
        <w:rPr>
          <w:rFonts w:ascii="Times New Roman" w:hAnsi="Times New Roman" w:cs="Times New Roman"/>
          <w:sz w:val="24"/>
          <w:szCs w:val="24"/>
        </w:rPr>
      </w:pPr>
    </w:p>
    <w:p w:rsidR="00A670BE" w:rsidRDefault="000E21A3" w:rsidP="0088655B">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2</w:t>
      </w:r>
      <w:r w:rsidR="00AC49DC">
        <w:rPr>
          <w:rFonts w:ascii="Times New Roman" w:hAnsi="Times New Roman" w:cs="Times New Roman"/>
          <w:b/>
          <w:sz w:val="24"/>
          <w:szCs w:val="24"/>
        </w:rPr>
        <w:t xml:space="preserve"> </w:t>
      </w:r>
      <w:r w:rsidR="00A309ED">
        <w:rPr>
          <w:rFonts w:ascii="Times New Roman" w:hAnsi="Times New Roman" w:cs="Times New Roman"/>
          <w:b/>
          <w:sz w:val="24"/>
          <w:szCs w:val="24"/>
        </w:rPr>
        <w:t xml:space="preserve">- </w:t>
      </w:r>
      <w:r w:rsidR="00A748FC" w:rsidRPr="0088655B">
        <w:rPr>
          <w:rFonts w:ascii="Times New Roman" w:hAnsi="Times New Roman" w:cs="Times New Roman"/>
          <w:b/>
          <w:sz w:val="24"/>
          <w:szCs w:val="24"/>
        </w:rPr>
        <w:t>Problem statement:</w:t>
      </w:r>
    </w:p>
    <w:p w:rsidR="004F1660" w:rsidRPr="0088655B" w:rsidRDefault="004F1660" w:rsidP="0088655B">
      <w:pPr>
        <w:spacing w:after="0" w:line="240" w:lineRule="auto"/>
        <w:jc w:val="both"/>
        <w:rPr>
          <w:rFonts w:ascii="Times New Roman" w:hAnsi="Times New Roman" w:cs="Times New Roman"/>
          <w:b/>
          <w:sz w:val="24"/>
          <w:szCs w:val="24"/>
        </w:rPr>
      </w:pPr>
    </w:p>
    <w:p w:rsidR="006C0DD6" w:rsidRDefault="006C0DD6" w:rsidP="004F1660">
      <w:pPr>
        <w:spacing w:after="0"/>
        <w:jc w:val="both"/>
        <w:rPr>
          <w:rFonts w:ascii="Times New Roman" w:hAnsi="Times New Roman" w:cs="Times New Roman"/>
          <w:sz w:val="24"/>
          <w:szCs w:val="24"/>
        </w:rPr>
      </w:pPr>
      <w:r w:rsidRPr="00DA4B6A">
        <w:rPr>
          <w:rFonts w:ascii="Times New Roman" w:hAnsi="Times New Roman" w:cs="Times New Roman"/>
          <w:sz w:val="24"/>
          <w:szCs w:val="24"/>
        </w:rPr>
        <w:t xml:space="preserve">To date the research on pipeline structures mostly focused on the buckling of </w:t>
      </w:r>
      <w:r w:rsidR="009724FA" w:rsidRPr="00DA4B6A">
        <w:rPr>
          <w:rFonts w:ascii="Times New Roman" w:hAnsi="Times New Roman" w:cs="Times New Roman"/>
          <w:sz w:val="24"/>
          <w:szCs w:val="24"/>
        </w:rPr>
        <w:t>different pipe configurations</w:t>
      </w:r>
      <w:r w:rsidRPr="00DA4B6A">
        <w:rPr>
          <w:rFonts w:ascii="Times New Roman" w:hAnsi="Times New Roman" w:cs="Times New Roman"/>
          <w:sz w:val="24"/>
          <w:szCs w:val="24"/>
        </w:rPr>
        <w:t xml:space="preserve"> under compressive forces.</w:t>
      </w:r>
      <w:r w:rsidR="00E55CDC" w:rsidRPr="00DA4B6A">
        <w:rPr>
          <w:rFonts w:ascii="Times New Roman" w:hAnsi="Times New Roman" w:cs="Times New Roman"/>
          <w:sz w:val="24"/>
          <w:szCs w:val="24"/>
        </w:rPr>
        <w:t xml:space="preserve"> </w:t>
      </w:r>
      <w:r w:rsidR="00F457A8">
        <w:rPr>
          <w:rFonts w:ascii="Times New Roman" w:hAnsi="Times New Roman" w:cs="Times New Roman"/>
          <w:sz w:val="24"/>
          <w:szCs w:val="24"/>
        </w:rPr>
        <w:t xml:space="preserve">Such </w:t>
      </w:r>
      <w:r w:rsidR="00E55CDC" w:rsidRPr="00DA4B6A">
        <w:rPr>
          <w:rFonts w:ascii="Times New Roman" w:hAnsi="Times New Roman" w:cs="Times New Roman"/>
          <w:sz w:val="24"/>
          <w:szCs w:val="24"/>
        </w:rPr>
        <w:t>research projects were carried out to investigate the buckling and fracture of pipe walls under compressive loading</w:t>
      </w:r>
      <w:r w:rsidR="00FD042B" w:rsidRPr="00DA4B6A">
        <w:rPr>
          <w:rFonts w:ascii="Times New Roman" w:hAnsi="Times New Roman" w:cs="Times New Roman"/>
          <w:sz w:val="24"/>
          <w:szCs w:val="24"/>
        </w:rPr>
        <w:t>. The research projects</w:t>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senThesis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ins w:id="125" w:author="Samer Adeeb" w:date="2014-07-20T19:44:00Z">
        <w:r w:rsidR="0076245A">
          <w:rPr>
            <w:rFonts w:ascii="Times New Roman" w:hAnsi="Times New Roman" w:cs="Times New Roman"/>
            <w:sz w:val="24"/>
            <w:szCs w:val="24"/>
          </w:rPr>
          <w:t>[20</w:t>
        </w:r>
        <w:r w:rsidR="0076245A" w:rsidRPr="00D43AA4">
          <w:rPr>
            <w:rFonts w:ascii="Times New Roman" w:hAnsi="Times New Roman" w:cs="Times New Roman"/>
            <w:sz w:val="24"/>
            <w:szCs w:val="24"/>
          </w:rPr>
          <w:t>]</w:t>
        </w:r>
      </w:ins>
      <w:del w:id="126" w:author="Samer Adeeb" w:date="2014-07-20T19:43:00Z">
        <w:r w:rsidR="00E55CDC" w:rsidRPr="00DA4B6A" w:rsidDel="0076245A">
          <w:rPr>
            <w:rFonts w:ascii="Times New Roman" w:hAnsi="Times New Roman" w:cs="Times New Roman"/>
            <w:sz w:val="24"/>
            <w:szCs w:val="24"/>
          </w:rPr>
          <w:delText>[1]</w:delText>
        </w:r>
      </w:del>
      <w:r w:rsidR="00E55CDC" w:rsidRPr="00DA4B6A">
        <w:rPr>
          <w:rFonts w:ascii="Times New Roman" w:hAnsi="Times New Roman" w:cs="Times New Roman"/>
          <w:sz w:val="24"/>
          <w:szCs w:val="24"/>
        </w:rPr>
        <w:fldChar w:fldCharType="end"/>
      </w:r>
      <w:r w:rsidR="00E55CDC" w:rsidRPr="00DA4B6A">
        <w:rPr>
          <w:rFonts w:ascii="Times New Roman" w:hAnsi="Times New Roman" w:cs="Times New Roman"/>
          <w:sz w:val="24"/>
          <w:szCs w:val="24"/>
        </w:rPr>
        <w:t xml:space="preserve">, </w:t>
      </w:r>
      <w:r w:rsidR="00E55CDC" w:rsidRPr="00DA4B6A">
        <w:rPr>
          <w:rFonts w:ascii="Times New Roman" w:hAnsi="Times New Roman" w:cs="Times New Roman"/>
          <w:sz w:val="24"/>
          <w:szCs w:val="24"/>
        </w:rPr>
        <w:fldChar w:fldCharType="begin"/>
      </w:r>
      <w:r w:rsidR="00E55CDC" w:rsidRPr="00DA4B6A">
        <w:rPr>
          <w:rFonts w:ascii="Times New Roman" w:hAnsi="Times New Roman" w:cs="Times New Roman"/>
          <w:sz w:val="24"/>
          <w:szCs w:val="24"/>
        </w:rPr>
        <w:instrText xml:space="preserve"> REF das \h  \* MERGEFORMAT </w:instrText>
      </w:r>
      <w:r w:rsidR="00E55CDC" w:rsidRPr="00DA4B6A">
        <w:rPr>
          <w:rFonts w:ascii="Times New Roman" w:hAnsi="Times New Roman" w:cs="Times New Roman"/>
          <w:sz w:val="24"/>
          <w:szCs w:val="24"/>
        </w:rPr>
      </w:r>
      <w:r w:rsidR="00E55CDC" w:rsidRPr="00DA4B6A">
        <w:rPr>
          <w:rFonts w:ascii="Times New Roman" w:hAnsi="Times New Roman" w:cs="Times New Roman"/>
          <w:sz w:val="24"/>
          <w:szCs w:val="24"/>
        </w:rPr>
        <w:fldChar w:fldCharType="separate"/>
      </w:r>
      <w:ins w:id="127" w:author="Samer Adeeb" w:date="2014-07-20T19:44:00Z">
        <w:r w:rsidR="0076245A">
          <w:rPr>
            <w:rFonts w:ascii="Times New Roman" w:hAnsi="Times New Roman" w:cs="Times New Roman"/>
            <w:sz w:val="24"/>
            <w:szCs w:val="24"/>
          </w:rPr>
          <w:t>[21]</w:t>
        </w:r>
      </w:ins>
      <w:del w:id="128" w:author="Samer Adeeb" w:date="2014-07-20T19:43:00Z">
        <w:r w:rsidR="00E55CDC" w:rsidRPr="00DA4B6A" w:rsidDel="0076245A">
          <w:rPr>
            <w:rFonts w:ascii="Times New Roman" w:hAnsi="Times New Roman" w:cs="Times New Roman"/>
            <w:sz w:val="24"/>
            <w:szCs w:val="24"/>
          </w:rPr>
          <w:delText>[2]</w:delText>
        </w:r>
      </w:del>
      <w:r w:rsidR="00E55CDC"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w:t>
      </w:r>
      <w:r w:rsidR="00FD042B" w:rsidRPr="00DA4B6A">
        <w:rPr>
          <w:rFonts w:ascii="Times New Roman" w:hAnsi="Times New Roman" w:cs="Times New Roman"/>
          <w:sz w:val="24"/>
          <w:szCs w:val="24"/>
        </w:rPr>
        <w:fldChar w:fldCharType="begin"/>
      </w:r>
      <w:r w:rsidR="00FD042B" w:rsidRPr="00DA4B6A">
        <w:rPr>
          <w:rFonts w:ascii="Times New Roman" w:hAnsi="Times New Roman" w:cs="Times New Roman"/>
          <w:sz w:val="24"/>
          <w:szCs w:val="24"/>
        </w:rPr>
        <w:instrText xml:space="preserve"> REF chen \h  \* MERGEFORMAT </w:instrText>
      </w:r>
      <w:r w:rsidR="00FD042B" w:rsidRPr="00DA4B6A">
        <w:rPr>
          <w:rFonts w:ascii="Times New Roman" w:hAnsi="Times New Roman" w:cs="Times New Roman"/>
          <w:sz w:val="24"/>
          <w:szCs w:val="24"/>
        </w:rPr>
      </w:r>
      <w:r w:rsidR="00FD042B" w:rsidRPr="00DA4B6A">
        <w:rPr>
          <w:rFonts w:ascii="Times New Roman" w:hAnsi="Times New Roman" w:cs="Times New Roman"/>
          <w:sz w:val="24"/>
          <w:szCs w:val="24"/>
        </w:rPr>
        <w:fldChar w:fldCharType="separate"/>
      </w:r>
      <w:ins w:id="129" w:author="Samer Adeeb" w:date="2014-07-20T19:44:00Z">
        <w:r w:rsidR="0076245A">
          <w:rPr>
            <w:rFonts w:ascii="Times New Roman" w:hAnsi="Times New Roman" w:cs="Times New Roman"/>
            <w:sz w:val="24"/>
            <w:szCs w:val="24"/>
          </w:rPr>
          <w:t>[22]</w:t>
        </w:r>
      </w:ins>
      <w:del w:id="130" w:author="Samer Adeeb" w:date="2014-07-20T19:43:00Z">
        <w:r w:rsidR="00FD042B" w:rsidRPr="00DA4B6A" w:rsidDel="0076245A">
          <w:rPr>
            <w:rFonts w:ascii="Times New Roman" w:hAnsi="Times New Roman" w:cs="Times New Roman"/>
            <w:sz w:val="24"/>
            <w:szCs w:val="24"/>
          </w:rPr>
          <w:delText>[3]</w:delText>
        </w:r>
      </w:del>
      <w:r w:rsidR="00FD042B" w:rsidRPr="00DA4B6A">
        <w:rPr>
          <w:rFonts w:ascii="Times New Roman" w:hAnsi="Times New Roman" w:cs="Times New Roman"/>
          <w:sz w:val="24"/>
          <w:szCs w:val="24"/>
        </w:rPr>
        <w:fldChar w:fldCharType="end"/>
      </w:r>
      <w:r w:rsidR="00FD042B" w:rsidRPr="00DA4B6A">
        <w:rPr>
          <w:rFonts w:ascii="Times New Roman" w:hAnsi="Times New Roman" w:cs="Times New Roman"/>
          <w:sz w:val="24"/>
          <w:szCs w:val="24"/>
        </w:rPr>
        <w:t xml:space="preserve"> are some examples of experimental studies which analyzed the occurrence of local buckling in</w:t>
      </w:r>
      <w:r w:rsidR="00F457A8">
        <w:rPr>
          <w:rFonts w:ascii="Times New Roman" w:hAnsi="Times New Roman" w:cs="Times New Roman"/>
          <w:sz w:val="24"/>
          <w:szCs w:val="24"/>
        </w:rPr>
        <w:t xml:space="preserve"> the</w:t>
      </w:r>
      <w:r w:rsidR="00FD042B" w:rsidRPr="00DA4B6A">
        <w:rPr>
          <w:rFonts w:ascii="Times New Roman" w:hAnsi="Times New Roman" w:cs="Times New Roman"/>
          <w:sz w:val="24"/>
          <w:szCs w:val="24"/>
        </w:rPr>
        <w:t xml:space="preserve"> form of wrinkles in the pipe wall due to bending.</w:t>
      </w:r>
      <w:r w:rsidR="00540563" w:rsidRPr="00DA4B6A">
        <w:rPr>
          <w:rFonts w:ascii="Times New Roman" w:hAnsi="Times New Roman" w:cs="Times New Roman"/>
          <w:sz w:val="24"/>
          <w:szCs w:val="24"/>
        </w:rPr>
        <w:t xml:space="preserve"> On the other hand</w:t>
      </w:r>
      <w:r w:rsidR="00986A66" w:rsidRPr="00DA4B6A">
        <w:rPr>
          <w:rFonts w:ascii="Times New Roman" w:hAnsi="Times New Roman" w:cs="Times New Roman"/>
          <w:sz w:val="24"/>
          <w:szCs w:val="24"/>
        </w:rPr>
        <w:t xml:space="preserve"> there </w:t>
      </w:r>
      <w:r w:rsidR="00527E06" w:rsidRPr="00DA4B6A">
        <w:rPr>
          <w:rFonts w:ascii="Times New Roman" w:hAnsi="Times New Roman" w:cs="Times New Roman"/>
          <w:sz w:val="24"/>
          <w:szCs w:val="24"/>
        </w:rPr>
        <w:t xml:space="preserve">is a </w:t>
      </w:r>
      <w:r w:rsidR="00986A66" w:rsidRPr="00DA4B6A">
        <w:rPr>
          <w:rFonts w:ascii="Times New Roman" w:hAnsi="Times New Roman" w:cs="Times New Roman"/>
          <w:sz w:val="24"/>
          <w:szCs w:val="24"/>
        </w:rPr>
        <w:t xml:space="preserve">limited </w:t>
      </w:r>
      <w:r w:rsidR="0030000D" w:rsidRPr="00DA4B6A">
        <w:rPr>
          <w:rFonts w:ascii="Times New Roman" w:hAnsi="Times New Roman" w:cs="Times New Roman"/>
          <w:sz w:val="24"/>
          <w:szCs w:val="24"/>
        </w:rPr>
        <w:t>amount</w:t>
      </w:r>
      <w:r w:rsidR="00986A66" w:rsidRPr="00DA4B6A">
        <w:rPr>
          <w:rFonts w:ascii="Times New Roman" w:hAnsi="Times New Roman" w:cs="Times New Roman"/>
          <w:sz w:val="24"/>
          <w:szCs w:val="24"/>
        </w:rPr>
        <w:t xml:space="preserve"> of research projects studying the tensile strain capacity of pipeline </w:t>
      </w:r>
      <w:r w:rsidR="00527E06" w:rsidRPr="00DA4B6A">
        <w:rPr>
          <w:rFonts w:ascii="Times New Roman" w:hAnsi="Times New Roman" w:cs="Times New Roman"/>
          <w:sz w:val="24"/>
          <w:szCs w:val="24"/>
        </w:rPr>
        <w:t>that considers the effect of the internal pressure</w:t>
      </w:r>
      <w:r w:rsidR="00986A66" w:rsidRPr="00DA4B6A">
        <w:rPr>
          <w:rFonts w:ascii="Times New Roman" w:hAnsi="Times New Roman" w:cs="Times New Roman"/>
          <w:sz w:val="24"/>
          <w:szCs w:val="24"/>
        </w:rPr>
        <w:t>.</w:t>
      </w:r>
    </w:p>
    <w:p w:rsidR="00013253" w:rsidRDefault="006C0DD6" w:rsidP="0088655B">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88655B" w:rsidRDefault="0088655B" w:rsidP="001C2401">
      <w:pPr>
        <w:spacing w:after="0"/>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Different mathematical descriptions of the tensile strain capacity </w:t>
      </w: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oMath>
      <w:r>
        <w:rPr>
          <w:rFonts w:ascii="Times New Roman" w:hAnsi="Times New Roman" w:cs="Times New Roman"/>
          <w:sz w:val="24"/>
          <w:szCs w:val="24"/>
        </w:rPr>
        <w:t xml:space="preserve"> of pipes are available in the literature in the form of prediction equations. Some of these are incorporated in the </w:t>
      </w:r>
      <w:r w:rsidRPr="003A5B9F">
        <w:rPr>
          <w:rFonts w:ascii="Times New Roman" w:hAnsi="Times New Roman" w:cs="Times New Roman"/>
          <w:sz w:val="24"/>
          <w:szCs w:val="24"/>
        </w:rPr>
        <w:t>CSA code for Pipeline Systems Operation (CSA Z662)</w:t>
      </w:r>
      <w:r>
        <w:rPr>
          <w:rFonts w:ascii="Times New Roman" w:hAnsi="Times New Roman" w:cs="Times New Roman"/>
          <w:sz w:val="24"/>
          <w:szCs w:val="24"/>
        </w:rPr>
        <w:t>.</w:t>
      </w:r>
      <w:r w:rsidRPr="003A5B9F">
        <w:rPr>
          <w:rFonts w:ascii="Times New Roman" w:hAnsi="Times New Roman" w:cs="Times New Roman"/>
          <w:sz w:val="24"/>
          <w:szCs w:val="24"/>
        </w:rPr>
        <w:t xml:space="preserve"> </w:t>
      </w:r>
      <w:r>
        <w:rPr>
          <w:rFonts w:ascii="Times New Roman" w:hAnsi="Times New Roman" w:cs="Times New Roman"/>
          <w:sz w:val="24"/>
          <w:szCs w:val="24"/>
        </w:rPr>
        <w:t>However there is no well-established method for predicting the tensile strain capacity under internal pressure and the current equations in the CSA code don</w:t>
      </w:r>
      <w:r w:rsidR="00F457A8">
        <w:rPr>
          <w:rFonts w:ascii="Times New Roman" w:hAnsi="Times New Roman" w:cs="Times New Roman"/>
          <w:sz w:val="24"/>
          <w:szCs w:val="24"/>
        </w:rPr>
        <w:t>’</w:t>
      </w:r>
      <w:r>
        <w:rPr>
          <w:rFonts w:ascii="Times New Roman" w:hAnsi="Times New Roman" w:cs="Times New Roman"/>
          <w:sz w:val="24"/>
          <w:szCs w:val="24"/>
        </w:rPr>
        <w:t xml:space="preserve">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hAnsi="Times New Roman" w:cs="Times New Roman"/>
          <w:sz w:val="24"/>
          <w:szCs w:val="24"/>
        </w:rPr>
        <w:t xml:space="preserve">. Also none of the currently available methods for tensile strain capacity prediction are applicable to vintage pipes with steel grade X52. The current equations in the literature assume a steel grade of X65 or higher. </w:t>
      </w:r>
      <w:r w:rsidRPr="003A5B9F">
        <w:rPr>
          <w:rFonts w:ascii="Times New Roman" w:eastAsiaTheme="minorEastAsia" w:hAnsi="Times New Roman" w:cs="Times New Roman"/>
          <w:sz w:val="24"/>
          <w:szCs w:val="24"/>
        </w:rPr>
        <w:t>These conditions make it necessary to investigate the strain response of X52 pipes under internal pressure.</w:t>
      </w:r>
    </w:p>
    <w:p w:rsidR="00A748FC" w:rsidRDefault="00A748FC" w:rsidP="0088655B">
      <w:pPr>
        <w:spacing w:after="0" w:line="240" w:lineRule="auto"/>
      </w:pPr>
    </w:p>
    <w:p w:rsidR="00013253" w:rsidRPr="007763F8" w:rsidRDefault="00013253" w:rsidP="00013253">
      <w:pPr>
        <w:jc w:val="both"/>
        <w:rPr>
          <w:rFonts w:ascii="Times New Roman" w:hAnsi="Times New Roman" w:cs="Times New Roman"/>
          <w:sz w:val="24"/>
          <w:szCs w:val="24"/>
        </w:rPr>
      </w:pPr>
      <w:r w:rsidRPr="009C18DD">
        <w:rPr>
          <w:rFonts w:ascii="Times New Roman" w:hAnsi="Times New Roman" w:cs="Times New Roman"/>
          <w:sz w:val="24"/>
          <w:szCs w:val="24"/>
        </w:rPr>
        <w:t xml:space="preserve">Cold bending is applied in order to change the direction of a pipeline in a horizontal or vertical plane. This can be necessary to conform </w:t>
      </w:r>
      <w:proofErr w:type="gramStart"/>
      <w:r w:rsidRPr="009C18DD">
        <w:rPr>
          <w:rFonts w:ascii="Times New Roman" w:hAnsi="Times New Roman" w:cs="Times New Roman"/>
          <w:sz w:val="24"/>
          <w:szCs w:val="24"/>
        </w:rPr>
        <w:t>with</w:t>
      </w:r>
      <w:proofErr w:type="gramEnd"/>
      <w:r w:rsidRPr="009C18DD">
        <w:rPr>
          <w:rFonts w:ascii="Times New Roman" w:hAnsi="Times New Roman" w:cs="Times New Roman"/>
          <w:sz w:val="24"/>
          <w:szCs w:val="24"/>
        </w:rPr>
        <w:t xml:space="preserve"> the terrain conditions. Cold bending is done on site using cold bending machines. In the process of cold bending</w:t>
      </w:r>
      <w:r>
        <w:rPr>
          <w:rFonts w:ascii="Times New Roman" w:hAnsi="Times New Roman" w:cs="Times New Roman"/>
          <w:sz w:val="24"/>
          <w:szCs w:val="24"/>
        </w:rPr>
        <w:t xml:space="preserve"> the material properties of the tension and compression side can be affected differently since</w:t>
      </w:r>
      <w:r w:rsidRPr="009C18DD">
        <w:rPr>
          <w:rFonts w:ascii="Times New Roman" w:hAnsi="Times New Roman" w:cs="Times New Roman"/>
          <w:sz w:val="24"/>
          <w:szCs w:val="24"/>
        </w:rPr>
        <w:t xml:space="preserve"> the compression side (intrados) of the pipe can be loaded beyond the yield stress in compression whereas the tension side (extrados) can be loaded beyond yield stress in tension. </w:t>
      </w:r>
      <w:r>
        <w:rPr>
          <w:rFonts w:ascii="Times New Roman" w:hAnsi="Times New Roman" w:cs="Times New Roman"/>
          <w:sz w:val="24"/>
          <w:szCs w:val="24"/>
        </w:rPr>
        <w:t>In case of the occurrence of local buckling in form of a wrinkle at the compression side, the wrinkled part of the cold bend experiences high tensile strains</w:t>
      </w:r>
      <w:r w:rsidR="00F457A8">
        <w:rPr>
          <w:rFonts w:ascii="Times New Roman" w:hAnsi="Times New Roman" w:cs="Times New Roman"/>
          <w:sz w:val="24"/>
          <w:szCs w:val="24"/>
        </w:rPr>
        <w:t xml:space="preserve"> and</w:t>
      </w:r>
      <w:r>
        <w:rPr>
          <w:rFonts w:ascii="Times New Roman" w:hAnsi="Times New Roman" w:cs="Times New Roman"/>
          <w:sz w:val="24"/>
          <w:szCs w:val="24"/>
        </w:rPr>
        <w:t xml:space="preserve"> is more likely to fail due to tensile strain than the tension side. </w:t>
      </w:r>
      <w:r w:rsidRPr="009C18DD">
        <w:rPr>
          <w:rFonts w:ascii="Times New Roman" w:hAnsi="Times New Roman" w:cs="Times New Roman"/>
          <w:sz w:val="24"/>
          <w:szCs w:val="24"/>
        </w:rPr>
        <w:t>However, experimental studies carried out by Sen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ins w:id="131" w:author="Samer Adeeb" w:date="2014-07-20T19:44:00Z">
        <w:r w:rsidR="0076245A">
          <w:rPr>
            <w:rFonts w:ascii="Times New Roman" w:hAnsi="Times New Roman" w:cs="Times New Roman"/>
            <w:sz w:val="24"/>
            <w:szCs w:val="24"/>
          </w:rPr>
          <w:t>[20</w:t>
        </w:r>
        <w:r w:rsidR="0076245A" w:rsidRPr="00D43AA4">
          <w:rPr>
            <w:rFonts w:ascii="Times New Roman" w:hAnsi="Times New Roman" w:cs="Times New Roman"/>
            <w:sz w:val="24"/>
            <w:szCs w:val="24"/>
          </w:rPr>
          <w:t>]</w:t>
        </w:r>
      </w:ins>
      <w:del w:id="132" w:author="Samer Adeeb" w:date="2014-07-20T19:44:00Z">
        <w:r w:rsidRPr="00D43AA4" w:rsidDel="0076245A">
          <w:rPr>
            <w:rFonts w:ascii="Times New Roman" w:hAnsi="Times New Roman" w:cs="Times New Roman"/>
            <w:sz w:val="24"/>
            <w:szCs w:val="24"/>
          </w:rPr>
          <w:delText>[1]</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ins w:id="133" w:author="Samer Adeeb" w:date="2014-07-20T19:44:00Z">
        <w:r w:rsidR="0076245A">
          <w:rPr>
            <w:rFonts w:ascii="Times New Roman" w:hAnsi="Times New Roman" w:cs="Times New Roman"/>
            <w:sz w:val="24"/>
            <w:szCs w:val="24"/>
          </w:rPr>
          <w:t>[19</w:t>
        </w:r>
        <w:r w:rsidR="0076245A" w:rsidRPr="00D43AA4">
          <w:rPr>
            <w:rFonts w:ascii="Times New Roman" w:hAnsi="Times New Roman" w:cs="Times New Roman"/>
            <w:sz w:val="24"/>
            <w:szCs w:val="24"/>
          </w:rPr>
          <w:t>]</w:t>
        </w:r>
      </w:ins>
      <w:del w:id="134" w:author="Samer Adeeb" w:date="2014-07-20T19:44:00Z">
        <w:r w:rsidRPr="00D43AA4" w:rsidDel="0076245A">
          <w:rPr>
            <w:rFonts w:ascii="Times New Roman" w:hAnsi="Times New Roman" w:cs="Times New Roman"/>
            <w:sz w:val="24"/>
            <w:szCs w:val="24"/>
          </w:rPr>
          <w:delText>[2]</w:delText>
        </w:r>
      </w:del>
      <w:r>
        <w:rPr>
          <w:rFonts w:ascii="Times New Roman" w:hAnsi="Times New Roman" w:cs="Times New Roman"/>
          <w:sz w:val="24"/>
          <w:szCs w:val="24"/>
        </w:rPr>
        <w:fldChar w:fldCharType="end"/>
      </w:r>
      <w:r w:rsidRPr="009C18DD">
        <w:rPr>
          <w:rFonts w:ascii="Times New Roman" w:hAnsi="Times New Roman" w:cs="Times New Roman"/>
          <w:sz w:val="24"/>
          <w:szCs w:val="24"/>
        </w:rPr>
        <w:t xml:space="preserve"> demonstrated that failure of a cold bend at the tension side can occur earlier than compressive failure under certain loading configurations</w:t>
      </w:r>
      <w:r>
        <w:rPr>
          <w:rFonts w:ascii="Times New Roman" w:hAnsi="Times New Roman" w:cs="Times New Roman"/>
          <w:sz w:val="24"/>
          <w:szCs w:val="24"/>
        </w:rPr>
        <w:t>.</w:t>
      </w:r>
      <w:ins w:id="135" w:author="Samer Adeeb" w:date="2014-06-03T13:26:00Z">
        <w:r w:rsidR="00F457A8">
          <w:rPr>
            <w:rFonts w:ascii="Times New Roman" w:hAnsi="Times New Roman" w:cs="Times New Roman"/>
            <w:sz w:val="24"/>
            <w:szCs w:val="24"/>
          </w:rPr>
          <w:t xml:space="preserve"> </w:t>
        </w:r>
      </w:ins>
      <w:r>
        <w:rPr>
          <w:rFonts w:ascii="Times New Roman" w:hAnsi="Times New Roman" w:cs="Times New Roman"/>
          <w:sz w:val="24"/>
          <w:szCs w:val="24"/>
        </w:rPr>
        <w:t xml:space="preserve"> </w:t>
      </w:r>
      <w:r w:rsidR="00F457A8">
        <w:rPr>
          <w:rFonts w:ascii="Times New Roman" w:hAnsi="Times New Roman" w:cs="Times New Roman"/>
          <w:sz w:val="24"/>
          <w:szCs w:val="24"/>
        </w:rPr>
        <w:t>However, the level of internal pressure at which such failure mechanism can occur is not well understood.</w:t>
      </w:r>
    </w:p>
    <w:p w:rsidR="0088655B" w:rsidRDefault="0088655B" w:rsidP="00E65646">
      <w:pPr>
        <w:spacing w:after="0"/>
        <w:jc w:val="both"/>
        <w:rPr>
          <w:rFonts w:ascii="Times New Roman" w:eastAsiaTheme="minorEastAsia" w:hAnsi="Times New Roman" w:cs="Times New Roman"/>
          <w:sz w:val="24"/>
          <w:szCs w:val="24"/>
        </w:rPr>
      </w:pPr>
      <w:r w:rsidRPr="00123596">
        <w:rPr>
          <w:rFonts w:ascii="Times New Roman" w:eastAsiaTheme="minorEastAsia" w:hAnsi="Times New Roman" w:cs="Times New Roman"/>
          <w:sz w:val="24"/>
          <w:szCs w:val="24"/>
        </w:rPr>
        <w:t>Pipes may undergo tensile strain due to a variety of reasons</w:t>
      </w:r>
      <w:r>
        <w:rPr>
          <w:rFonts w:ascii="Times New Roman" w:eastAsiaTheme="minorEastAsia" w:hAnsi="Times New Roman" w:cs="Times New Roman"/>
          <w:sz w:val="24"/>
          <w:szCs w:val="24"/>
        </w:rPr>
        <w:t xml:space="preserve"> (see section 1)</w:t>
      </w:r>
      <w:r w:rsidRPr="00123596">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These strains can be detrimental if they exceed the tensile strain capacity of the pipe. It is crucial to develop an alarm mechanism which informs the pipeline operators when there is a danger of pipeline failure due to excessive tensile strain. This alarm mechanism should be based on criteria that define the likelihood of a pipe failure. In this research project we are concerned with defining failure criteria which consider the effect of internal pressure on the </w:t>
      </w:r>
      <w:r w:rsidR="00F457A8">
        <w:rPr>
          <w:rFonts w:ascii="Times New Roman" w:eastAsiaTheme="minorEastAsia" w:hAnsi="Times New Roman" w:cs="Times New Roman"/>
          <w:sz w:val="24"/>
          <w:szCs w:val="24"/>
        </w:rPr>
        <w:t xml:space="preserve">tensile </w:t>
      </w:r>
      <w:r>
        <w:rPr>
          <w:rFonts w:ascii="Times New Roman" w:eastAsiaTheme="minorEastAsia" w:hAnsi="Times New Roman" w:cs="Times New Roman"/>
          <w:sz w:val="24"/>
          <w:szCs w:val="24"/>
        </w:rPr>
        <w:t xml:space="preserve">strain capacity of pipes. We are analyzing the effect of internal pressure on the tensile strain capacity from two different </w:t>
      </w:r>
      <w:r w:rsidR="00F457A8">
        <w:rPr>
          <w:rFonts w:ascii="Times New Roman" w:eastAsiaTheme="minorEastAsia" w:hAnsi="Times New Roman" w:cs="Times New Roman"/>
          <w:sz w:val="24"/>
          <w:szCs w:val="24"/>
        </w:rPr>
        <w:t>viewpoints</w:t>
      </w:r>
      <w:r>
        <w:rPr>
          <w:rFonts w:ascii="Times New Roman" w:eastAsiaTheme="minorEastAsia" w:hAnsi="Times New Roman" w:cs="Times New Roman"/>
          <w:sz w:val="24"/>
          <w:szCs w:val="24"/>
        </w:rPr>
        <w:t xml:space="preserve">. Firstly, we are conducting full scale tests in which we load vintage girth welded pipes with tensile forces and internal pressure in the presence of a flaw in the heat affected zone of the girth weld. By varying the amount of pressure and the flaw size we are analyzing the effect of these parameters on the tensile strain capacity of the pipe. The second viewpoint is the analysis of cold bend pipe failure at the tension side. Our </w:t>
      </w:r>
      <w:r w:rsidR="00F457A8">
        <w:rPr>
          <w:rFonts w:ascii="Times New Roman" w:eastAsiaTheme="minorEastAsia" w:hAnsi="Times New Roman" w:cs="Times New Roman"/>
          <w:sz w:val="24"/>
          <w:szCs w:val="24"/>
        </w:rPr>
        <w:t xml:space="preserve">initial work </w:t>
      </w:r>
      <w:r>
        <w:rPr>
          <w:rFonts w:ascii="Times New Roman" w:eastAsiaTheme="minorEastAsia" w:hAnsi="Times New Roman" w:cs="Times New Roman"/>
          <w:sz w:val="24"/>
          <w:szCs w:val="24"/>
        </w:rPr>
        <w:t xml:space="preserve">showed that the occurrence of this mode of failure of a cold bend highly depends on the amount of applied internal pressure.  </w:t>
      </w:r>
    </w:p>
    <w:p w:rsidR="0088655B" w:rsidRDefault="0088655B" w:rsidP="0088655B">
      <w:pPr>
        <w:spacing w:after="0" w:line="240" w:lineRule="auto"/>
      </w:pPr>
    </w:p>
    <w:p w:rsidR="0088655B" w:rsidRDefault="000E21A3" w:rsidP="0088655B">
      <w:pPr>
        <w:spacing w:after="0" w:line="240" w:lineRule="auto"/>
        <w:rPr>
          <w:rFonts w:ascii="Times New Roman" w:hAnsi="Times New Roman" w:cs="Times New Roman"/>
          <w:b/>
          <w:sz w:val="24"/>
          <w:szCs w:val="24"/>
        </w:rPr>
      </w:pPr>
      <w:r>
        <w:rPr>
          <w:rFonts w:ascii="Times New Roman" w:hAnsi="Times New Roman" w:cs="Times New Roman"/>
          <w:b/>
          <w:sz w:val="24"/>
          <w:szCs w:val="24"/>
        </w:rPr>
        <w:t>3</w:t>
      </w:r>
      <w:r w:rsidR="00AC49DC">
        <w:rPr>
          <w:rFonts w:ascii="Times New Roman" w:hAnsi="Times New Roman" w:cs="Times New Roman"/>
          <w:b/>
          <w:sz w:val="24"/>
          <w:szCs w:val="24"/>
        </w:rPr>
        <w:t xml:space="preserve">- </w:t>
      </w:r>
      <w:r w:rsidR="0088655B" w:rsidRPr="003A5B9F">
        <w:rPr>
          <w:rFonts w:ascii="Times New Roman" w:hAnsi="Times New Roman" w:cs="Times New Roman"/>
          <w:b/>
          <w:sz w:val="24"/>
          <w:szCs w:val="24"/>
        </w:rPr>
        <w:t>Objectives and Specific Aims</w:t>
      </w:r>
    </w:p>
    <w:p w:rsidR="00E65646" w:rsidRPr="003A5B9F" w:rsidRDefault="00E65646" w:rsidP="0088655B">
      <w:pPr>
        <w:spacing w:after="0" w:line="240" w:lineRule="auto"/>
        <w:rPr>
          <w:rFonts w:ascii="Times New Roman" w:hAnsi="Times New Roman" w:cs="Times New Roman"/>
          <w:b/>
          <w:sz w:val="24"/>
          <w:szCs w:val="24"/>
        </w:rPr>
      </w:pPr>
    </w:p>
    <w:p w:rsidR="00D5087F" w:rsidRDefault="0088655B" w:rsidP="00843E8B">
      <w:pPr>
        <w:spacing w:after="0"/>
        <w:jc w:val="both"/>
        <w:rPr>
          <w:rFonts w:ascii="Times New Roman" w:hAnsi="Times New Roman" w:cs="Times New Roman"/>
          <w:sz w:val="24"/>
          <w:szCs w:val="24"/>
        </w:rPr>
      </w:pPr>
      <w:r w:rsidRPr="003A5B9F">
        <w:rPr>
          <w:rFonts w:ascii="Times New Roman" w:hAnsi="Times New Roman" w:cs="Times New Roman"/>
          <w:sz w:val="24"/>
          <w:szCs w:val="24"/>
        </w:rPr>
        <w:t>The main objective of this research is to identify the</w:t>
      </w:r>
      <w:r>
        <w:rPr>
          <w:rFonts w:ascii="Times New Roman" w:hAnsi="Times New Roman" w:cs="Times New Roman"/>
          <w:sz w:val="24"/>
          <w:szCs w:val="24"/>
        </w:rPr>
        <w:t xml:space="preserve"> structural behaviour of pipes under tensile strain and to define </w:t>
      </w:r>
      <w:r w:rsidR="00F457A8">
        <w:rPr>
          <w:rFonts w:ascii="Times New Roman" w:hAnsi="Times New Roman" w:cs="Times New Roman"/>
          <w:sz w:val="24"/>
          <w:szCs w:val="24"/>
        </w:rPr>
        <w:t xml:space="preserve">the corresponding </w:t>
      </w:r>
      <w:r>
        <w:rPr>
          <w:rFonts w:ascii="Times New Roman" w:hAnsi="Times New Roman" w:cs="Times New Roman"/>
          <w:sz w:val="24"/>
          <w:szCs w:val="24"/>
        </w:rPr>
        <w:t xml:space="preserve">failure criteria. In the scope of this research the </w:t>
      </w:r>
      <w:r w:rsidRPr="003A5B9F">
        <w:rPr>
          <w:rFonts w:ascii="Times New Roman" w:hAnsi="Times New Roman" w:cs="Times New Roman"/>
          <w:sz w:val="24"/>
          <w:szCs w:val="24"/>
        </w:rPr>
        <w:t xml:space="preserve">strain </w:t>
      </w:r>
      <w:r w:rsidRPr="003A5B9F">
        <w:rPr>
          <w:rFonts w:ascii="Times New Roman" w:hAnsi="Times New Roman" w:cs="Times New Roman"/>
          <w:sz w:val="24"/>
          <w:szCs w:val="24"/>
        </w:rPr>
        <w:lastRenderedPageBreak/>
        <w:t>response of X52 vintage pipes with girth weld flaws under tensile forces and internal pressure</w:t>
      </w:r>
      <w:r>
        <w:rPr>
          <w:rFonts w:ascii="Times New Roman" w:hAnsi="Times New Roman" w:cs="Times New Roman"/>
          <w:sz w:val="24"/>
          <w:szCs w:val="24"/>
        </w:rPr>
        <w:t xml:space="preserve"> is analyzed experimentally and numerically</w:t>
      </w:r>
      <w:r w:rsidRPr="003A5B9F">
        <w:rPr>
          <w:rFonts w:ascii="Times New Roman" w:hAnsi="Times New Roman" w:cs="Times New Roman"/>
          <w:sz w:val="24"/>
          <w:szCs w:val="24"/>
        </w:rPr>
        <w:t>.</w:t>
      </w:r>
      <w:r>
        <w:rPr>
          <w:rFonts w:ascii="Times New Roman" w:hAnsi="Times New Roman" w:cs="Times New Roman"/>
          <w:sz w:val="24"/>
          <w:szCs w:val="24"/>
        </w:rPr>
        <w:t xml:space="preserve"> Also previous experimental studies carried out by Sen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ins w:id="136" w:author="Samer Adeeb" w:date="2014-07-20T19:44:00Z">
        <w:r w:rsidR="0076245A">
          <w:rPr>
            <w:rFonts w:ascii="Times New Roman" w:hAnsi="Times New Roman" w:cs="Times New Roman"/>
            <w:sz w:val="24"/>
            <w:szCs w:val="24"/>
          </w:rPr>
          <w:t>[20</w:t>
        </w:r>
        <w:r w:rsidR="0076245A" w:rsidRPr="00D43AA4">
          <w:rPr>
            <w:rFonts w:ascii="Times New Roman" w:hAnsi="Times New Roman" w:cs="Times New Roman"/>
            <w:sz w:val="24"/>
            <w:szCs w:val="24"/>
          </w:rPr>
          <w:t>]</w:t>
        </w:r>
      </w:ins>
      <w:del w:id="137" w:author="Samer Adeeb" w:date="2014-07-20T19:44:00Z">
        <w:r w:rsidRPr="00D43AA4" w:rsidDel="0076245A">
          <w:rPr>
            <w:rFonts w:ascii="Times New Roman" w:hAnsi="Times New Roman" w:cs="Times New Roman"/>
            <w:sz w:val="24"/>
            <w:szCs w:val="24"/>
          </w:rPr>
          <w:delText>[1]</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sen2 \h </w:instrText>
      </w:r>
      <w:r>
        <w:rPr>
          <w:rFonts w:ascii="Times New Roman" w:hAnsi="Times New Roman" w:cs="Times New Roman"/>
          <w:sz w:val="24"/>
          <w:szCs w:val="24"/>
        </w:rPr>
      </w:r>
      <w:r>
        <w:rPr>
          <w:rFonts w:ascii="Times New Roman" w:hAnsi="Times New Roman" w:cs="Times New Roman"/>
          <w:sz w:val="24"/>
          <w:szCs w:val="24"/>
        </w:rPr>
        <w:fldChar w:fldCharType="separate"/>
      </w:r>
      <w:ins w:id="138" w:author="Samer Adeeb" w:date="2014-07-20T19:44:00Z">
        <w:r w:rsidR="0076245A">
          <w:rPr>
            <w:rFonts w:ascii="Times New Roman" w:hAnsi="Times New Roman" w:cs="Times New Roman"/>
            <w:sz w:val="24"/>
            <w:szCs w:val="24"/>
          </w:rPr>
          <w:t>[19</w:t>
        </w:r>
        <w:r w:rsidR="0076245A" w:rsidRPr="00D43AA4">
          <w:rPr>
            <w:rFonts w:ascii="Times New Roman" w:hAnsi="Times New Roman" w:cs="Times New Roman"/>
            <w:sz w:val="24"/>
            <w:szCs w:val="24"/>
          </w:rPr>
          <w:t>]</w:t>
        </w:r>
      </w:ins>
      <w:del w:id="139" w:author="Samer Adeeb" w:date="2014-07-20T19:44:00Z">
        <w:r w:rsidRPr="00D43AA4" w:rsidDel="0076245A">
          <w:rPr>
            <w:rFonts w:ascii="Times New Roman" w:hAnsi="Times New Roman" w:cs="Times New Roman"/>
            <w:sz w:val="24"/>
            <w:szCs w:val="24"/>
          </w:rPr>
          <w:delText>[2]</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are revisited in order to analyze them numerically and to define tensile failure criteria. The following outlines the two main objectives of this research </w:t>
      </w:r>
      <w:r w:rsidR="00843E8B">
        <w:rPr>
          <w:rFonts w:ascii="Times New Roman" w:hAnsi="Times New Roman" w:cs="Times New Roman"/>
          <w:sz w:val="24"/>
          <w:szCs w:val="24"/>
        </w:rPr>
        <w:t>along with their specific aims.</w:t>
      </w:r>
    </w:p>
    <w:p w:rsidR="00E65646" w:rsidRDefault="00E65646" w:rsidP="00E65646">
      <w:pPr>
        <w:spacing w:after="0"/>
        <w:rPr>
          <w:rFonts w:ascii="Times New Roman" w:hAnsi="Times New Roman" w:cs="Times New Roman"/>
          <w:sz w:val="24"/>
          <w:szCs w:val="24"/>
        </w:rPr>
      </w:pP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 xml:space="preserve">Evaluating the Critical Strain Capacity of X52 </w:t>
      </w:r>
      <w:r w:rsidR="000325B9">
        <w:rPr>
          <w:rFonts w:ascii="Times New Roman" w:hAnsi="Times New Roman" w:cs="Times New Roman"/>
          <w:b/>
          <w:sz w:val="24"/>
          <w:szCs w:val="24"/>
        </w:rPr>
        <w:t>P</w:t>
      </w:r>
      <w:r>
        <w:rPr>
          <w:rFonts w:ascii="Times New Roman" w:hAnsi="Times New Roman" w:cs="Times New Roman"/>
          <w:b/>
          <w:sz w:val="24"/>
          <w:szCs w:val="24"/>
        </w:rPr>
        <w:t>ipes.</w:t>
      </w:r>
    </w:p>
    <w:p w:rsidR="0088655B" w:rsidRDefault="0088655B" w:rsidP="0088655B">
      <w:pPr>
        <w:spacing w:after="0" w:line="240" w:lineRule="auto"/>
        <w:rPr>
          <w:rFonts w:ascii="Times New Roman" w:hAnsi="Times New Roman" w:cs="Times New Roman"/>
          <w:sz w:val="24"/>
          <w:szCs w:val="24"/>
        </w:rPr>
      </w:pPr>
      <w:r>
        <w:rPr>
          <w:rFonts w:ascii="Times New Roman" w:hAnsi="Times New Roman" w:cs="Times New Roman"/>
          <w:sz w:val="24"/>
          <w:szCs w:val="24"/>
        </w:rPr>
        <w:t>To achieve this main objective, we are proposing an experimental and numerical research program with the following specific aims:</w:t>
      </w:r>
    </w:p>
    <w:p w:rsidR="00013253" w:rsidRPr="00013253" w:rsidRDefault="00013253" w:rsidP="00013253">
      <w:pPr>
        <w:spacing w:after="0" w:line="240" w:lineRule="auto"/>
        <w:rPr>
          <w:rFonts w:ascii="Times New Roman" w:hAnsi="Times New Roman" w:cs="Times New Roman"/>
          <w:sz w:val="24"/>
          <w:szCs w:val="24"/>
        </w:rPr>
      </w:pPr>
      <w:r w:rsidRPr="0088655B">
        <w:rPr>
          <w:rFonts w:ascii="Times New Roman" w:eastAsiaTheme="minorEastAsia" w:hAnsi="Times New Roman" w:cs="Times New Roman"/>
          <w:b/>
          <w:sz w:val="24"/>
          <w:szCs w:val="24"/>
        </w:rPr>
        <w:t>Specific aim 1.</w:t>
      </w:r>
      <w:r>
        <w:rPr>
          <w:rFonts w:ascii="Times New Roman" w:eastAsiaTheme="minorEastAsia" w:hAnsi="Times New Roman" w:cs="Times New Roman"/>
          <w:b/>
          <w:sz w:val="24"/>
          <w:szCs w:val="24"/>
        </w:rPr>
        <w:t>1</w:t>
      </w:r>
      <w:r w:rsidRPr="0088655B">
        <w:rPr>
          <w:rFonts w:ascii="Times New Roman" w:eastAsiaTheme="minorEastAsia" w:hAnsi="Times New Roman" w:cs="Times New Roman"/>
          <w:b/>
          <w:sz w:val="24"/>
          <w:szCs w:val="24"/>
        </w:rPr>
        <w:t xml:space="preserve">: </w:t>
      </w:r>
      <w:r w:rsidRPr="00013253">
        <w:rPr>
          <w:rFonts w:ascii="Times New Roman" w:hAnsi="Times New Roman" w:cs="Times New Roman"/>
          <w:sz w:val="24"/>
          <w:szCs w:val="24"/>
        </w:rPr>
        <w:t xml:space="preserve">Assessment of the sensitivity of </w:t>
      </w:r>
      <w:r w:rsidR="000325B9">
        <w:rPr>
          <w:rFonts w:ascii="Times New Roman" w:hAnsi="Times New Roman" w:cs="Times New Roman"/>
          <w:sz w:val="24"/>
          <w:szCs w:val="24"/>
        </w:rPr>
        <w:t xml:space="preserve">CSA Z662.11 </w:t>
      </w:r>
      <w:r w:rsidRPr="00013253">
        <w:rPr>
          <w:rFonts w:ascii="Times New Roman" w:hAnsi="Times New Roman" w:cs="Times New Roman"/>
          <w:sz w:val="24"/>
          <w:szCs w:val="24"/>
        </w:rPr>
        <w:t>tensile strain capacity prediction equations to different geometric and material parameters.</w:t>
      </w:r>
    </w:p>
    <w:p w:rsidR="0088655B" w:rsidRDefault="0088655B" w:rsidP="000325B9">
      <w:pPr>
        <w:spacing w:after="0" w:line="240" w:lineRule="auto"/>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w:t>
      </w:r>
      <w:r>
        <w:rPr>
          <w:rFonts w:ascii="Times New Roman" w:hAnsi="Times New Roman" w:cs="Times New Roman"/>
          <w:sz w:val="24"/>
          <w:szCs w:val="24"/>
        </w:rPr>
        <w:t xml:space="preserve"> </w:t>
      </w:r>
      <w:r w:rsidRPr="0088655B">
        <w:rPr>
          <w:rFonts w:ascii="Times New Roman" w:eastAsiaTheme="minorEastAsia" w:hAnsi="Times New Roman" w:cs="Times New Roman"/>
          <w:sz w:val="24"/>
          <w:szCs w:val="24"/>
        </w:rPr>
        <w:t xml:space="preserve">Full Scale Experiments of X52 pipe  </w:t>
      </w:r>
    </w:p>
    <w:p w:rsidR="00013253" w:rsidRDefault="00C27D7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013253">
        <w:rPr>
          <w:rFonts w:ascii="Times New Roman" w:hAnsi="Times New Roman" w:cs="Times New Roman"/>
          <w:sz w:val="24"/>
          <w:szCs w:val="24"/>
        </w:rPr>
        <w:t>Comparison between the different tensile strain capacity equations in the literature</w:t>
      </w:r>
      <w:ins w:id="140" w:author="Samer Adeeb" w:date="2014-07-20T20:01:00Z">
        <w:r w:rsidR="006A1852" w:rsidRPr="006A1852">
          <w:rPr>
            <w:rFonts w:ascii="Times New Roman" w:hAnsi="Times New Roman" w:cs="Times New Roman"/>
            <w:sz w:val="24"/>
            <w:szCs w:val="24"/>
          </w:rPr>
          <w:t xml:space="preserve"> </w:t>
        </w:r>
        <w:r w:rsidR="006A1852" w:rsidRPr="006A1852">
          <w:rPr>
            <w:rFonts w:ascii="Times New Roman" w:hAnsi="Times New Roman" w:cs="Times New Roman"/>
            <w:sz w:val="24"/>
            <w:szCs w:val="24"/>
            <w:rPrChange w:id="141" w:author="Samer Adeeb" w:date="2014-07-20T20:01:00Z">
              <w:rPr>
                <w:rFonts w:ascii="Times New Roman" w:hAnsi="Times New Roman" w:cs="Times New Roman"/>
                <w:b/>
                <w:sz w:val="24"/>
                <w:szCs w:val="24"/>
              </w:rPr>
            </w:rPrChange>
          </w:rPr>
          <w:t>and their applicability for X52 pipes</w:t>
        </w:r>
      </w:ins>
      <w:r w:rsidR="00013253" w:rsidRPr="00013253">
        <w:rPr>
          <w:rFonts w:ascii="Times New Roman" w:hAnsi="Times New Roman" w:cs="Times New Roman"/>
          <w:sz w:val="24"/>
          <w:szCs w:val="24"/>
        </w:rPr>
        <w:t>.</w:t>
      </w:r>
    </w:p>
    <w:p w:rsidR="000325B9" w:rsidRPr="00F45F75" w:rsidRDefault="000325B9" w:rsidP="000325B9">
      <w:pPr>
        <w:spacing w:after="0" w:line="240" w:lineRule="auto"/>
        <w:rPr>
          <w:rFonts w:ascii="Times New Roman" w:hAnsi="Times New Roman" w:cs="Times New Roman"/>
          <w:b/>
          <w:sz w:val="24"/>
          <w:szCs w:val="24"/>
        </w:rPr>
      </w:pPr>
    </w:p>
    <w:p w:rsidR="00013253" w:rsidRDefault="00013253" w:rsidP="000325B9">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Objective 2: </w:t>
      </w:r>
      <w:r w:rsidR="000325B9">
        <w:rPr>
          <w:rFonts w:ascii="Times New Roman" w:hAnsi="Times New Roman" w:cs="Times New Roman"/>
          <w:sz w:val="24"/>
          <w:szCs w:val="24"/>
        </w:rPr>
        <w:t>Developing generalized criteria for the tensile failure of cold bend pipes.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000325B9">
        <w:rPr>
          <w:rFonts w:ascii="Times New Roman" w:hAnsi="Times New Roman" w:cs="Times New Roman"/>
          <w:sz w:val="24"/>
          <w:szCs w:val="24"/>
        </w:rPr>
        <w:t>Numerical modelling of Sen et al experiments.</w:t>
      </w:r>
    </w:p>
    <w:p w:rsidR="00013253" w:rsidRDefault="00013253" w:rsidP="000325B9">
      <w:pPr>
        <w:spacing w:after="0" w:line="240" w:lineRule="auto"/>
        <w:jc w:val="both"/>
        <w:rPr>
          <w:rFonts w:ascii="Times New Roman" w:hAnsi="Times New Roman" w:cs="Times New Roman"/>
          <w:sz w:val="24"/>
          <w:szCs w:val="24"/>
        </w:rPr>
      </w:pPr>
      <w:r w:rsidRPr="000325B9">
        <w:rPr>
          <w:rFonts w:ascii="Times New Roman" w:hAnsi="Times New Roman" w:cs="Times New Roman"/>
          <w:b/>
          <w:sz w:val="24"/>
          <w:szCs w:val="24"/>
        </w:rPr>
        <w:t>Specific aim 2.2:</w:t>
      </w:r>
      <w:r>
        <w:rPr>
          <w:rFonts w:ascii="Times New Roman" w:hAnsi="Times New Roman" w:cs="Times New Roman"/>
          <w:sz w:val="24"/>
          <w:szCs w:val="24"/>
        </w:rPr>
        <w:t xml:space="preserve"> </w:t>
      </w:r>
      <w:r w:rsidR="000325B9">
        <w:rPr>
          <w:rFonts w:ascii="Times New Roman" w:hAnsi="Times New Roman" w:cs="Times New Roman"/>
          <w:sz w:val="24"/>
          <w:szCs w:val="24"/>
        </w:rPr>
        <w:t>Developing a generalized model to predict the tensile failure of cold bend pipes</w:t>
      </w:r>
    </w:p>
    <w:p w:rsidR="0088655B" w:rsidRDefault="0088655B" w:rsidP="0088655B">
      <w:pPr>
        <w:spacing w:after="0" w:line="240" w:lineRule="auto"/>
        <w:rPr>
          <w:rFonts w:ascii="Times New Roman" w:eastAsiaTheme="minorEastAsia" w:hAnsi="Times New Roman" w:cs="Times New Roman"/>
          <w:sz w:val="24"/>
          <w:szCs w:val="24"/>
        </w:rPr>
      </w:pPr>
    </w:p>
    <w:p w:rsidR="0088655B" w:rsidRDefault="0088655B" w:rsidP="0088655B">
      <w:pPr>
        <w:spacing w:after="0" w:line="240" w:lineRule="auto"/>
        <w:rPr>
          <w:rFonts w:ascii="Times New Roman" w:eastAsiaTheme="minorEastAsia" w:hAnsi="Times New Roman" w:cs="Times New Roman"/>
          <w:b/>
          <w:sz w:val="24"/>
          <w:szCs w:val="24"/>
        </w:rPr>
      </w:pPr>
      <w:r w:rsidRPr="0088655B">
        <w:rPr>
          <w:rFonts w:ascii="Times New Roman" w:eastAsiaTheme="minorEastAsia" w:hAnsi="Times New Roman" w:cs="Times New Roman"/>
          <w:b/>
          <w:sz w:val="24"/>
          <w:szCs w:val="24"/>
        </w:rPr>
        <w:t xml:space="preserve">Methods: </w:t>
      </w:r>
    </w:p>
    <w:p w:rsidR="0088655B" w:rsidRDefault="0088655B" w:rsidP="0088655B">
      <w:pPr>
        <w:spacing w:after="0" w:line="240" w:lineRule="auto"/>
        <w:rPr>
          <w:rFonts w:ascii="Times New Roman" w:hAnsi="Times New Roman" w:cs="Times New Roman"/>
          <w:b/>
          <w:sz w:val="24"/>
          <w:szCs w:val="24"/>
        </w:rPr>
      </w:pPr>
      <w:r w:rsidRPr="0088655B">
        <w:rPr>
          <w:rFonts w:ascii="Times New Roman" w:hAnsi="Times New Roman" w:cs="Times New Roman"/>
          <w:b/>
          <w:sz w:val="24"/>
          <w:szCs w:val="24"/>
        </w:rPr>
        <w:t xml:space="preserve">Objective 1: </w:t>
      </w:r>
      <w:r>
        <w:rPr>
          <w:rFonts w:ascii="Times New Roman" w:hAnsi="Times New Roman" w:cs="Times New Roman"/>
          <w:b/>
          <w:sz w:val="24"/>
          <w:szCs w:val="24"/>
        </w:rPr>
        <w:t>Evaluating the Critical Strain Capacity of X52 pipes.</w:t>
      </w:r>
    </w:p>
    <w:p w:rsidR="008E01ED" w:rsidRDefault="008E01ED" w:rsidP="002C3D2F">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order to achieve our objective, the current critical strain capacity equations available in the literature need to be studied and analyzed. Then, a full scale experimental study is designed to determine the critical strain capacity of X52 pipes with girth weld flaws under the effect of internal pressure. Following are the proposed methods to achieve our objective:</w:t>
      </w:r>
    </w:p>
    <w:p w:rsidR="00013253" w:rsidRDefault="00013253" w:rsidP="00013253">
      <w:pPr>
        <w:jc w:val="both"/>
        <w:rPr>
          <w:rFonts w:ascii="Times New Roman" w:hAnsi="Times New Roman" w:cs="Times New Roman"/>
          <w:sz w:val="24"/>
          <w:szCs w:val="24"/>
        </w:rPr>
      </w:pPr>
      <w:r w:rsidRPr="00013253">
        <w:rPr>
          <w:rFonts w:ascii="Times New Roman" w:hAnsi="Times New Roman" w:cs="Times New Roman"/>
          <w:b/>
          <w:sz w:val="24"/>
          <w:szCs w:val="24"/>
        </w:rPr>
        <w:t>Specific aim 1.1: Assessment of the sensitivity of tensile strain capacity prediction equations to different geometric and material parameters.</w:t>
      </w:r>
      <w:r>
        <w:rPr>
          <w:rFonts w:ascii="Times New Roman" w:hAnsi="Times New Roman" w:cs="Times New Roman"/>
          <w:sz w:val="24"/>
          <w:szCs w:val="24"/>
        </w:rPr>
        <w:t xml:space="preserve"> D</w:t>
      </w:r>
      <w:r w:rsidRPr="00FC5925">
        <w:rPr>
          <w:rFonts w:ascii="Times New Roman" w:hAnsi="Times New Roman" w:cs="Times New Roman"/>
          <w:sz w:val="24"/>
          <w:szCs w:val="24"/>
        </w:rPr>
        <w:t xml:space="preserve">ifferent geometric parameters and </w:t>
      </w:r>
      <w:r>
        <w:rPr>
          <w:rFonts w:ascii="Times New Roman" w:hAnsi="Times New Roman" w:cs="Times New Roman"/>
          <w:sz w:val="24"/>
          <w:szCs w:val="24"/>
        </w:rPr>
        <w:t>material properties affect the tensile strain capacity of a pipe at different levels. Since our project consists of a limited number of full scale tests, it is not possible to test the effect of all parameters experimentally. Therefore it is necessary to narrow down the focus of the project to the most significant parameters affecting the tensile strain capacity. In order to achieve this, the sensitivity of the current CSA equations as well as other proposed equations in the literature should be analyzed with respect to changing magnitudes of different parameters.</w:t>
      </w:r>
      <w:r w:rsidR="00A309ED">
        <w:rPr>
          <w:rFonts w:ascii="Times New Roman" w:hAnsi="Times New Roman" w:cs="Times New Roman"/>
          <w:sz w:val="24"/>
          <w:szCs w:val="24"/>
        </w:rPr>
        <w:t xml:space="preserve">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F75326">
        <w:rPr>
          <w:rFonts w:ascii="Times New Roman" w:eastAsiaTheme="minorEastAsia" w:hAnsi="Times New Roman" w:cs="Times New Roman"/>
          <w:sz w:val="24"/>
          <w:szCs w:val="24"/>
        </w:rPr>
        <w:t xml:space="preserve"> </w:t>
      </w:r>
      <w:proofErr w:type="gramStart"/>
      <w:r w:rsidR="00F75326">
        <w:rPr>
          <w:rFonts w:ascii="Times New Roman" w:eastAsiaTheme="minorEastAsia" w:hAnsi="Times New Roman" w:cs="Times New Roman"/>
          <w:sz w:val="24"/>
          <w:szCs w:val="24"/>
        </w:rPr>
        <w:t>and</w:t>
      </w:r>
      <w:proofErr w:type="gramEnd"/>
      <w:r w:rsidR="00F75326">
        <w:rPr>
          <w:rFonts w:ascii="Times New Roman" w:eastAsiaTheme="minorEastAsia" w:hAnsi="Times New Roman" w:cs="Times New Roman"/>
          <w:sz w:val="24"/>
          <w:szCs w:val="24"/>
        </w:rPr>
        <w:t xml:space="preserv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A309ED">
        <w:rPr>
          <w:rFonts w:ascii="Times New Roman" w:eastAsiaTheme="minorEastAsia" w:hAnsi="Times New Roman" w:cs="Times New Roman"/>
          <w:sz w:val="24"/>
          <w:szCs w:val="24"/>
        </w:rPr>
        <w:t xml:space="preserve"> factorial </w:t>
      </w:r>
      <w:r w:rsidR="00F75326">
        <w:rPr>
          <w:rFonts w:ascii="Times New Roman" w:eastAsiaTheme="minorEastAsia" w:hAnsi="Times New Roman" w:cs="Times New Roman"/>
          <w:sz w:val="24"/>
          <w:szCs w:val="24"/>
        </w:rPr>
        <w:t>design</w:t>
      </w:r>
      <w:r w:rsidR="00A309ED">
        <w:rPr>
          <w:rFonts w:ascii="Times New Roman" w:eastAsiaTheme="minorEastAsia" w:hAnsi="Times New Roman" w:cs="Times New Roman"/>
          <w:sz w:val="24"/>
          <w:szCs w:val="24"/>
        </w:rPr>
        <w:t xml:space="preserve"> technique</w:t>
      </w:r>
      <w:r w:rsidR="00F75326">
        <w:rPr>
          <w:rFonts w:ascii="Times New Roman" w:eastAsiaTheme="minorEastAsia" w:hAnsi="Times New Roman" w:cs="Times New Roman"/>
          <w:sz w:val="24"/>
          <w:szCs w:val="24"/>
        </w:rPr>
        <w:t>s are</w:t>
      </w:r>
      <w:r w:rsidR="00A309ED">
        <w:rPr>
          <w:rFonts w:ascii="Times New Roman" w:eastAsiaTheme="minorEastAsia" w:hAnsi="Times New Roman" w:cs="Times New Roman"/>
          <w:sz w:val="24"/>
          <w:szCs w:val="24"/>
        </w:rPr>
        <w:t xml:space="preserve"> applied in order to investigate this sensitivity.</w:t>
      </w:r>
    </w:p>
    <w:p w:rsidR="00013253" w:rsidRDefault="00013253" w:rsidP="0088655B">
      <w:pPr>
        <w:spacing w:after="0" w:line="240" w:lineRule="auto"/>
        <w:jc w:val="both"/>
        <w:rPr>
          <w:rFonts w:ascii="Times New Roman" w:hAnsi="Times New Roman" w:cs="Times New Roman"/>
          <w:b/>
          <w:sz w:val="24"/>
          <w:szCs w:val="24"/>
        </w:rPr>
      </w:pPr>
    </w:p>
    <w:p w:rsidR="00593EFA" w:rsidRDefault="0088655B" w:rsidP="00D548BF">
      <w:pPr>
        <w:jc w:val="both"/>
        <w:rPr>
          <w:rFonts w:ascii="Times New Roman" w:eastAsiaTheme="minorEastAsia" w:hAnsi="Times New Roman" w:cs="Times New Roman"/>
          <w:sz w:val="24"/>
          <w:szCs w:val="24"/>
        </w:rPr>
      </w:pPr>
      <w:r w:rsidRPr="0088655B">
        <w:rPr>
          <w:rFonts w:ascii="Times New Roman" w:hAnsi="Times New Roman" w:cs="Times New Roman"/>
          <w:b/>
          <w:sz w:val="24"/>
          <w:szCs w:val="24"/>
        </w:rPr>
        <w:t>Specific aim 1.</w:t>
      </w:r>
      <w:r w:rsidR="00013253">
        <w:rPr>
          <w:rFonts w:ascii="Times New Roman" w:hAnsi="Times New Roman" w:cs="Times New Roman"/>
          <w:b/>
          <w:sz w:val="24"/>
          <w:szCs w:val="24"/>
        </w:rPr>
        <w:t>2</w:t>
      </w:r>
      <w:r w:rsidRPr="0088655B">
        <w:rPr>
          <w:rFonts w:ascii="Times New Roman" w:hAnsi="Times New Roman" w:cs="Times New Roman"/>
          <w:b/>
          <w:sz w:val="24"/>
          <w:szCs w:val="24"/>
        </w:rPr>
        <w:t xml:space="preserve">: </w:t>
      </w:r>
      <w:r w:rsidRPr="0088655B">
        <w:rPr>
          <w:rFonts w:ascii="Times New Roman" w:eastAsiaTheme="minorEastAsia" w:hAnsi="Times New Roman" w:cs="Times New Roman"/>
          <w:b/>
          <w:sz w:val="24"/>
          <w:szCs w:val="24"/>
        </w:rPr>
        <w:t>Full Scale Experiments of X52 pipe.</w:t>
      </w:r>
      <w:r>
        <w:rPr>
          <w:rFonts w:ascii="Times New Roman" w:eastAsiaTheme="minorEastAsia" w:hAnsi="Times New Roman" w:cs="Times New Roman"/>
          <w:sz w:val="24"/>
          <w:szCs w:val="24"/>
        </w:rPr>
        <w:t xml:space="preserve"> </w:t>
      </w:r>
      <w:r w:rsidR="008E01ED">
        <w:rPr>
          <w:rFonts w:ascii="Times New Roman" w:eastAsiaTheme="minorEastAsia" w:hAnsi="Times New Roman" w:cs="Times New Roman"/>
          <w:sz w:val="24"/>
          <w:szCs w:val="24"/>
        </w:rPr>
        <w:t xml:space="preserve">In order to investigate the critical strain capacity of X52 pipes, a full scale experimental study is proposed in which two levels of internal pressure, two different flaw </w:t>
      </w:r>
      <w:r w:rsidR="000223C8">
        <w:rPr>
          <w:rFonts w:ascii="Times New Roman" w:eastAsiaTheme="minorEastAsia" w:hAnsi="Times New Roman" w:cs="Times New Roman"/>
          <w:sz w:val="24"/>
          <w:szCs w:val="24"/>
        </w:rPr>
        <w:t>heights</w:t>
      </w:r>
      <w:r w:rsidR="008E01ED">
        <w:rPr>
          <w:rFonts w:ascii="Times New Roman" w:eastAsiaTheme="minorEastAsia" w:hAnsi="Times New Roman" w:cs="Times New Roman"/>
          <w:sz w:val="24"/>
          <w:szCs w:val="24"/>
        </w:rPr>
        <w:t xml:space="preserve"> and two different flaw lengths are combined to </w:t>
      </w:r>
      <w:r w:rsidR="000223C8">
        <w:rPr>
          <w:rFonts w:ascii="Times New Roman" w:eastAsiaTheme="minorEastAsia" w:hAnsi="Times New Roman" w:cs="Times New Roman"/>
          <w:sz w:val="24"/>
          <w:szCs w:val="24"/>
        </w:rPr>
        <w:t>conduct</w:t>
      </w:r>
      <w:r w:rsidR="008E01ED">
        <w:rPr>
          <w:rFonts w:ascii="Times New Roman" w:eastAsiaTheme="minorEastAsia" w:hAnsi="Times New Roman" w:cs="Times New Roman"/>
          <w:sz w:val="24"/>
          <w:szCs w:val="24"/>
        </w:rPr>
        <w:t xml:space="preserve"> 8 full scale tests (</w:t>
      </w:r>
      <w:r w:rsidR="008E01ED" w:rsidRPr="00CB2CBB">
        <w:rPr>
          <w:rFonts w:ascii="Times New Roman" w:eastAsiaTheme="minorEastAsia" w:hAnsi="Times New Roman" w:cs="Times New Roman"/>
          <w:sz w:val="24"/>
          <w:szCs w:val="24"/>
        </w:rPr>
        <w:fldChar w:fldCharType="begin"/>
      </w:r>
      <w:r w:rsidR="008E01ED" w:rsidRPr="00CB2CBB">
        <w:rPr>
          <w:rFonts w:ascii="Times New Roman" w:eastAsiaTheme="minorEastAsia" w:hAnsi="Times New Roman" w:cs="Times New Roman"/>
          <w:sz w:val="24"/>
          <w:szCs w:val="24"/>
        </w:rPr>
        <w:instrText xml:space="preserve"> REF _Ref388206554 \h </w:instrText>
      </w:r>
      <w:r w:rsidR="008E01ED">
        <w:rPr>
          <w:rFonts w:ascii="Times New Roman" w:eastAsiaTheme="minorEastAsia" w:hAnsi="Times New Roman" w:cs="Times New Roman"/>
          <w:sz w:val="24"/>
          <w:szCs w:val="24"/>
        </w:rPr>
        <w:instrText xml:space="preserve"> \* MERGEFORMAT </w:instrText>
      </w:r>
      <w:r w:rsidR="008E01ED" w:rsidRPr="00CB2CBB">
        <w:rPr>
          <w:rFonts w:ascii="Times New Roman" w:eastAsiaTheme="minorEastAsia" w:hAnsi="Times New Roman" w:cs="Times New Roman"/>
          <w:sz w:val="24"/>
          <w:szCs w:val="24"/>
        </w:rPr>
      </w:r>
      <w:r w:rsidR="008E01ED" w:rsidRPr="00CB2CBB">
        <w:rPr>
          <w:rFonts w:ascii="Times New Roman" w:eastAsiaTheme="minorEastAsia" w:hAnsi="Times New Roman" w:cs="Times New Roman"/>
          <w:sz w:val="24"/>
          <w:szCs w:val="24"/>
        </w:rPr>
        <w:fldChar w:fldCharType="separate"/>
      </w:r>
      <w:ins w:id="142" w:author="Samer Adeeb" w:date="2014-07-20T19:44:00Z">
        <w:r w:rsidR="0076245A" w:rsidRPr="00DC640F">
          <w:rPr>
            <w:rFonts w:ascii="Times New Roman" w:hAnsi="Times New Roman" w:cs="Times New Roman"/>
            <w:sz w:val="24"/>
            <w:szCs w:val="24"/>
          </w:rPr>
          <w:t xml:space="preserve">Table </w:t>
        </w:r>
        <w:r w:rsidR="0076245A">
          <w:rPr>
            <w:rFonts w:ascii="Times New Roman" w:hAnsi="Times New Roman" w:cs="Times New Roman"/>
            <w:noProof/>
            <w:sz w:val="24"/>
            <w:szCs w:val="24"/>
          </w:rPr>
          <w:t>3</w:t>
        </w:r>
      </w:ins>
      <w:del w:id="143" w:author="Samer Adeeb" w:date="2014-07-20T19:44:00Z">
        <w:r w:rsidR="008E01ED" w:rsidRPr="00CB2CBB" w:rsidDel="0076245A">
          <w:rPr>
            <w:rFonts w:ascii="Times New Roman" w:hAnsi="Times New Roman" w:cs="Times New Roman"/>
            <w:sz w:val="24"/>
            <w:szCs w:val="24"/>
          </w:rPr>
          <w:delText xml:space="preserve">Table </w:delText>
        </w:r>
        <w:r w:rsidR="008E01ED" w:rsidRPr="00CB2CBB" w:rsidDel="0076245A">
          <w:rPr>
            <w:rFonts w:ascii="Times New Roman" w:hAnsi="Times New Roman" w:cs="Times New Roman"/>
            <w:noProof/>
            <w:sz w:val="24"/>
            <w:szCs w:val="24"/>
          </w:rPr>
          <w:delText>1</w:delText>
        </w:r>
      </w:del>
      <w:r w:rsidR="008E01ED" w:rsidRPr="00CB2CBB">
        <w:rPr>
          <w:rFonts w:ascii="Times New Roman" w:eastAsiaTheme="minorEastAsia" w:hAnsi="Times New Roman" w:cs="Times New Roman"/>
          <w:sz w:val="24"/>
          <w:szCs w:val="24"/>
        </w:rPr>
        <w:fldChar w:fldCharType="end"/>
      </w:r>
      <w:r w:rsidR="008E01ED">
        <w:rPr>
          <w:rFonts w:ascii="Times New Roman" w:eastAsiaTheme="minorEastAsia" w:hAnsi="Times New Roman" w:cs="Times New Roman"/>
          <w:sz w:val="24"/>
          <w:szCs w:val="24"/>
        </w:rPr>
        <w:t xml:space="preserve">). </w:t>
      </w:r>
      <w:commentRangeStart w:id="144"/>
      <w:r w:rsidRPr="003A5B9F">
        <w:rPr>
          <w:rFonts w:ascii="Times New Roman" w:hAnsi="Times New Roman" w:cs="Times New Roman"/>
          <w:sz w:val="24"/>
          <w:szCs w:val="24"/>
        </w:rPr>
        <w:t xml:space="preserve">Each </w:t>
      </w:r>
      <w:commentRangeEnd w:id="144"/>
      <w:r w:rsidR="0076245A">
        <w:rPr>
          <w:rStyle w:val="CommentReference"/>
        </w:rPr>
        <w:commentReference w:id="144"/>
      </w:r>
      <w:r w:rsidRPr="003A5B9F">
        <w:rPr>
          <w:rFonts w:ascii="Times New Roman" w:hAnsi="Times New Roman" w:cs="Times New Roman"/>
          <w:sz w:val="24"/>
          <w:szCs w:val="24"/>
        </w:rPr>
        <w:t xml:space="preserve">experiment has a different combination of girth weld flaw size and internal pressure. The parameters which define the flaw size are the flaw length to pipe wall </w:t>
      </w:r>
      <w:r w:rsidRPr="003A5B9F">
        <w:rPr>
          <w:rFonts w:ascii="Times New Roman" w:hAnsi="Times New Roman" w:cs="Times New Roman"/>
          <w:sz w:val="24"/>
          <w:szCs w:val="24"/>
        </w:rPr>
        <w:lastRenderedPageBreak/>
        <w:t xml:space="preserve">thickness ratio </w:t>
      </w:r>
      <m:oMath>
        <m:r>
          <w:rPr>
            <w:rFonts w:ascii="Cambria Math" w:hAnsi="Cambria Math" w:cs="Times New Roman"/>
            <w:sz w:val="24"/>
            <w:szCs w:val="24"/>
          </w:rPr>
          <m:t>(ξ</m:t>
        </m:r>
        <m:r>
          <w:rPr>
            <w:rFonts w:ascii="Cambria Math" w:eastAsiaTheme="minorEastAsia" w:hAnsi="Cambria Math" w:cs="Times New Roman"/>
            <w:sz w:val="24"/>
            <w:szCs w:val="24"/>
          </w:rPr>
          <m:t>)</m:t>
        </m:r>
      </m:oMath>
      <w:r w:rsidRPr="003A5B9F">
        <w:rPr>
          <w:rFonts w:ascii="Times New Roman" w:hAnsi="Times New Roman" w:cs="Times New Roman"/>
          <w:sz w:val="24"/>
          <w:szCs w:val="24"/>
        </w:rPr>
        <w:t xml:space="preserve"> and the flaw </w:t>
      </w:r>
      <w:r w:rsidR="000223C8">
        <w:rPr>
          <w:rFonts w:ascii="Times New Roman" w:hAnsi="Times New Roman" w:cs="Times New Roman"/>
          <w:sz w:val="24"/>
          <w:szCs w:val="24"/>
        </w:rPr>
        <w:t>height</w:t>
      </w:r>
      <w:r w:rsidRPr="003A5B9F">
        <w:rPr>
          <w:rFonts w:ascii="Times New Roman" w:hAnsi="Times New Roman" w:cs="Times New Roman"/>
          <w:sz w:val="24"/>
          <w:szCs w:val="24"/>
        </w:rPr>
        <w:t xml:space="preserve"> to pipe wall thickness </w:t>
      </w:r>
      <w:proofErr w:type="gramStart"/>
      <w:r w:rsidRPr="003A5B9F">
        <w:rPr>
          <w:rFonts w:ascii="Times New Roman" w:hAnsi="Times New Roman" w:cs="Times New Roman"/>
          <w:sz w:val="24"/>
          <w:szCs w:val="24"/>
        </w:rPr>
        <w:t xml:space="preserve">ratio </w:t>
      </w:r>
      <w:proofErr w:type="gramEnd"/>
      <m:oMath>
        <m:r>
          <w:rPr>
            <w:rFonts w:ascii="Cambria Math" w:hAnsi="Cambria Math" w:cs="Times New Roman"/>
            <w:sz w:val="24"/>
            <w:szCs w:val="24"/>
          </w:rPr>
          <m:t>(η)</m:t>
        </m:r>
      </m:oMath>
      <w:r w:rsidRPr="003A5B9F">
        <w:rPr>
          <w:rFonts w:ascii="Times New Roman" w:eastAsiaTheme="minorEastAsia" w:hAnsi="Times New Roman" w:cs="Times New Roman"/>
          <w:sz w:val="24"/>
          <w:szCs w:val="24"/>
        </w:rPr>
        <w:t xml:space="preserve">. According to the CSA code the allowable ranges for </w:t>
      </w:r>
      <m:oMath>
        <m:r>
          <w:rPr>
            <w:rFonts w:ascii="Cambria Math" w:eastAsiaTheme="minorEastAsia" w:hAnsi="Cambria Math" w:cs="Times New Roman"/>
            <w:sz w:val="24"/>
            <w:szCs w:val="24"/>
          </w:rPr>
          <m:t>ξ</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Pr="003A5B9F">
        <w:rPr>
          <w:rFonts w:ascii="Times New Roman" w:eastAsiaTheme="minorEastAsia" w:hAnsi="Times New Roman" w:cs="Times New Roman"/>
          <w:sz w:val="24"/>
          <w:szCs w:val="24"/>
        </w:rPr>
        <w:t xml:space="preserve"> are </w:t>
      </w:r>
      <m:oMath>
        <m:r>
          <w:rPr>
            <w:rFonts w:ascii="Cambria Math" w:eastAsiaTheme="minorEastAsia" w:hAnsi="Cambria Math" w:cs="Times New Roman"/>
            <w:sz w:val="24"/>
            <w:szCs w:val="24"/>
          </w:rPr>
          <m:t>ξ≤10</m:t>
        </m:r>
      </m:oMath>
      <w:r w:rsidRPr="003A5B9F">
        <w:rPr>
          <w:rFonts w:ascii="Times New Roman" w:eastAsiaTheme="minorEastAsia" w:hAnsi="Times New Roman" w:cs="Times New Roman"/>
          <w:sz w:val="24"/>
          <w:szCs w:val="24"/>
        </w:rPr>
        <w:t xml:space="preserve"> </w:t>
      </w:r>
      <w:proofErr w:type="gramStart"/>
      <w:r w:rsidRPr="003A5B9F">
        <w:rPr>
          <w:rFonts w:ascii="Times New Roman" w:eastAsiaTheme="minorEastAsia" w:hAnsi="Times New Roman" w:cs="Times New Roman"/>
          <w:sz w:val="24"/>
          <w:szCs w:val="24"/>
        </w:rPr>
        <w:t xml:space="preserve">and </w:t>
      </w:r>
      <m:oMath>
        <m:r>
          <w:rPr>
            <w:rFonts w:ascii="Cambria Math" w:eastAsiaTheme="minorEastAsia" w:hAnsi="Cambria Math" w:cs="Times New Roman"/>
            <w:sz w:val="24"/>
            <w:szCs w:val="24"/>
          </w:rPr>
          <m:t>≤</m:t>
        </m:r>
        <w:proofErr w:type="gramEnd"/>
        <m:r>
          <w:rPr>
            <w:rFonts w:ascii="Cambria Math" w:eastAsiaTheme="minorEastAsia" w:hAnsi="Cambria Math" w:cs="Times New Roman"/>
            <w:sz w:val="24"/>
            <w:szCs w:val="24"/>
          </w:rPr>
          <m:t>0.5</m:t>
        </m:r>
      </m:oMath>
      <w:r w:rsidRPr="003A5B9F">
        <w:rPr>
          <w:rFonts w:ascii="Times New Roman" w:eastAsiaTheme="minorEastAsia" w:hAnsi="Times New Roman" w:cs="Times New Roman"/>
          <w:sz w:val="24"/>
          <w:szCs w:val="24"/>
        </w:rPr>
        <w:t xml:space="preserve"> . For </w:t>
      </w:r>
      <m:oMath>
        <m:r>
          <w:rPr>
            <w:rFonts w:ascii="Cambria Math" w:eastAsiaTheme="minorEastAsia" w:hAnsi="Cambria Math" w:cs="Times New Roman"/>
            <w:sz w:val="24"/>
            <w:szCs w:val="24"/>
          </w:rPr>
          <m:t>ξ&lt;1</m:t>
        </m:r>
      </m:oMath>
      <w:r w:rsidRPr="003A5B9F">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η&lt;0.1</m:t>
        </m:r>
      </m:oMath>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the flaw size</w:t>
      </w:r>
      <w:r>
        <w:rPr>
          <w:rFonts w:ascii="Times New Roman" w:eastAsiaTheme="minorEastAsia" w:hAnsi="Times New Roman" w:cs="Times New Roman"/>
          <w:sz w:val="24"/>
          <w:szCs w:val="24"/>
        </w:rPr>
        <w:t xml:space="preserve"> is</w:t>
      </w:r>
      <w:r w:rsidRPr="003A5B9F">
        <w:rPr>
          <w:rFonts w:ascii="Times New Roman" w:eastAsiaTheme="minorEastAsia" w:hAnsi="Times New Roman" w:cs="Times New Roman"/>
          <w:sz w:val="24"/>
          <w:szCs w:val="24"/>
        </w:rPr>
        <w:t xml:space="preserve"> negligible according to the CSA code. Based on this information two different flaw </w:t>
      </w:r>
      <w:r w:rsidR="000223C8">
        <w:rPr>
          <w:rFonts w:ascii="Times New Roman" w:eastAsiaTheme="minorEastAsia" w:hAnsi="Times New Roman" w:cs="Times New Roman"/>
          <w:sz w:val="24"/>
          <w:szCs w:val="24"/>
        </w:rPr>
        <w:t>heights</w:t>
      </w:r>
      <w:r w:rsidRPr="003A5B9F">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(25% and 50% of the wall thickness) </w:t>
      </w:r>
      <w:r w:rsidRPr="003A5B9F">
        <w:rPr>
          <w:rFonts w:ascii="Times New Roman" w:eastAsiaTheme="minorEastAsia" w:hAnsi="Times New Roman" w:cs="Times New Roman"/>
          <w:sz w:val="24"/>
          <w:szCs w:val="24"/>
        </w:rPr>
        <w:t xml:space="preserve">and two different flaw lengths </w:t>
      </w:r>
      <w:r>
        <w:rPr>
          <w:rFonts w:ascii="Times New Roman" w:eastAsiaTheme="minorEastAsia" w:hAnsi="Times New Roman" w:cs="Times New Roman"/>
          <w:sz w:val="24"/>
          <w:szCs w:val="24"/>
        </w:rPr>
        <w:t xml:space="preserve">(50mm and 150mm) </w:t>
      </w:r>
      <w:r w:rsidRPr="003A5B9F">
        <w:rPr>
          <w:rFonts w:ascii="Times New Roman" w:eastAsiaTheme="minorEastAsia" w:hAnsi="Times New Roman" w:cs="Times New Roman"/>
          <w:sz w:val="24"/>
          <w:szCs w:val="24"/>
        </w:rPr>
        <w:t>are tested which gives us 4 different flaw size possibilities. The third variable internal pressure</w:t>
      </w:r>
      <w:r w:rsidR="000223C8">
        <w:rPr>
          <w:rFonts w:ascii="Times New Roman" w:eastAsiaTheme="minorEastAsia" w:hAnsi="Times New Roman" w:cs="Times New Roman"/>
          <w:sz w:val="24"/>
          <w:szCs w:val="24"/>
        </w:rPr>
        <w:t xml:space="preserve"> is i</w:t>
      </w:r>
      <w:r w:rsidR="00FD24D4">
        <w:rPr>
          <w:rFonts w:ascii="Times New Roman" w:eastAsiaTheme="minorEastAsia" w:hAnsi="Times New Roman" w:cs="Times New Roman"/>
          <w:sz w:val="24"/>
          <w:szCs w:val="24"/>
        </w:rPr>
        <w:t>n general defined as the pressure leading to a circumferential stress of a certain percentage of the specified minimum yield strength (SMYS). The CSA code stipulates that the maximum operating pressure level is the 80%</w:t>
      </w:r>
      <w:r w:rsidR="000223C8">
        <w:rPr>
          <w:rFonts w:ascii="Times New Roman" w:eastAsiaTheme="minorEastAsia" w:hAnsi="Times New Roman" w:cs="Times New Roman"/>
          <w:sz w:val="24"/>
          <w:szCs w:val="24"/>
        </w:rPr>
        <w:t xml:space="preserve"> </w:t>
      </w:r>
      <w:r w:rsidR="00FD24D4">
        <w:rPr>
          <w:rFonts w:ascii="Times New Roman" w:eastAsiaTheme="minorEastAsia" w:hAnsi="Times New Roman" w:cs="Times New Roman"/>
          <w:sz w:val="24"/>
          <w:szCs w:val="24"/>
        </w:rPr>
        <w:t xml:space="preserve">SMYS. For our tests, we are proposing </w:t>
      </w:r>
      <w:r w:rsidRPr="003A5B9F">
        <w:rPr>
          <w:rFonts w:ascii="Times New Roman" w:eastAsiaTheme="minorEastAsia" w:hAnsi="Times New Roman" w:cs="Times New Roman"/>
          <w:sz w:val="24"/>
          <w:szCs w:val="24"/>
        </w:rPr>
        <w:t>2 different levels</w:t>
      </w:r>
      <w:r w:rsidR="00013253">
        <w:rPr>
          <w:rFonts w:ascii="Times New Roman" w:eastAsiaTheme="minorEastAsia" w:hAnsi="Times New Roman" w:cs="Times New Roman"/>
          <w:sz w:val="24"/>
          <w:szCs w:val="24"/>
        </w:rPr>
        <w:t xml:space="preserve"> (80% SMYS and 30%</w:t>
      </w:r>
      <w:r w:rsidR="000223C8">
        <w:rPr>
          <w:rFonts w:ascii="Times New Roman" w:eastAsiaTheme="minorEastAsia" w:hAnsi="Times New Roman" w:cs="Times New Roman"/>
          <w:sz w:val="24"/>
          <w:szCs w:val="24"/>
        </w:rPr>
        <w:t xml:space="preserve"> </w:t>
      </w:r>
      <w:r w:rsidR="00013253">
        <w:rPr>
          <w:rFonts w:ascii="Times New Roman" w:eastAsiaTheme="minorEastAsia" w:hAnsi="Times New Roman" w:cs="Times New Roman"/>
          <w:sz w:val="24"/>
          <w:szCs w:val="24"/>
        </w:rPr>
        <w:t>SMYS)</w:t>
      </w:r>
      <w:r w:rsidRPr="003A5B9F">
        <w:rPr>
          <w:rFonts w:ascii="Times New Roman" w:eastAsiaTheme="minorEastAsia" w:hAnsi="Times New Roman" w:cs="Times New Roman"/>
          <w:sz w:val="24"/>
          <w:szCs w:val="24"/>
        </w:rPr>
        <w:t>. With the addition of the internal pressure as the third variable a total of 8 different test configurations result each having a different</w:t>
      </w:r>
      <w:r>
        <w:rPr>
          <w:rFonts w:ascii="Times New Roman" w:eastAsiaTheme="minorEastAsia" w:hAnsi="Times New Roman" w:cs="Times New Roman"/>
          <w:sz w:val="24"/>
          <w:szCs w:val="24"/>
        </w:rPr>
        <w:t xml:space="preserve"> </w:t>
      </w:r>
      <w:r w:rsidRPr="003A5B9F">
        <w:rPr>
          <w:rFonts w:ascii="Times New Roman" w:eastAsiaTheme="minorEastAsia" w:hAnsi="Times New Roman" w:cs="Times New Roman"/>
          <w:sz w:val="24"/>
          <w:szCs w:val="24"/>
        </w:rPr>
        <w:t>combination</w:t>
      </w:r>
      <w:r>
        <w:rPr>
          <w:rFonts w:ascii="Times New Roman" w:eastAsiaTheme="minorEastAsia" w:hAnsi="Times New Roman" w:cs="Times New Roman"/>
          <w:sz w:val="24"/>
          <w:szCs w:val="24"/>
        </w:rPr>
        <w:t xml:space="preserve"> of flaw </w:t>
      </w:r>
      <w:r w:rsidR="000223C8">
        <w:rPr>
          <w:rFonts w:ascii="Times New Roman" w:eastAsiaTheme="minorEastAsia" w:hAnsi="Times New Roman" w:cs="Times New Roman"/>
          <w:sz w:val="24"/>
          <w:szCs w:val="24"/>
        </w:rPr>
        <w:t>height</w:t>
      </w:r>
      <w:r>
        <w:rPr>
          <w:rFonts w:ascii="Times New Roman" w:eastAsiaTheme="minorEastAsia" w:hAnsi="Times New Roman" w:cs="Times New Roman"/>
          <w:sz w:val="24"/>
          <w:szCs w:val="24"/>
        </w:rPr>
        <w:t>, flaw length and</w:t>
      </w:r>
      <w:r w:rsidRPr="003A5B9F">
        <w:rPr>
          <w:rFonts w:ascii="Times New Roman" w:eastAsiaTheme="minorEastAsia" w:hAnsi="Times New Roman" w:cs="Times New Roman"/>
          <w:sz w:val="24"/>
          <w:szCs w:val="24"/>
        </w:rPr>
        <w:t xml:space="preserve"> internal pressure.</w:t>
      </w:r>
      <w:r w:rsidR="00013253">
        <w:rPr>
          <w:rFonts w:ascii="Times New Roman" w:eastAsiaTheme="minorEastAsia" w:hAnsi="Times New Roman" w:cs="Times New Roman"/>
          <w:sz w:val="24"/>
          <w:szCs w:val="24"/>
        </w:rPr>
        <w:t xml:space="preserve"> </w:t>
      </w:r>
    </w:p>
    <w:p w:rsidR="00593EFA" w:rsidRPr="00DC640F" w:rsidRDefault="00593EFA" w:rsidP="00593EFA">
      <w:pPr>
        <w:pStyle w:val="Caption"/>
        <w:keepNext/>
        <w:jc w:val="center"/>
        <w:rPr>
          <w:rFonts w:ascii="Times New Roman" w:hAnsi="Times New Roman" w:cs="Times New Roman"/>
          <w:color w:val="auto"/>
          <w:sz w:val="24"/>
          <w:szCs w:val="24"/>
        </w:rPr>
      </w:pPr>
      <w:bookmarkStart w:id="145" w:name="_Ref388206554"/>
      <w:r w:rsidRPr="00DC640F">
        <w:rPr>
          <w:rFonts w:ascii="Times New Roman" w:hAnsi="Times New Roman" w:cs="Times New Roman"/>
          <w:color w:val="auto"/>
          <w:sz w:val="24"/>
          <w:szCs w:val="24"/>
        </w:rPr>
        <w:t xml:space="preserve">Table </w:t>
      </w:r>
      <w:r w:rsidRPr="00DC640F">
        <w:rPr>
          <w:rFonts w:ascii="Times New Roman" w:hAnsi="Times New Roman" w:cs="Times New Roman"/>
          <w:color w:val="auto"/>
          <w:sz w:val="24"/>
          <w:szCs w:val="24"/>
        </w:rPr>
        <w:fldChar w:fldCharType="begin"/>
      </w:r>
      <w:r w:rsidRPr="00DC640F">
        <w:rPr>
          <w:rFonts w:ascii="Times New Roman" w:hAnsi="Times New Roman" w:cs="Times New Roman"/>
          <w:color w:val="auto"/>
          <w:sz w:val="24"/>
          <w:szCs w:val="24"/>
        </w:rPr>
        <w:instrText xml:space="preserve"> SEQ Table \* ARABIC </w:instrText>
      </w:r>
      <w:r w:rsidRPr="00DC640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3</w:t>
      </w:r>
      <w:r w:rsidRPr="00DC640F">
        <w:rPr>
          <w:rFonts w:ascii="Times New Roman" w:hAnsi="Times New Roman" w:cs="Times New Roman"/>
          <w:color w:val="auto"/>
          <w:sz w:val="24"/>
          <w:szCs w:val="24"/>
        </w:rPr>
        <w:fldChar w:fldCharType="end"/>
      </w:r>
      <w:bookmarkEnd w:id="145"/>
      <w:r w:rsidRPr="00DC640F">
        <w:rPr>
          <w:rFonts w:ascii="Times New Roman" w:hAnsi="Times New Roman" w:cs="Times New Roman"/>
          <w:color w:val="auto"/>
          <w:sz w:val="24"/>
          <w:szCs w:val="24"/>
        </w:rPr>
        <w:t xml:space="preserve">: </w:t>
      </w:r>
      <w:r w:rsidR="00DF4DB1" w:rsidRPr="00DC640F">
        <w:rPr>
          <w:rFonts w:ascii="Times New Roman" w:hAnsi="Times New Roman" w:cs="Times New Roman"/>
          <w:color w:val="auto"/>
          <w:sz w:val="24"/>
          <w:szCs w:val="24"/>
        </w:rPr>
        <w:t xml:space="preserve">Full Scale </w:t>
      </w:r>
      <w:r w:rsidRPr="00DC640F">
        <w:rPr>
          <w:rFonts w:ascii="Times New Roman" w:hAnsi="Times New Roman" w:cs="Times New Roman"/>
          <w:color w:val="auto"/>
          <w:sz w:val="24"/>
          <w:szCs w:val="24"/>
        </w:rPr>
        <w:t>Test Matrix</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761"/>
        <w:gridCol w:w="1762"/>
        <w:gridCol w:w="1761"/>
        <w:gridCol w:w="1762"/>
        <w:gridCol w:w="1762"/>
      </w:tblGrid>
      <w:tr w:rsidR="00593EFA" w:rsidRPr="00DC640F" w:rsidTr="00390345">
        <w:trPr>
          <w:trHeight w:hRule="exact" w:val="680"/>
          <w:tblHeader/>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Test number</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Specimen length</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Internal pressure (% SMYS)</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length [mm]</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593EFA">
            <w:pPr>
              <w:jc w:val="center"/>
              <w:rPr>
                <w:rFonts w:ascii="Times New Roman" w:hAnsi="Times New Roman" w:cs="Times New Roman"/>
                <w:b/>
                <w:bCs/>
                <w:sz w:val="24"/>
                <w:szCs w:val="24"/>
              </w:rPr>
            </w:pPr>
            <w:r w:rsidRPr="00142985">
              <w:rPr>
                <w:rFonts w:ascii="Times New Roman" w:hAnsi="Times New Roman" w:cs="Times New Roman"/>
                <w:b/>
                <w:bCs/>
              </w:rPr>
              <w:t>Flaw depth [mm]</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2</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72”</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5</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6</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1.7</w:t>
            </w:r>
          </w:p>
        </w:tc>
      </w:tr>
      <w:tr w:rsidR="00593EFA" w:rsidRPr="00DC640F"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7</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r w:rsidR="00593EFA" w:rsidTr="00390345">
        <w:trPr>
          <w:trHeight w:hRule="exact" w:val="284"/>
          <w:tblCellSpacing w:w="15" w:type="dxa"/>
        </w:trPr>
        <w:tc>
          <w:tcPr>
            <w:tcW w:w="1716"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8</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48”</w:t>
            </w:r>
          </w:p>
        </w:tc>
        <w:tc>
          <w:tcPr>
            <w:tcW w:w="1731"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30</w:t>
            </w:r>
          </w:p>
        </w:tc>
        <w:tc>
          <w:tcPr>
            <w:tcW w:w="1732"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150</w:t>
            </w:r>
          </w:p>
        </w:tc>
        <w:tc>
          <w:tcPr>
            <w:tcW w:w="1717" w:type="dxa"/>
            <w:tcBorders>
              <w:top w:val="outset" w:sz="6" w:space="0" w:color="auto"/>
              <w:left w:val="outset" w:sz="6" w:space="0" w:color="auto"/>
              <w:bottom w:val="outset" w:sz="6" w:space="0" w:color="auto"/>
              <w:right w:val="outset" w:sz="6" w:space="0" w:color="auto"/>
            </w:tcBorders>
            <w:vAlign w:val="center"/>
            <w:hideMark/>
          </w:tcPr>
          <w:p w:rsidR="00593EFA" w:rsidRPr="00142985" w:rsidRDefault="00593EFA" w:rsidP="00390345">
            <w:pPr>
              <w:jc w:val="center"/>
              <w:rPr>
                <w:rFonts w:ascii="Times New Roman" w:hAnsi="Times New Roman" w:cs="Times New Roman"/>
                <w:sz w:val="24"/>
                <w:szCs w:val="24"/>
              </w:rPr>
            </w:pPr>
            <w:r w:rsidRPr="00142985">
              <w:rPr>
                <w:rFonts w:ascii="Times New Roman" w:hAnsi="Times New Roman" w:cs="Times New Roman"/>
              </w:rPr>
              <w:t>3.4</w:t>
            </w:r>
          </w:p>
        </w:tc>
      </w:tr>
    </w:tbl>
    <w:p w:rsidR="00D80E47" w:rsidRDefault="00593EFA" w:rsidP="00013253">
      <w:pPr>
        <w:rPr>
          <w:rFonts w:ascii="Times New Roman" w:hAnsi="Times New Roman" w:cs="Times New Roman"/>
          <w:b/>
          <w:sz w:val="24"/>
          <w:szCs w:val="24"/>
        </w:rPr>
      </w:pPr>
      <w:r w:rsidRPr="00013253">
        <w:rPr>
          <w:rFonts w:ascii="Times New Roman" w:eastAsiaTheme="minorEastAsia" w:hAnsi="Times New Roman" w:cs="Times New Roman"/>
          <w:color w:val="FF0000"/>
          <w:sz w:val="24"/>
          <w:szCs w:val="24"/>
        </w:rPr>
        <w:t xml:space="preserve"> </w:t>
      </w:r>
    </w:p>
    <w:p w:rsidR="00D80E47" w:rsidRDefault="00D80E47" w:rsidP="00013253">
      <w:pPr>
        <w:rPr>
          <w:rFonts w:ascii="Times New Roman" w:hAnsi="Times New Roman" w:cs="Times New Roman"/>
          <w:b/>
          <w:sz w:val="24"/>
          <w:szCs w:val="24"/>
        </w:rPr>
      </w:pPr>
      <w:r>
        <w:rPr>
          <w:rFonts w:ascii="Times New Roman" w:hAnsi="Times New Roman" w:cs="Times New Roman"/>
          <w:b/>
          <w:sz w:val="24"/>
          <w:szCs w:val="24"/>
        </w:rPr>
        <w:t>Machining the Girth Weld Flaw</w:t>
      </w:r>
    </w:p>
    <w:p w:rsidR="003121BA" w:rsidRDefault="00D80E47" w:rsidP="00DE153F">
      <w:pPr>
        <w:jc w:val="both"/>
        <w:rPr>
          <w:rFonts w:ascii="Times New Roman" w:hAnsi="Times New Roman" w:cs="Times New Roman"/>
          <w:sz w:val="24"/>
          <w:szCs w:val="24"/>
        </w:rPr>
      </w:pPr>
      <w:r w:rsidRPr="00D80E47">
        <w:rPr>
          <w:rFonts w:ascii="Times New Roman" w:hAnsi="Times New Roman" w:cs="Times New Roman"/>
          <w:sz w:val="24"/>
          <w:szCs w:val="24"/>
        </w:rPr>
        <w:t>The flaws are machined in two stages using two different blades with thicknesses 0.012” and 0.006”.</w:t>
      </w:r>
      <w:r>
        <w:rPr>
          <w:rFonts w:ascii="Times New Roman" w:hAnsi="Times New Roman" w:cs="Times New Roman"/>
          <w:sz w:val="24"/>
          <w:szCs w:val="24"/>
        </w:rPr>
        <w:t xml:space="preserve"> In the first stage the flaw is initiated with the 0.012” thick blade and cut up to a depth of 1.0 mm for the </w:t>
      </w:r>
      <w:r w:rsidR="004732BD">
        <w:rPr>
          <w:rFonts w:ascii="Times New Roman" w:hAnsi="Times New Roman" w:cs="Times New Roman"/>
          <w:sz w:val="24"/>
          <w:szCs w:val="24"/>
        </w:rPr>
        <w:t>1.7 mm</w:t>
      </w:r>
      <w:r>
        <w:rPr>
          <w:rFonts w:ascii="Times New Roman" w:hAnsi="Times New Roman" w:cs="Times New Roman"/>
          <w:sz w:val="24"/>
          <w:szCs w:val="24"/>
        </w:rPr>
        <w:t xml:space="preserve"> deep flaw and up to a depth of 1.7 mm for the </w:t>
      </w:r>
      <w:r w:rsidR="004732BD">
        <w:rPr>
          <w:rFonts w:ascii="Times New Roman" w:hAnsi="Times New Roman" w:cs="Times New Roman"/>
          <w:sz w:val="24"/>
          <w:szCs w:val="24"/>
        </w:rPr>
        <w:t>3.4 mm</w:t>
      </w:r>
      <w:r>
        <w:rPr>
          <w:rFonts w:ascii="Times New Roman" w:hAnsi="Times New Roman" w:cs="Times New Roman"/>
          <w:sz w:val="24"/>
          <w:szCs w:val="24"/>
        </w:rPr>
        <w:t xml:space="preserve"> deep flaw.</w:t>
      </w:r>
      <w:r w:rsidR="00AF7390">
        <w:rPr>
          <w:rFonts w:ascii="Times New Roman" w:hAnsi="Times New Roman" w:cs="Times New Roman"/>
          <w:sz w:val="24"/>
          <w:szCs w:val="24"/>
        </w:rPr>
        <w:t xml:space="preserve"> In the second stage the blade is replaced with a 0.006” thick one and the rest of the flaw depth is cut.</w:t>
      </w:r>
      <w:r>
        <w:rPr>
          <w:rFonts w:ascii="Times New Roman" w:hAnsi="Times New Roman" w:cs="Times New Roman"/>
          <w:sz w:val="24"/>
          <w:szCs w:val="24"/>
        </w:rPr>
        <w:t xml:space="preserve"> </w:t>
      </w:r>
      <w:r w:rsidR="00DE153F" w:rsidRPr="00DE153F">
        <w:rPr>
          <w:rFonts w:ascii="Times New Roman" w:hAnsi="Times New Roman" w:cs="Times New Roman"/>
          <w:sz w:val="24"/>
          <w:szCs w:val="24"/>
        </w:rPr>
        <w:t>Before starting to cut the flaw it is checked with an L-shaped ruler that the pipe surface is perfectly perpendicular to the blade.</w:t>
      </w:r>
      <w:r w:rsidR="006C18BE">
        <w:rPr>
          <w:rFonts w:ascii="Times New Roman" w:hAnsi="Times New Roman" w:cs="Times New Roman"/>
          <w:sz w:val="24"/>
          <w:szCs w:val="24"/>
        </w:rPr>
        <w:t xml:space="preserve"> During the flaw cutting process the pipe is located on roller stands. The circumferential length of the flaw is controlled with the rollers of the pipe stand and two magnets</w:t>
      </w:r>
      <w:r w:rsidR="005B6EF6">
        <w:rPr>
          <w:rFonts w:ascii="Times New Roman" w:hAnsi="Times New Roman" w:cs="Times New Roman"/>
          <w:sz w:val="24"/>
          <w:szCs w:val="24"/>
        </w:rPr>
        <w:t xml:space="preserve"> (G6 in </w:t>
      </w:r>
      <w:r w:rsidR="005B6EF6">
        <w:rPr>
          <w:rFonts w:ascii="Times New Roman" w:hAnsi="Times New Roman" w:cs="Times New Roman"/>
          <w:sz w:val="24"/>
          <w:szCs w:val="24"/>
        </w:rPr>
        <w:fldChar w:fldCharType="begin"/>
      </w:r>
      <w:r w:rsidR="005B6EF6">
        <w:rPr>
          <w:rFonts w:ascii="Times New Roman" w:hAnsi="Times New Roman" w:cs="Times New Roman"/>
          <w:sz w:val="24"/>
          <w:szCs w:val="24"/>
        </w:rPr>
        <w:instrText xml:space="preserve"> REF _Ref388346494 \h </w:instrText>
      </w:r>
      <w:r w:rsidR="005B6EF6">
        <w:rPr>
          <w:rFonts w:ascii="Times New Roman" w:hAnsi="Times New Roman" w:cs="Times New Roman"/>
          <w:sz w:val="24"/>
          <w:szCs w:val="24"/>
        </w:rPr>
      </w:r>
      <w:r w:rsidR="005B6EF6">
        <w:rPr>
          <w:rFonts w:ascii="Times New Roman" w:hAnsi="Times New Roman" w:cs="Times New Roman"/>
          <w:sz w:val="24"/>
          <w:szCs w:val="24"/>
        </w:rPr>
        <w:fldChar w:fldCharType="separate"/>
      </w:r>
      <w:ins w:id="146" w:author="Samer Adeeb" w:date="2014-07-20T19:44:00Z">
        <w:r w:rsidR="0076245A" w:rsidRPr="008F5B7F">
          <w:rPr>
            <w:rFonts w:ascii="Times New Roman" w:hAnsi="Times New Roman" w:cs="Times New Roman"/>
            <w:sz w:val="24"/>
            <w:szCs w:val="24"/>
          </w:rPr>
          <w:t xml:space="preserve">Figure </w:t>
        </w:r>
        <w:r w:rsidR="0076245A">
          <w:rPr>
            <w:rFonts w:ascii="Times New Roman" w:hAnsi="Times New Roman" w:cs="Times New Roman"/>
            <w:noProof/>
            <w:sz w:val="24"/>
            <w:szCs w:val="24"/>
          </w:rPr>
          <w:t>11</w:t>
        </w:r>
      </w:ins>
      <w:del w:id="147" w:author="Samer Adeeb" w:date="2014-07-20T19:44:00Z">
        <w:r w:rsidR="005B6EF6" w:rsidRPr="00C56069" w:rsidDel="0076245A">
          <w:rPr>
            <w:rFonts w:ascii="Times New Roman" w:hAnsi="Times New Roman" w:cs="Times New Roman"/>
            <w:sz w:val="24"/>
            <w:szCs w:val="24"/>
          </w:rPr>
          <w:delText xml:space="preserve">Figure </w:delText>
        </w:r>
        <w:r w:rsidR="005B6EF6" w:rsidDel="0076245A">
          <w:rPr>
            <w:rFonts w:ascii="Times New Roman" w:hAnsi="Times New Roman" w:cs="Times New Roman"/>
            <w:noProof/>
            <w:sz w:val="24"/>
            <w:szCs w:val="24"/>
          </w:rPr>
          <w:delText>1</w:delText>
        </w:r>
      </w:del>
      <w:r w:rsidR="005B6EF6">
        <w:rPr>
          <w:rFonts w:ascii="Times New Roman" w:hAnsi="Times New Roman" w:cs="Times New Roman"/>
          <w:sz w:val="24"/>
          <w:szCs w:val="24"/>
        </w:rPr>
        <w:fldChar w:fldCharType="end"/>
      </w:r>
      <w:r w:rsidR="005B6EF6">
        <w:rPr>
          <w:rFonts w:ascii="Times New Roman" w:hAnsi="Times New Roman" w:cs="Times New Roman"/>
          <w:sz w:val="24"/>
          <w:szCs w:val="24"/>
        </w:rPr>
        <w:t>)</w:t>
      </w:r>
      <w:r w:rsidR="006C18BE">
        <w:rPr>
          <w:rFonts w:ascii="Times New Roman" w:hAnsi="Times New Roman" w:cs="Times New Roman"/>
          <w:sz w:val="24"/>
          <w:szCs w:val="24"/>
        </w:rPr>
        <w:t xml:space="preserve"> on the pipe surface 50 mm or 150 mm apart from each other in the circumferential direction. The magnets stop the rotation of the pipe once 50 mm or 150 mm flaw length is reached. </w:t>
      </w:r>
      <w:r w:rsidR="000F2D37">
        <w:rPr>
          <w:rFonts w:ascii="Times New Roman" w:hAnsi="Times New Roman" w:cs="Times New Roman"/>
          <w:sz w:val="24"/>
          <w:szCs w:val="24"/>
        </w:rPr>
        <w:t>The depth of the flaw is increased in 0.05 mm steps and the depth is controlled using a dial indicat</w:t>
      </w:r>
      <w:r w:rsidR="008E01ED">
        <w:rPr>
          <w:rFonts w:ascii="Times New Roman" w:hAnsi="Times New Roman" w:cs="Times New Roman"/>
          <w:sz w:val="24"/>
          <w:szCs w:val="24"/>
        </w:rPr>
        <w:t>o</w:t>
      </w:r>
      <w:r w:rsidR="000F2D37">
        <w:rPr>
          <w:rFonts w:ascii="Times New Roman" w:hAnsi="Times New Roman" w:cs="Times New Roman"/>
          <w:sz w:val="24"/>
          <w:szCs w:val="24"/>
        </w:rPr>
        <w:t>r.</w:t>
      </w:r>
      <w:r w:rsidR="00794BCC">
        <w:rPr>
          <w:rFonts w:ascii="Times New Roman" w:hAnsi="Times New Roman" w:cs="Times New Roman"/>
          <w:sz w:val="24"/>
          <w:szCs w:val="24"/>
        </w:rPr>
        <w:t xml:space="preserve"> There </w:t>
      </w:r>
      <w:r w:rsidR="00DC198C">
        <w:rPr>
          <w:rFonts w:ascii="Times New Roman" w:hAnsi="Times New Roman" w:cs="Times New Roman"/>
          <w:sz w:val="24"/>
          <w:szCs w:val="24"/>
        </w:rPr>
        <w:t xml:space="preserve">are </w:t>
      </w:r>
      <w:r w:rsidR="00794BCC">
        <w:rPr>
          <w:rFonts w:ascii="Times New Roman" w:hAnsi="Times New Roman" w:cs="Times New Roman"/>
          <w:sz w:val="24"/>
          <w:szCs w:val="24"/>
        </w:rPr>
        <w:t xml:space="preserve">two dial indicators denoted with G3 and G4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ins w:id="148" w:author="Samer Adeeb" w:date="2014-07-20T19:44:00Z">
        <w:r w:rsidR="0076245A" w:rsidRPr="008F5B7F">
          <w:rPr>
            <w:rFonts w:ascii="Times New Roman" w:hAnsi="Times New Roman" w:cs="Times New Roman"/>
            <w:sz w:val="24"/>
            <w:szCs w:val="24"/>
          </w:rPr>
          <w:t xml:space="preserve">Figure </w:t>
        </w:r>
        <w:r w:rsidR="0076245A">
          <w:rPr>
            <w:rFonts w:ascii="Times New Roman" w:hAnsi="Times New Roman" w:cs="Times New Roman"/>
            <w:noProof/>
            <w:sz w:val="24"/>
            <w:szCs w:val="24"/>
          </w:rPr>
          <w:t>11</w:t>
        </w:r>
      </w:ins>
      <w:del w:id="149" w:author="Samer Adeeb" w:date="2014-07-20T19:44:00Z">
        <w:r w:rsidR="00794BCC" w:rsidRPr="00C56069" w:rsidDel="0076245A">
          <w:rPr>
            <w:rFonts w:ascii="Times New Roman" w:hAnsi="Times New Roman" w:cs="Times New Roman"/>
            <w:sz w:val="24"/>
            <w:szCs w:val="24"/>
          </w:rPr>
          <w:delText xml:space="preserve">Figure </w:delText>
        </w:r>
        <w:r w:rsidR="00794BCC" w:rsidDel="0076245A">
          <w:rPr>
            <w:rFonts w:ascii="Times New Roman" w:hAnsi="Times New Roman" w:cs="Times New Roman"/>
            <w:noProof/>
            <w:sz w:val="24"/>
            <w:szCs w:val="24"/>
          </w:rPr>
          <w:delText>1</w:delText>
        </w:r>
      </w:del>
      <w:r w:rsidR="00794BCC">
        <w:rPr>
          <w:rFonts w:ascii="Times New Roman" w:hAnsi="Times New Roman" w:cs="Times New Roman"/>
          <w:sz w:val="24"/>
          <w:szCs w:val="24"/>
        </w:rPr>
        <w:fldChar w:fldCharType="end"/>
      </w:r>
      <w:r w:rsidR="00DC198C">
        <w:rPr>
          <w:rFonts w:ascii="Times New Roman" w:hAnsi="Times New Roman" w:cs="Times New Roman"/>
          <w:sz w:val="24"/>
          <w:szCs w:val="24"/>
        </w:rPr>
        <w:t xml:space="preserve"> showing the position of the blade in the directions parallel and perpendicular to the pipe surface respectively</w:t>
      </w:r>
      <w:r w:rsidR="00794BCC">
        <w:rPr>
          <w:rFonts w:ascii="Times New Roman" w:hAnsi="Times New Roman" w:cs="Times New Roman"/>
          <w:sz w:val="24"/>
          <w:szCs w:val="24"/>
        </w:rPr>
        <w:t xml:space="preserve">. G4 is brought to zero position </w:t>
      </w:r>
      <w:r w:rsidR="008E01ED">
        <w:rPr>
          <w:rFonts w:ascii="Times New Roman" w:hAnsi="Times New Roman" w:cs="Times New Roman"/>
          <w:sz w:val="24"/>
          <w:szCs w:val="24"/>
        </w:rPr>
        <w:t>at</w:t>
      </w:r>
      <w:r w:rsidR="00794BCC">
        <w:rPr>
          <w:rFonts w:ascii="Times New Roman" w:hAnsi="Times New Roman" w:cs="Times New Roman"/>
          <w:sz w:val="24"/>
          <w:szCs w:val="24"/>
        </w:rPr>
        <w:t xml:space="preserve"> the beginning of </w:t>
      </w:r>
      <w:r w:rsidR="00794BCC">
        <w:rPr>
          <w:rFonts w:ascii="Times New Roman" w:hAnsi="Times New Roman" w:cs="Times New Roman"/>
          <w:sz w:val="24"/>
          <w:szCs w:val="24"/>
        </w:rPr>
        <w:lastRenderedPageBreak/>
        <w:t>the flaw cutting process once the blade touches the pipe surface and G3 is brought to zero position once the blade is aligned with the middle of the flaw location</w:t>
      </w:r>
      <w:r w:rsidR="00C52FF8">
        <w:rPr>
          <w:rFonts w:ascii="Times New Roman" w:hAnsi="Times New Roman" w:cs="Times New Roman"/>
          <w:sz w:val="24"/>
          <w:szCs w:val="24"/>
        </w:rPr>
        <w:t xml:space="preserve"> (within 5 mm distance from the girth weld)</w:t>
      </w:r>
      <w:r w:rsidR="00DC198C">
        <w:rPr>
          <w:rFonts w:ascii="Times New Roman" w:hAnsi="Times New Roman" w:cs="Times New Roman"/>
          <w:sz w:val="24"/>
          <w:szCs w:val="24"/>
        </w:rPr>
        <w:t>.</w:t>
      </w:r>
      <w:r w:rsidR="00794BCC">
        <w:rPr>
          <w:rFonts w:ascii="Times New Roman" w:hAnsi="Times New Roman" w:cs="Times New Roman"/>
          <w:sz w:val="24"/>
          <w:szCs w:val="24"/>
        </w:rPr>
        <w:t xml:space="preserve"> The position of the blade is adjusted using the x-y table denoted with G1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ins w:id="150" w:author="Samer Adeeb" w:date="2014-07-20T19:44:00Z">
        <w:r w:rsidR="0076245A" w:rsidRPr="008F5B7F">
          <w:rPr>
            <w:rFonts w:ascii="Times New Roman" w:hAnsi="Times New Roman" w:cs="Times New Roman"/>
            <w:sz w:val="24"/>
            <w:szCs w:val="24"/>
          </w:rPr>
          <w:t xml:space="preserve">Figure </w:t>
        </w:r>
        <w:r w:rsidR="0076245A">
          <w:rPr>
            <w:rFonts w:ascii="Times New Roman" w:hAnsi="Times New Roman" w:cs="Times New Roman"/>
            <w:noProof/>
            <w:sz w:val="24"/>
            <w:szCs w:val="24"/>
          </w:rPr>
          <w:t>11</w:t>
        </w:r>
      </w:ins>
      <w:del w:id="151" w:author="Samer Adeeb" w:date="2014-07-20T19:44:00Z">
        <w:r w:rsidR="00794BCC" w:rsidRPr="00C56069" w:rsidDel="0076245A">
          <w:rPr>
            <w:rFonts w:ascii="Times New Roman" w:hAnsi="Times New Roman" w:cs="Times New Roman"/>
            <w:sz w:val="24"/>
            <w:szCs w:val="24"/>
          </w:rPr>
          <w:delText xml:space="preserve">Figure </w:delText>
        </w:r>
        <w:r w:rsidR="00794BCC" w:rsidDel="0076245A">
          <w:rPr>
            <w:rFonts w:ascii="Times New Roman" w:hAnsi="Times New Roman" w:cs="Times New Roman"/>
            <w:noProof/>
            <w:sz w:val="24"/>
            <w:szCs w:val="24"/>
          </w:rPr>
          <w:delText>1</w:delText>
        </w:r>
      </w:del>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An air driven motor (G2) is used to rotate the blade which is clamped between stiffeners and these stiffeners are connected to </w:t>
      </w:r>
      <w:r w:rsidR="00DF0947">
        <w:rPr>
          <w:rFonts w:ascii="Times New Roman" w:hAnsi="Times New Roman" w:cs="Times New Roman"/>
          <w:sz w:val="24"/>
          <w:szCs w:val="24"/>
        </w:rPr>
        <w:t xml:space="preserve">a </w:t>
      </w:r>
      <w:r w:rsidR="00794BCC">
        <w:rPr>
          <w:rFonts w:ascii="Times New Roman" w:hAnsi="Times New Roman" w:cs="Times New Roman"/>
          <w:sz w:val="24"/>
          <w:szCs w:val="24"/>
        </w:rPr>
        <w:t xml:space="preserve">steel block which is clamped in the x-y table. The blade-stiffener-steel block assembly is denoted with G7 in </w:t>
      </w:r>
      <w:r w:rsidR="00794BCC">
        <w:rPr>
          <w:rFonts w:ascii="Times New Roman" w:hAnsi="Times New Roman" w:cs="Times New Roman"/>
          <w:sz w:val="24"/>
          <w:szCs w:val="24"/>
        </w:rPr>
        <w:fldChar w:fldCharType="begin"/>
      </w:r>
      <w:r w:rsidR="00794BCC">
        <w:rPr>
          <w:rFonts w:ascii="Times New Roman" w:hAnsi="Times New Roman" w:cs="Times New Roman"/>
          <w:sz w:val="24"/>
          <w:szCs w:val="24"/>
        </w:rPr>
        <w:instrText xml:space="preserve"> REF _Ref388346494 \h </w:instrText>
      </w:r>
      <w:r w:rsidR="00794BCC">
        <w:rPr>
          <w:rFonts w:ascii="Times New Roman" w:hAnsi="Times New Roman" w:cs="Times New Roman"/>
          <w:sz w:val="24"/>
          <w:szCs w:val="24"/>
        </w:rPr>
      </w:r>
      <w:r w:rsidR="00794BCC">
        <w:rPr>
          <w:rFonts w:ascii="Times New Roman" w:hAnsi="Times New Roman" w:cs="Times New Roman"/>
          <w:sz w:val="24"/>
          <w:szCs w:val="24"/>
        </w:rPr>
        <w:fldChar w:fldCharType="separate"/>
      </w:r>
      <w:ins w:id="152" w:author="Samer Adeeb" w:date="2014-07-20T19:44:00Z">
        <w:r w:rsidR="0076245A" w:rsidRPr="008F5B7F">
          <w:rPr>
            <w:rFonts w:ascii="Times New Roman" w:hAnsi="Times New Roman" w:cs="Times New Roman"/>
            <w:sz w:val="24"/>
            <w:szCs w:val="24"/>
          </w:rPr>
          <w:t xml:space="preserve">Figure </w:t>
        </w:r>
        <w:r w:rsidR="0076245A">
          <w:rPr>
            <w:rFonts w:ascii="Times New Roman" w:hAnsi="Times New Roman" w:cs="Times New Roman"/>
            <w:noProof/>
            <w:sz w:val="24"/>
            <w:szCs w:val="24"/>
          </w:rPr>
          <w:t>11</w:t>
        </w:r>
      </w:ins>
      <w:del w:id="153" w:author="Samer Adeeb" w:date="2014-07-20T19:44:00Z">
        <w:r w:rsidR="00794BCC" w:rsidRPr="00C56069" w:rsidDel="0076245A">
          <w:rPr>
            <w:rFonts w:ascii="Times New Roman" w:hAnsi="Times New Roman" w:cs="Times New Roman"/>
            <w:sz w:val="24"/>
            <w:szCs w:val="24"/>
          </w:rPr>
          <w:delText xml:space="preserve">Figure </w:delText>
        </w:r>
        <w:r w:rsidR="00794BCC" w:rsidDel="0076245A">
          <w:rPr>
            <w:rFonts w:ascii="Times New Roman" w:hAnsi="Times New Roman" w:cs="Times New Roman"/>
            <w:noProof/>
            <w:sz w:val="24"/>
            <w:szCs w:val="24"/>
          </w:rPr>
          <w:delText>1</w:delText>
        </w:r>
      </w:del>
      <w:r w:rsidR="00794BCC">
        <w:rPr>
          <w:rFonts w:ascii="Times New Roman" w:hAnsi="Times New Roman" w:cs="Times New Roman"/>
          <w:sz w:val="24"/>
          <w:szCs w:val="24"/>
        </w:rPr>
        <w:fldChar w:fldCharType="end"/>
      </w:r>
      <w:r w:rsidR="00794BCC">
        <w:rPr>
          <w:rFonts w:ascii="Times New Roman" w:hAnsi="Times New Roman" w:cs="Times New Roman"/>
          <w:sz w:val="24"/>
          <w:szCs w:val="24"/>
        </w:rPr>
        <w:t xml:space="preserve">.   </w:t>
      </w:r>
    </w:p>
    <w:p w:rsidR="00C56069" w:rsidRDefault="00477B04" w:rsidP="00C56069">
      <w:pPr>
        <w:keepNext/>
        <w:jc w:val="center"/>
      </w:pPr>
      <w:r w:rsidRPr="00D548BF">
        <w:rPr>
          <w:rFonts w:ascii="Times New Roman" w:hAnsi="Times New Roman" w:cs="Times New Roman"/>
          <w:noProof/>
          <w:sz w:val="24"/>
          <w:szCs w:val="24"/>
          <w:lang w:eastAsia="en-CA"/>
        </w:rPr>
        <mc:AlternateContent>
          <mc:Choice Requires="wps">
            <w:drawing>
              <wp:anchor distT="0" distB="0" distL="114300" distR="114300" simplePos="0" relativeHeight="251660288" behindDoc="0" locked="0" layoutInCell="1" allowOverlap="1" wp14:anchorId="70E8F683" wp14:editId="3445FBAC">
                <wp:simplePos x="0" y="0"/>
                <wp:positionH relativeFrom="column">
                  <wp:posOffset>1862455</wp:posOffset>
                </wp:positionH>
                <wp:positionV relativeFrom="paragraph">
                  <wp:posOffset>865505</wp:posOffset>
                </wp:positionV>
                <wp:extent cx="403225" cy="30607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245A" w:rsidRPr="00D548BF" w:rsidRDefault="0076245A">
                            <w:pPr>
                              <w:rPr>
                                <w:rFonts w:ascii="Times New Roman" w:hAnsi="Times New Roman" w:cs="Times New Roman"/>
                                <w:b/>
                                <w:color w:val="FF0000"/>
                              </w:rPr>
                            </w:pPr>
                            <w:r w:rsidRPr="00D548BF">
                              <w:rPr>
                                <w:rFonts w:ascii="Times New Roman" w:hAnsi="Times New Roman" w:cs="Times New Roman"/>
                                <w:b/>
                                <w:color w:val="FF0000"/>
                              </w:rPr>
                              <w:t>G6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0" type="#_x0000_t202" style="position:absolute;left:0;text-align:left;margin-left:146.65pt;margin-top:68.15pt;width:31.75pt;height:24.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" filled="f" stroked="f" strokeweight=".5pt">
                <v:textbox>
                  <w:txbxContent>
                    <w:p w:rsidR="0076245A" w:rsidRPr="00D548BF" w:rsidRDefault="0076245A">
                      <w:pPr>
                        <w:rPr>
                          <w:rFonts w:ascii="Times New Roman" w:hAnsi="Times New Roman" w:cs="Times New Roman"/>
                          <w:b/>
                          <w:color w:val="FF0000"/>
                        </w:rPr>
                      </w:pPr>
                      <w:r w:rsidRPr="00D548BF">
                        <w:rPr>
                          <w:rFonts w:ascii="Times New Roman" w:hAnsi="Times New Roman" w:cs="Times New Roman"/>
                          <w:b/>
                          <w:color w:val="FF0000"/>
                        </w:rPr>
                        <w:t>G6</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4384" behindDoc="0" locked="0" layoutInCell="1" allowOverlap="1" wp14:anchorId="7BD4C787" wp14:editId="2CF78247">
                <wp:simplePos x="0" y="0"/>
                <wp:positionH relativeFrom="column">
                  <wp:posOffset>3451225</wp:posOffset>
                </wp:positionH>
                <wp:positionV relativeFrom="paragraph">
                  <wp:posOffset>433070</wp:posOffset>
                </wp:positionV>
                <wp:extent cx="403225" cy="30607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76245A" w:rsidRPr="00D548BF" w:rsidRDefault="0076245A"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5" o:spid="_x0000_s1031" type="#_x0000_t202" style="position:absolute;left:0;text-align:left;margin-left:271.75pt;margin-top:34.1pt;width:31.75pt;height:24.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" filled="f" stroked="f" strokeweight=".5pt">
                <v:textbox>
                  <w:txbxContent>
                    <w:p w:rsidR="0076245A" w:rsidRPr="00D548BF" w:rsidRDefault="0076245A"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794BCC" w:rsidRPr="00D548BF">
        <w:rPr>
          <w:rFonts w:ascii="Times New Roman" w:hAnsi="Times New Roman" w:cs="Times New Roman"/>
          <w:noProof/>
          <w:sz w:val="24"/>
          <w:szCs w:val="24"/>
          <w:lang w:eastAsia="en-CA"/>
        </w:rPr>
        <mc:AlternateContent>
          <mc:Choice Requires="wps">
            <w:drawing>
              <wp:anchor distT="0" distB="0" distL="114300" distR="114300" simplePos="0" relativeHeight="251662336" behindDoc="0" locked="0" layoutInCell="1" allowOverlap="1" wp14:anchorId="2E4D9790" wp14:editId="71BC4ADF">
                <wp:simplePos x="0" y="0"/>
                <wp:positionH relativeFrom="column">
                  <wp:posOffset>3042285</wp:posOffset>
                </wp:positionH>
                <wp:positionV relativeFrom="paragraph">
                  <wp:posOffset>1005840</wp:posOffset>
                </wp:positionV>
                <wp:extent cx="403225" cy="30607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3225" cy="306070"/>
                        </a:xfrm>
                        <a:prstGeom prst="rect">
                          <a:avLst/>
                        </a:prstGeom>
                        <a:noFill/>
                        <a:ln w="6350">
                          <a:noFill/>
                        </a:ln>
                        <a:effectLst/>
                      </wps:spPr>
                      <wps:txbx>
                        <w:txbxContent>
                          <w:p w:rsidR="0076245A" w:rsidRPr="00D548BF" w:rsidRDefault="0076245A" w:rsidP="00794BCC">
                            <w:pPr>
                              <w:rPr>
                                <w:rFonts w:ascii="Times New Roman" w:hAnsi="Times New Roman" w:cs="Times New Roman"/>
                                <w:b/>
                                <w:color w:val="FF0000"/>
                              </w:rPr>
                            </w:pPr>
                            <w:r w:rsidRPr="00D548BF">
                              <w:rPr>
                                <w:rFonts w:ascii="Times New Roman" w:hAnsi="Times New Roman" w:cs="Times New Roman"/>
                                <w:b/>
                                <w:color w:val="FF0000"/>
                              </w:rPr>
                              <w:t>G7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32" type="#_x0000_t202" style="position:absolute;left:0;text-align:left;margin-left:239.55pt;margin-top:79.2pt;width:31.75pt;height:24.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" filled="f" stroked="f" strokeweight=".5pt">
                <v:textbox>
                  <w:txbxContent>
                    <w:p w:rsidR="0076245A" w:rsidRPr="00D548BF" w:rsidRDefault="0076245A" w:rsidP="00794BCC">
                      <w:pPr>
                        <w:rPr>
                          <w:rFonts w:ascii="Times New Roman" w:hAnsi="Times New Roman" w:cs="Times New Roman"/>
                          <w:b/>
                          <w:color w:val="FF0000"/>
                        </w:rPr>
                      </w:pPr>
                      <w:r w:rsidRPr="00D548BF">
                        <w:rPr>
                          <w:rFonts w:ascii="Times New Roman" w:hAnsi="Times New Roman" w:cs="Times New Roman"/>
                          <w:b/>
                          <w:color w:val="FF0000"/>
                        </w:rPr>
                        <w:t>G7</w:t>
                      </w:r>
                    </w:p>
                  </w:txbxContent>
                </v:textbox>
              </v:shape>
            </w:pict>
          </mc:Fallback>
        </mc:AlternateContent>
      </w:r>
      <w:r w:rsidR="00C56069" w:rsidRPr="00D548BF">
        <w:rPr>
          <w:rFonts w:ascii="Times New Roman" w:hAnsi="Times New Roman" w:cs="Times New Roman"/>
          <w:noProof/>
          <w:sz w:val="24"/>
          <w:szCs w:val="24"/>
          <w:lang w:eastAsia="en-CA"/>
        </w:rPr>
        <w:drawing>
          <wp:inline distT="0" distB="0" distL="0" distR="0" wp14:anchorId="5F914BDD" wp14:editId="64184B0E">
            <wp:extent cx="3877200" cy="2912400"/>
            <wp:effectExtent l="0" t="0" r="952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awCuttingSetup.JPG"/>
                    <pic:cNvPicPr/>
                  </pic:nvPicPr>
                  <pic:blipFill>
                    <a:blip r:embed="rId19">
                      <a:extLst>
                        <a:ext uri="{28A0092B-C50C-407E-A947-70E740481C1C}">
                          <a14:useLocalDpi xmlns:a14="http://schemas.microsoft.com/office/drawing/2010/main" val="0"/>
                        </a:ext>
                      </a:extLst>
                    </a:blip>
                    <a:stretch>
                      <a:fillRect/>
                    </a:stretch>
                  </pic:blipFill>
                  <pic:spPr>
                    <a:xfrm>
                      <a:off x="0" y="0"/>
                      <a:ext cx="3877200" cy="2912400"/>
                    </a:xfrm>
                    <a:prstGeom prst="rect">
                      <a:avLst/>
                    </a:prstGeom>
                  </pic:spPr>
                </pic:pic>
              </a:graphicData>
            </a:graphic>
          </wp:inline>
        </w:drawing>
      </w:r>
    </w:p>
    <w:p w:rsidR="00D80E47" w:rsidRPr="008F5B7F" w:rsidRDefault="00C56069" w:rsidP="00C56069">
      <w:pPr>
        <w:pStyle w:val="Caption"/>
        <w:jc w:val="center"/>
        <w:rPr>
          <w:rFonts w:ascii="Times New Roman" w:hAnsi="Times New Roman" w:cs="Times New Roman"/>
          <w:color w:val="auto"/>
          <w:sz w:val="24"/>
          <w:szCs w:val="24"/>
        </w:rPr>
      </w:pPr>
      <w:bookmarkStart w:id="154" w:name="_Ref388346494"/>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11</w:t>
      </w:r>
      <w:r w:rsidRPr="008F5B7F">
        <w:rPr>
          <w:rFonts w:ascii="Times New Roman" w:hAnsi="Times New Roman" w:cs="Times New Roman"/>
          <w:color w:val="auto"/>
          <w:sz w:val="24"/>
          <w:szCs w:val="24"/>
        </w:rPr>
        <w:fldChar w:fldCharType="end"/>
      </w:r>
      <w:bookmarkEnd w:id="154"/>
      <w:r w:rsidRPr="008F5B7F">
        <w:rPr>
          <w:rFonts w:ascii="Times New Roman" w:hAnsi="Times New Roman" w:cs="Times New Roman"/>
          <w:color w:val="auto"/>
          <w:sz w:val="24"/>
          <w:szCs w:val="24"/>
        </w:rPr>
        <w:t>: Flaw Cutting Setup</w:t>
      </w:r>
    </w:p>
    <w:p w:rsidR="00FE433C" w:rsidRDefault="00DE153F" w:rsidP="00FE433C">
      <w:pPr>
        <w:keepNext/>
        <w:jc w:val="center"/>
      </w:pPr>
      <w:r w:rsidRPr="008F5B7F">
        <w:rPr>
          <w:rFonts w:ascii="Times New Roman" w:hAnsi="Times New Roman" w:cs="Times New Roman"/>
          <w:noProof/>
          <w:sz w:val="24"/>
          <w:szCs w:val="24"/>
          <w:lang w:eastAsia="en-CA"/>
        </w:rPr>
        <w:drawing>
          <wp:inline distT="0" distB="0" distL="0" distR="0" wp14:anchorId="130435E6" wp14:editId="23947BEB">
            <wp:extent cx="3866400" cy="21744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d 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66400" cy="2174400"/>
                    </a:xfrm>
                    <a:prstGeom prst="rect">
                      <a:avLst/>
                    </a:prstGeom>
                  </pic:spPr>
                </pic:pic>
              </a:graphicData>
            </a:graphic>
          </wp:inline>
        </w:drawing>
      </w:r>
    </w:p>
    <w:p w:rsidR="00DE153F" w:rsidRPr="008F5B7F" w:rsidRDefault="00FE433C" w:rsidP="00FE433C">
      <w:pPr>
        <w:pStyle w:val="Caption"/>
        <w:jc w:val="center"/>
        <w:rPr>
          <w:rFonts w:ascii="Times New Roman" w:hAnsi="Times New Roman" w:cs="Times New Roman"/>
          <w:color w:val="auto"/>
          <w:sz w:val="24"/>
          <w:szCs w:val="24"/>
        </w:rPr>
      </w:pPr>
      <w:r w:rsidRPr="008F5B7F">
        <w:rPr>
          <w:rFonts w:ascii="Times New Roman" w:hAnsi="Times New Roman" w:cs="Times New Roman"/>
          <w:color w:val="auto"/>
          <w:sz w:val="24"/>
          <w:szCs w:val="24"/>
        </w:rPr>
        <w:t xml:space="preserve">Figure </w:t>
      </w:r>
      <w:r w:rsidRPr="008F5B7F">
        <w:rPr>
          <w:rFonts w:ascii="Times New Roman" w:hAnsi="Times New Roman" w:cs="Times New Roman"/>
          <w:color w:val="auto"/>
          <w:sz w:val="24"/>
          <w:szCs w:val="24"/>
        </w:rPr>
        <w:fldChar w:fldCharType="begin"/>
      </w:r>
      <w:r w:rsidRPr="008F5B7F">
        <w:rPr>
          <w:rFonts w:ascii="Times New Roman" w:hAnsi="Times New Roman" w:cs="Times New Roman"/>
          <w:color w:val="auto"/>
          <w:sz w:val="24"/>
          <w:szCs w:val="24"/>
        </w:rPr>
        <w:instrText xml:space="preserve"> SEQ Figure \* ARABIC </w:instrText>
      </w:r>
      <w:r w:rsidRPr="008F5B7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12</w:t>
      </w:r>
      <w:r w:rsidRPr="008F5B7F">
        <w:rPr>
          <w:rFonts w:ascii="Times New Roman" w:hAnsi="Times New Roman" w:cs="Times New Roman"/>
          <w:color w:val="auto"/>
          <w:sz w:val="24"/>
          <w:szCs w:val="24"/>
        </w:rPr>
        <w:fldChar w:fldCharType="end"/>
      </w:r>
      <w:r w:rsidRPr="008F5B7F">
        <w:rPr>
          <w:rFonts w:ascii="Times New Roman" w:hAnsi="Times New Roman" w:cs="Times New Roman"/>
          <w:color w:val="auto"/>
          <w:sz w:val="24"/>
          <w:szCs w:val="24"/>
        </w:rPr>
        <w:t>: Flaw in the heat affected zone</w:t>
      </w:r>
    </w:p>
    <w:p w:rsidR="006A1852" w:rsidRDefault="006A1852" w:rsidP="00013253">
      <w:pPr>
        <w:rPr>
          <w:ins w:id="155" w:author="Samer Adeeb" w:date="2014-07-20T19:54:00Z"/>
          <w:rFonts w:ascii="Times New Roman" w:hAnsi="Times New Roman" w:cs="Times New Roman"/>
          <w:b/>
          <w:sz w:val="24"/>
          <w:szCs w:val="24"/>
        </w:rPr>
      </w:pPr>
      <w:ins w:id="156" w:author="Samer Adeeb" w:date="2014-07-20T19:54:00Z">
        <w:r>
          <w:rPr>
            <w:rFonts w:ascii="Times New Roman" w:hAnsi="Times New Roman" w:cs="Times New Roman"/>
            <w:b/>
            <w:sz w:val="24"/>
            <w:szCs w:val="24"/>
          </w:rPr>
          <w:t>Loading:</w:t>
        </w:r>
      </w:ins>
    </w:p>
    <w:p w:rsidR="006A1852" w:rsidRPr="006A1852" w:rsidRDefault="006A1852" w:rsidP="00013253">
      <w:pPr>
        <w:rPr>
          <w:ins w:id="157" w:author="Samer Adeeb" w:date="2014-07-20T19:54:00Z"/>
          <w:rFonts w:ascii="Times New Roman" w:hAnsi="Times New Roman" w:cs="Times New Roman"/>
          <w:sz w:val="24"/>
          <w:szCs w:val="24"/>
          <w:rPrChange w:id="158" w:author="Samer Adeeb" w:date="2014-07-20T19:55:00Z">
            <w:rPr>
              <w:ins w:id="159" w:author="Samer Adeeb" w:date="2014-07-20T19:54:00Z"/>
              <w:rFonts w:ascii="Times New Roman" w:hAnsi="Times New Roman" w:cs="Times New Roman"/>
              <w:b/>
              <w:sz w:val="24"/>
              <w:szCs w:val="24"/>
            </w:rPr>
          </w:rPrChange>
        </w:rPr>
      </w:pPr>
      <w:ins w:id="160" w:author="Samer Adeeb" w:date="2014-07-20T19:55:00Z">
        <w:r w:rsidRPr="006A1852">
          <w:rPr>
            <w:rFonts w:ascii="Times New Roman" w:hAnsi="Times New Roman" w:cs="Times New Roman"/>
            <w:sz w:val="24"/>
            <w:szCs w:val="24"/>
            <w:rPrChange w:id="161" w:author="Samer Adeeb" w:date="2014-07-20T19:55:00Z">
              <w:rPr>
                <w:rFonts w:ascii="Times New Roman" w:hAnsi="Times New Roman" w:cs="Times New Roman"/>
                <w:b/>
                <w:sz w:val="24"/>
                <w:szCs w:val="24"/>
              </w:rPr>
            </w:rPrChange>
          </w:rPr>
          <w:t xml:space="preserve">You need to describe </w:t>
        </w:r>
        <w:r>
          <w:rPr>
            <w:rFonts w:ascii="Times New Roman" w:hAnsi="Times New Roman" w:cs="Times New Roman"/>
            <w:sz w:val="24"/>
            <w:szCs w:val="24"/>
          </w:rPr>
          <w:t xml:space="preserve">the application of the load in two steps, step 1 is the application of the internal pressure and step 2 is the application of the tensile strain. You </w:t>
        </w:r>
      </w:ins>
      <w:ins w:id="162" w:author="Samer Adeeb" w:date="2014-07-20T19:56:00Z">
        <w:r>
          <w:rPr>
            <w:rFonts w:ascii="Times New Roman" w:hAnsi="Times New Roman" w:cs="Times New Roman"/>
            <w:sz w:val="24"/>
            <w:szCs w:val="24"/>
          </w:rPr>
          <w:t xml:space="preserve">might add a small </w:t>
        </w:r>
        <w:r>
          <w:rPr>
            <w:rFonts w:ascii="Times New Roman" w:hAnsi="Times New Roman" w:cs="Times New Roman"/>
            <w:sz w:val="24"/>
            <w:szCs w:val="24"/>
          </w:rPr>
          <w:lastRenderedPageBreak/>
          <w:t xml:space="preserve">paragraph too to justify the use of eccentricity. Also, </w:t>
        </w:r>
      </w:ins>
      <w:ins w:id="163" w:author="Samer Adeeb" w:date="2014-07-20T19:57:00Z">
        <w:r>
          <w:rPr>
            <w:rFonts w:ascii="Times New Roman" w:hAnsi="Times New Roman" w:cs="Times New Roman"/>
            <w:sz w:val="24"/>
            <w:szCs w:val="24"/>
          </w:rPr>
          <w:t>you might add a small paragraph to indicate that you will design the ends so that they can be mounted on the MTS machine. So, in total 3 paragraphs: 1) Load application, details</w:t>
        </w:r>
      </w:ins>
      <w:ins w:id="164" w:author="Samer Adeeb" w:date="2014-07-20T19:58:00Z">
        <w:r>
          <w:rPr>
            <w:rFonts w:ascii="Times New Roman" w:hAnsi="Times New Roman" w:cs="Times New Roman"/>
            <w:sz w:val="24"/>
            <w:szCs w:val="24"/>
          </w:rPr>
          <w:t>, a justification that the MTS is capable of applying the required load.</w:t>
        </w:r>
      </w:ins>
      <w:ins w:id="165" w:author="Samer Adeeb" w:date="2014-07-20T19:57:00Z">
        <w:r>
          <w:rPr>
            <w:rFonts w:ascii="Times New Roman" w:hAnsi="Times New Roman" w:cs="Times New Roman"/>
            <w:sz w:val="24"/>
            <w:szCs w:val="24"/>
          </w:rPr>
          <w:t xml:space="preserve"> 2) Eccentricity of tensile loading, how it was chosen and why. 3) </w:t>
        </w:r>
        <w:proofErr w:type="gramStart"/>
        <w:r>
          <w:rPr>
            <w:rFonts w:ascii="Times New Roman" w:hAnsi="Times New Roman" w:cs="Times New Roman"/>
            <w:sz w:val="24"/>
            <w:szCs w:val="24"/>
          </w:rPr>
          <w:t>design</w:t>
        </w:r>
        <w:proofErr w:type="gramEnd"/>
        <w:r>
          <w:rPr>
            <w:rFonts w:ascii="Times New Roman" w:hAnsi="Times New Roman" w:cs="Times New Roman"/>
            <w:sz w:val="24"/>
            <w:szCs w:val="24"/>
          </w:rPr>
          <w:t xml:space="preserve"> of end plates to connect specimens to MTS. </w:t>
        </w:r>
      </w:ins>
      <w:ins w:id="166" w:author="Samer Adeeb" w:date="2014-07-20T19:55:00Z">
        <w:r>
          <w:rPr>
            <w:rFonts w:ascii="Times New Roman" w:hAnsi="Times New Roman" w:cs="Times New Roman"/>
            <w:sz w:val="24"/>
            <w:szCs w:val="24"/>
          </w:rPr>
          <w:t xml:space="preserve"> </w:t>
        </w:r>
      </w:ins>
    </w:p>
    <w:p w:rsidR="00DF0947" w:rsidRDefault="00DF0947" w:rsidP="00013253">
      <w:pPr>
        <w:rPr>
          <w:rFonts w:ascii="Times New Roman" w:hAnsi="Times New Roman" w:cs="Times New Roman"/>
          <w:b/>
          <w:sz w:val="24"/>
          <w:szCs w:val="24"/>
        </w:rPr>
      </w:pPr>
      <w:r>
        <w:rPr>
          <w:rFonts w:ascii="Times New Roman" w:hAnsi="Times New Roman" w:cs="Times New Roman"/>
          <w:b/>
          <w:sz w:val="24"/>
          <w:szCs w:val="24"/>
        </w:rPr>
        <w:t>Strain Measurements</w:t>
      </w:r>
    </w:p>
    <w:p w:rsidR="008E01ED" w:rsidRPr="00324F46" w:rsidRDefault="008E01ED" w:rsidP="008E01ED">
      <w:pPr>
        <w:jc w:val="both"/>
        <w:rPr>
          <w:rFonts w:ascii="Times New Roman" w:eastAsiaTheme="minorEastAsia" w:hAnsi="Times New Roman" w:cs="Times New Roman"/>
          <w:color w:val="00B0F0"/>
          <w:sz w:val="24"/>
          <w:szCs w:val="24"/>
        </w:rPr>
      </w:pPr>
      <w:r w:rsidRPr="00CB2CBB">
        <w:rPr>
          <w:rFonts w:ascii="Times New Roman" w:eastAsiaTheme="minorEastAsia" w:hAnsi="Times New Roman" w:cs="Times New Roman"/>
          <w:sz w:val="24"/>
          <w:szCs w:val="24"/>
        </w:rPr>
        <w:t>In each full scale experiment (</w:t>
      </w:r>
      <w:r w:rsidRPr="00CB2CBB">
        <w:rPr>
          <w:rFonts w:ascii="Times New Roman" w:eastAsiaTheme="minorEastAsia" w:hAnsi="Times New Roman" w:cs="Times New Roman"/>
          <w:sz w:val="24"/>
          <w:szCs w:val="24"/>
        </w:rPr>
        <w:fldChar w:fldCharType="begin"/>
      </w:r>
      <w:r w:rsidRPr="00CB2CBB">
        <w:rPr>
          <w:rFonts w:ascii="Times New Roman" w:eastAsiaTheme="minorEastAsia" w:hAnsi="Times New Roman" w:cs="Times New Roman"/>
          <w:sz w:val="24"/>
          <w:szCs w:val="24"/>
        </w:rPr>
        <w:instrText xml:space="preserve"> REF _Ref388206554 \h </w:instrText>
      </w:r>
      <w:r>
        <w:rPr>
          <w:rFonts w:ascii="Times New Roman" w:eastAsiaTheme="minorEastAsia" w:hAnsi="Times New Roman" w:cs="Times New Roman"/>
          <w:sz w:val="24"/>
          <w:szCs w:val="24"/>
        </w:rPr>
        <w:instrText xml:space="preserve"> \* MERGEFORMAT </w:instrText>
      </w:r>
      <w:r w:rsidRPr="00CB2CBB">
        <w:rPr>
          <w:rFonts w:ascii="Times New Roman" w:eastAsiaTheme="minorEastAsia" w:hAnsi="Times New Roman" w:cs="Times New Roman"/>
          <w:sz w:val="24"/>
          <w:szCs w:val="24"/>
        </w:rPr>
      </w:r>
      <w:r w:rsidRPr="00CB2CBB">
        <w:rPr>
          <w:rFonts w:ascii="Times New Roman" w:eastAsiaTheme="minorEastAsia" w:hAnsi="Times New Roman" w:cs="Times New Roman"/>
          <w:sz w:val="24"/>
          <w:szCs w:val="24"/>
        </w:rPr>
        <w:fldChar w:fldCharType="separate"/>
      </w:r>
      <w:ins w:id="167" w:author="Samer Adeeb" w:date="2014-07-20T19:44:00Z">
        <w:r w:rsidR="0076245A" w:rsidRPr="00DC640F">
          <w:rPr>
            <w:rFonts w:ascii="Times New Roman" w:hAnsi="Times New Roman" w:cs="Times New Roman"/>
            <w:sz w:val="24"/>
            <w:szCs w:val="24"/>
          </w:rPr>
          <w:t xml:space="preserve">Table </w:t>
        </w:r>
        <w:r w:rsidR="0076245A">
          <w:rPr>
            <w:rFonts w:ascii="Times New Roman" w:hAnsi="Times New Roman" w:cs="Times New Roman"/>
            <w:noProof/>
            <w:sz w:val="24"/>
            <w:szCs w:val="24"/>
          </w:rPr>
          <w:t>3</w:t>
        </w:r>
      </w:ins>
      <w:del w:id="168" w:author="Samer Adeeb" w:date="2014-07-20T19:44:00Z">
        <w:r w:rsidRPr="00CB2CBB" w:rsidDel="0076245A">
          <w:rPr>
            <w:rFonts w:ascii="Times New Roman" w:hAnsi="Times New Roman" w:cs="Times New Roman"/>
            <w:sz w:val="24"/>
            <w:szCs w:val="24"/>
          </w:rPr>
          <w:delText xml:space="preserve">Table </w:delText>
        </w:r>
        <w:r w:rsidRPr="00CB2CBB" w:rsidDel="0076245A">
          <w:rPr>
            <w:rFonts w:ascii="Times New Roman" w:hAnsi="Times New Roman" w:cs="Times New Roman"/>
            <w:noProof/>
            <w:sz w:val="24"/>
            <w:szCs w:val="24"/>
          </w:rPr>
          <w:delText>1</w:delText>
        </w:r>
      </w:del>
      <w:r w:rsidRPr="00CB2CBB">
        <w:rPr>
          <w:rFonts w:ascii="Times New Roman" w:eastAsiaTheme="minorEastAsia" w:hAnsi="Times New Roman" w:cs="Times New Roman"/>
          <w:sz w:val="24"/>
          <w:szCs w:val="24"/>
        </w:rPr>
        <w:fldChar w:fldCharType="end"/>
      </w:r>
      <w:r w:rsidRPr="00CB2CBB">
        <w:rPr>
          <w:rFonts w:ascii="Times New Roman" w:eastAsiaTheme="minorEastAsia" w:hAnsi="Times New Roman" w:cs="Times New Roman"/>
          <w:sz w:val="24"/>
          <w:szCs w:val="24"/>
        </w:rPr>
        <w:t xml:space="preserve">) the longitudinal and hoop direction strains are measured with strain gauges at critical locations of the pipe. In addition to that, digital image correlation is used to obtain the variation of the strain field during each experiment at critical locations of the pipe. The results of these measurements are used to evaluate the tensile strain capacity of each specimen. </w:t>
      </w:r>
      <w:r w:rsidR="00505F6B">
        <w:rPr>
          <w:rFonts w:ascii="Times New Roman" w:eastAsiaTheme="minorEastAsia" w:hAnsi="Times New Roman" w:cs="Times New Roman"/>
          <w:sz w:val="24"/>
          <w:szCs w:val="24"/>
        </w:rPr>
        <w:t xml:space="preserve">The critical tensile strain is defined in the CSA code as the value of the global compressive strain at the onset of rupture. From our tests, we are proposing the following three </w:t>
      </w:r>
      <w:r w:rsidRPr="00CB2CBB">
        <w:rPr>
          <w:rFonts w:ascii="Times New Roman" w:eastAsiaTheme="minorEastAsia" w:hAnsi="Times New Roman" w:cs="Times New Roman"/>
          <w:sz w:val="24"/>
          <w:szCs w:val="24"/>
        </w:rPr>
        <w:t xml:space="preserve">different options for the evaluation of the tensile strain capacity of </w:t>
      </w:r>
      <w:r w:rsidR="00505F6B">
        <w:rPr>
          <w:rFonts w:ascii="Times New Roman" w:eastAsiaTheme="minorEastAsia" w:hAnsi="Times New Roman" w:cs="Times New Roman"/>
          <w:sz w:val="24"/>
          <w:szCs w:val="24"/>
        </w:rPr>
        <w:t>the</w:t>
      </w:r>
      <w:r w:rsidRPr="00CB2CBB">
        <w:rPr>
          <w:rFonts w:ascii="Times New Roman" w:eastAsiaTheme="minorEastAsia" w:hAnsi="Times New Roman" w:cs="Times New Roman"/>
          <w:sz w:val="24"/>
          <w:szCs w:val="24"/>
        </w:rPr>
        <w:t xml:space="preserve"> full scale specimen:</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1: </w:t>
      </w:r>
      <w:r w:rsidRPr="00647AE8">
        <w:rPr>
          <w:rFonts w:ascii="Times New Roman" w:eastAsiaTheme="minorEastAsia" w:hAnsi="Times New Roman" w:cs="Times New Roman"/>
          <w:sz w:val="24"/>
          <w:szCs w:val="24"/>
        </w:rPr>
        <w:t xml:space="preserve">In the literature </w:t>
      </w:r>
      <w:r w:rsidRPr="00647AE8">
        <w:rPr>
          <w:rFonts w:ascii="Times New Roman" w:eastAsiaTheme="minorEastAsia" w:hAnsi="Times New Roman" w:cs="Times New Roman"/>
          <w:sz w:val="24"/>
          <w:szCs w:val="24"/>
        </w:rPr>
        <w:fldChar w:fldCharType="begin"/>
      </w:r>
      <w:r w:rsidRPr="00647AE8">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instrText xml:space="preserve"> \* MERGEFORMAT </w:instrText>
      </w:r>
      <w:r w:rsidRPr="00647AE8">
        <w:rPr>
          <w:rFonts w:ascii="Times New Roman" w:eastAsiaTheme="minorEastAsia" w:hAnsi="Times New Roman" w:cs="Times New Roman"/>
          <w:sz w:val="24"/>
          <w:szCs w:val="24"/>
        </w:rPr>
      </w:r>
      <w:r w:rsidRPr="00647AE8">
        <w:rPr>
          <w:rFonts w:ascii="Times New Roman" w:eastAsiaTheme="minorEastAsia" w:hAnsi="Times New Roman" w:cs="Times New Roman"/>
          <w:sz w:val="24"/>
          <w:szCs w:val="24"/>
        </w:rPr>
        <w:fldChar w:fldCharType="separate"/>
      </w:r>
      <w:ins w:id="169" w:author="Samer Adeeb" w:date="2014-07-20T19:44:00Z">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ins>
      <w:del w:id="170" w:author="Samer Adeeb" w:date="2014-07-20T19:44:00Z">
        <w:r w:rsidRPr="00647AE8" w:rsidDel="0076245A">
          <w:rPr>
            <w:rFonts w:ascii="Times New Roman" w:hAnsi="Times New Roman" w:cs="Times New Roman"/>
            <w:sz w:val="24"/>
            <w:szCs w:val="24"/>
          </w:rPr>
          <w:delText>[4]</w:delText>
        </w:r>
      </w:del>
      <w:r w:rsidRPr="00647AE8">
        <w:rPr>
          <w:rFonts w:ascii="Times New Roman" w:eastAsiaTheme="minorEastAsia" w:hAnsi="Times New Roman" w:cs="Times New Roman"/>
          <w:sz w:val="24"/>
          <w:szCs w:val="24"/>
        </w:rPr>
        <w:fldChar w:fldCharType="end"/>
      </w:r>
      <w:r w:rsidRPr="00647AE8">
        <w:rPr>
          <w:rFonts w:ascii="Times New Roman" w:eastAsiaTheme="minorEastAsia" w:hAnsi="Times New Roman" w:cs="Times New Roman"/>
          <w:sz w:val="24"/>
          <w:szCs w:val="24"/>
        </w:rPr>
        <w:t xml:space="preserve"> the tensile strain capacity is defined as the average axial strain value at a uniform strain zone far away from the girth weld flaw location. In this case several strain gauges are mounted on this uniform strain zone. The average value of the strain measured by these strain gauges is called the remote strain.</w:t>
      </w:r>
      <w:r w:rsidRPr="00647AE8">
        <w:rPr>
          <w:rFonts w:ascii="Times New Roman" w:eastAsiaTheme="minorEastAsia" w:hAnsi="Times New Roman" w:cs="Times New Roman"/>
          <w:color w:val="00B0F0"/>
          <w:sz w:val="24"/>
          <w:szCs w:val="24"/>
        </w:rPr>
        <w:t xml:space="preserve"> </w:t>
      </w:r>
    </w:p>
    <w:p w:rsidR="008E01ED" w:rsidRPr="00647AE8" w:rsidRDefault="008E01ED" w:rsidP="008E01ED">
      <w:pPr>
        <w:jc w:val="both"/>
        <w:rPr>
          <w:rFonts w:ascii="Times New Roman" w:eastAsiaTheme="minorEastAsia" w:hAnsi="Times New Roman" w:cs="Times New Roman"/>
          <w:color w:val="00B0F0"/>
          <w:sz w:val="24"/>
          <w:szCs w:val="24"/>
        </w:rPr>
      </w:pPr>
      <w:r w:rsidRPr="00647AE8">
        <w:rPr>
          <w:rFonts w:ascii="Times New Roman" w:eastAsiaTheme="minorEastAsia" w:hAnsi="Times New Roman" w:cs="Times New Roman"/>
          <w:b/>
          <w:sz w:val="24"/>
          <w:szCs w:val="24"/>
        </w:rPr>
        <w:t xml:space="preserve">Option 2: </w:t>
      </w:r>
      <w:r w:rsidRPr="00647AE8">
        <w:rPr>
          <w:rFonts w:ascii="Times New Roman" w:eastAsiaTheme="minorEastAsia" w:hAnsi="Times New Roman" w:cs="Times New Roman"/>
          <w:sz w:val="24"/>
          <w:szCs w:val="24"/>
        </w:rPr>
        <w:t xml:space="preserve">The tensile strain capacity of the pipe can be defined as the axial strain at the uniform strain zone closest to the girth weld flaw as observed in the image correlation. </w:t>
      </w:r>
    </w:p>
    <w:p w:rsidR="008E01ED" w:rsidRDefault="008E01ED" w:rsidP="008E01ED">
      <w:pPr>
        <w:jc w:val="both"/>
        <w:rPr>
          <w:rFonts w:ascii="Times New Roman" w:hAnsi="Times New Roman" w:cs="Times New Roman"/>
          <w:sz w:val="24"/>
          <w:szCs w:val="24"/>
        </w:rPr>
      </w:pPr>
      <w:r w:rsidRPr="00647AE8">
        <w:rPr>
          <w:rFonts w:ascii="Times New Roman" w:eastAsiaTheme="minorEastAsia" w:hAnsi="Times New Roman" w:cs="Times New Roman"/>
          <w:b/>
          <w:sz w:val="24"/>
          <w:szCs w:val="24"/>
        </w:rPr>
        <w:t>Option 3:</w:t>
      </w:r>
      <w:r w:rsidRPr="00647AE8">
        <w:rPr>
          <w:rFonts w:ascii="Times New Roman" w:eastAsiaTheme="minorEastAsia" w:hAnsi="Times New Roman" w:cs="Times New Roman"/>
          <w:sz w:val="24"/>
          <w:szCs w:val="24"/>
        </w:rPr>
        <w:t xml:space="preserve"> As an alternative to defining the tensile strain capacity as a single number for each test specimen, the critical strain profile could be defined in the longitudinal direction of the pipe. For this purpose the strain values from the digital image correlation and the strain gauge measurements are used in combination with each other. For the first two tests three </w:t>
      </w:r>
      <w:r w:rsidRPr="00DC640F">
        <w:rPr>
          <w:rFonts w:ascii="Times New Roman" w:eastAsiaTheme="minorEastAsia" w:hAnsi="Times New Roman" w:cs="Times New Roman"/>
          <w:sz w:val="24"/>
          <w:szCs w:val="24"/>
        </w:rPr>
        <w:t>measurements can be used to create the strain profile. These measurements are the strain value at 0.8 OD away from the end plate, the strain gauge measurement in the middle of the lower side of the pipe, and a strain measurement 0.7 OD away from the flaw.</w:t>
      </w:r>
    </w:p>
    <w:p w:rsidR="008E01ED" w:rsidRDefault="008E01ED" w:rsidP="005A5B2E">
      <w:pPr>
        <w:jc w:val="both"/>
        <w:rPr>
          <w:rFonts w:ascii="Times New Roman" w:hAnsi="Times New Roman" w:cs="Times New Roman"/>
          <w:sz w:val="24"/>
          <w:szCs w:val="24"/>
        </w:rPr>
      </w:pPr>
    </w:p>
    <w:p w:rsidR="005A5B2E" w:rsidRDefault="005A5B2E" w:rsidP="005A5B2E">
      <w:pPr>
        <w:jc w:val="both"/>
        <w:rPr>
          <w:rFonts w:ascii="Times New Roman" w:hAnsi="Times New Roman" w:cs="Times New Roman"/>
          <w:sz w:val="24"/>
          <w:szCs w:val="24"/>
        </w:rPr>
      </w:pPr>
      <w:r w:rsidRPr="005A5B2E">
        <w:rPr>
          <w:rFonts w:ascii="Times New Roman" w:hAnsi="Times New Roman" w:cs="Times New Roman"/>
          <w:sz w:val="24"/>
          <w:szCs w:val="24"/>
        </w:rPr>
        <w:t>The strain is measured using strain gauge</w:t>
      </w:r>
      <w:r w:rsidR="00D11533">
        <w:rPr>
          <w:rFonts w:ascii="Times New Roman" w:hAnsi="Times New Roman" w:cs="Times New Roman"/>
          <w:sz w:val="24"/>
          <w:szCs w:val="24"/>
        </w:rPr>
        <w:t>s and digital image correlation</w:t>
      </w:r>
      <w:r w:rsidRPr="005A5B2E">
        <w:rPr>
          <w:rFonts w:ascii="Times New Roman" w:hAnsi="Times New Roman" w:cs="Times New Roman"/>
          <w:sz w:val="24"/>
          <w:szCs w:val="24"/>
        </w:rPr>
        <w:t>. For the image correlation</w:t>
      </w:r>
      <w:r w:rsidR="00D11533">
        <w:rPr>
          <w:rFonts w:ascii="Times New Roman" w:hAnsi="Times New Roman" w:cs="Times New Roman"/>
          <w:sz w:val="24"/>
          <w:szCs w:val="24"/>
        </w:rPr>
        <w:t>,</w:t>
      </w:r>
      <w:r w:rsidRPr="005A5B2E">
        <w:rPr>
          <w:rFonts w:ascii="Times New Roman" w:hAnsi="Times New Roman" w:cs="Times New Roman"/>
          <w:sz w:val="24"/>
          <w:szCs w:val="24"/>
        </w:rPr>
        <w:t xml:space="preserve"> portions of pipe surface around the flaw and adjacent to the </w:t>
      </w:r>
      <w:r w:rsidR="00703BEA">
        <w:rPr>
          <w:rFonts w:ascii="Times New Roman" w:hAnsi="Times New Roman" w:cs="Times New Roman"/>
          <w:sz w:val="24"/>
          <w:szCs w:val="24"/>
        </w:rPr>
        <w:t xml:space="preserve">lower </w:t>
      </w:r>
      <w:r w:rsidRPr="005A5B2E">
        <w:rPr>
          <w:rFonts w:ascii="Times New Roman" w:hAnsi="Times New Roman" w:cs="Times New Roman"/>
          <w:sz w:val="24"/>
          <w:szCs w:val="24"/>
        </w:rPr>
        <w:t xml:space="preserve">end plate are painted </w:t>
      </w:r>
      <w:r w:rsidR="00703BEA">
        <w:rPr>
          <w:rFonts w:ascii="Times New Roman" w:hAnsi="Times New Roman" w:cs="Times New Roman"/>
          <w:sz w:val="24"/>
          <w:szCs w:val="24"/>
        </w:rPr>
        <w:t xml:space="preserve">in white </w:t>
      </w:r>
      <w:r w:rsidRPr="005A5B2E">
        <w:rPr>
          <w:rFonts w:ascii="Times New Roman" w:hAnsi="Times New Roman" w:cs="Times New Roman"/>
          <w:sz w:val="24"/>
          <w:szCs w:val="24"/>
        </w:rPr>
        <w:t>and speckled</w:t>
      </w:r>
      <w:r w:rsidR="00703BEA">
        <w:rPr>
          <w:rFonts w:ascii="Times New Roman" w:hAnsi="Times New Roman" w:cs="Times New Roman"/>
          <w:sz w:val="24"/>
          <w:szCs w:val="24"/>
        </w:rPr>
        <w:t xml:space="preserve"> in a dark colour</w:t>
      </w:r>
      <w:r w:rsidRPr="005A5B2E">
        <w:rPr>
          <w:rFonts w:ascii="Times New Roman" w:hAnsi="Times New Roman" w:cs="Times New Roman"/>
          <w:sz w:val="24"/>
          <w:szCs w:val="24"/>
        </w:rPr>
        <w:t xml:space="preserve"> before the test. </w:t>
      </w:r>
      <w:r w:rsidR="00D11533">
        <w:rPr>
          <w:rFonts w:ascii="Times New Roman" w:hAnsi="Times New Roman" w:cs="Times New Roman"/>
          <w:sz w:val="24"/>
          <w:szCs w:val="24"/>
        </w:rPr>
        <w:t xml:space="preserve">This is necessary since the image correlation method uses the initial and deformed positions of the speckles to calculate the strain field at different stages of the experiment. On the remaining parts, strain gauges are glued on the pipe surface at selected </w:t>
      </w:r>
      <w:r w:rsidR="00703BEA">
        <w:rPr>
          <w:rFonts w:ascii="Times New Roman" w:hAnsi="Times New Roman" w:cs="Times New Roman"/>
          <w:sz w:val="24"/>
          <w:szCs w:val="24"/>
        </w:rPr>
        <w:t>distances from the end plates</w:t>
      </w:r>
      <w:r w:rsidR="00D11533">
        <w:rPr>
          <w:rFonts w:ascii="Times New Roman" w:hAnsi="Times New Roman" w:cs="Times New Roman"/>
          <w:sz w:val="24"/>
          <w:szCs w:val="24"/>
        </w:rPr>
        <w:t>.</w:t>
      </w:r>
      <w:r w:rsidR="00703BEA">
        <w:rPr>
          <w:rFonts w:ascii="Times New Roman" w:hAnsi="Times New Roman" w:cs="Times New Roman"/>
          <w:sz w:val="24"/>
          <w:szCs w:val="24"/>
        </w:rPr>
        <w:t xml:space="preserve"> At each selected distance a ring which consists of four strain gauge couples (consisting of one axial and one hoop direction strain gauge) or single strain gauges (strain gauge only in axial direction) is used. These four</w:t>
      </w:r>
      <w:r w:rsidR="00070742">
        <w:rPr>
          <w:rFonts w:ascii="Times New Roman" w:hAnsi="Times New Roman" w:cs="Times New Roman"/>
          <w:sz w:val="24"/>
          <w:szCs w:val="24"/>
        </w:rPr>
        <w:t xml:space="preserve"> strain </w:t>
      </w:r>
      <w:r w:rsidR="00070742">
        <w:rPr>
          <w:rFonts w:ascii="Times New Roman" w:hAnsi="Times New Roman" w:cs="Times New Roman"/>
          <w:sz w:val="24"/>
          <w:szCs w:val="24"/>
        </w:rPr>
        <w:lastRenderedPageBreak/>
        <w:t>gauge</w:t>
      </w:r>
      <w:r w:rsidR="00703BEA">
        <w:rPr>
          <w:rFonts w:ascii="Times New Roman" w:hAnsi="Times New Roman" w:cs="Times New Roman"/>
          <w:sz w:val="24"/>
          <w:szCs w:val="24"/>
        </w:rPr>
        <w:t xml:space="preserve"> positions are 90 degrees apart from each other in the circumferential direction.</w:t>
      </w:r>
      <w:r w:rsidR="00B55B26">
        <w:rPr>
          <w:rFonts w:ascii="Times New Roman" w:hAnsi="Times New Roman" w:cs="Times New Roman"/>
          <w:sz w:val="24"/>
          <w:szCs w:val="24"/>
        </w:rPr>
        <w:t xml:space="preserve"> Putting strain gauges at different positions around the circumference </w:t>
      </w:r>
      <w:r w:rsidR="00505F6B">
        <w:rPr>
          <w:rFonts w:ascii="Times New Roman" w:hAnsi="Times New Roman" w:cs="Times New Roman"/>
          <w:sz w:val="24"/>
          <w:szCs w:val="24"/>
        </w:rPr>
        <w:t xml:space="preserve">is </w:t>
      </w:r>
      <w:r w:rsidR="00B55B26">
        <w:rPr>
          <w:rFonts w:ascii="Times New Roman" w:hAnsi="Times New Roman" w:cs="Times New Roman"/>
          <w:sz w:val="24"/>
          <w:szCs w:val="24"/>
        </w:rPr>
        <w:t>necessary since the axial strain changes around the circumference due to the eccentricity of the applied displacement.</w:t>
      </w:r>
      <w:r w:rsidR="00D11533">
        <w:rPr>
          <w:rFonts w:ascii="Times New Roman" w:hAnsi="Times New Roman" w:cs="Times New Roman"/>
          <w:sz w:val="24"/>
          <w:szCs w:val="24"/>
        </w:rPr>
        <w:t xml:space="preserve"> </w:t>
      </w:r>
      <w:r w:rsidR="00FE3562">
        <w:rPr>
          <w:rFonts w:ascii="Times New Roman" w:hAnsi="Times New Roman" w:cs="Times New Roman"/>
          <w:sz w:val="24"/>
          <w:szCs w:val="24"/>
        </w:rPr>
        <w:fldChar w:fldCharType="begin"/>
      </w:r>
      <w:r w:rsidR="00FE3562">
        <w:rPr>
          <w:rFonts w:ascii="Times New Roman" w:hAnsi="Times New Roman" w:cs="Times New Roman"/>
          <w:sz w:val="24"/>
          <w:szCs w:val="24"/>
        </w:rPr>
        <w:instrText xml:space="preserve"> REF _Ref388809203 \h </w:instrText>
      </w:r>
      <w:r w:rsidR="00FE3562">
        <w:rPr>
          <w:rFonts w:ascii="Times New Roman" w:hAnsi="Times New Roman" w:cs="Times New Roman"/>
          <w:sz w:val="24"/>
          <w:szCs w:val="24"/>
        </w:rPr>
      </w:r>
      <w:r w:rsidR="00FE3562">
        <w:rPr>
          <w:rFonts w:ascii="Times New Roman" w:hAnsi="Times New Roman" w:cs="Times New Roman"/>
          <w:sz w:val="24"/>
          <w:szCs w:val="24"/>
        </w:rPr>
        <w:fldChar w:fldCharType="separate"/>
      </w:r>
      <w:ins w:id="171" w:author="Samer Adeeb" w:date="2014-07-20T19:44:00Z">
        <w:r w:rsidR="0076245A" w:rsidRPr="001A5837">
          <w:rPr>
            <w:rFonts w:ascii="Times New Roman" w:hAnsi="Times New Roman" w:cs="Times New Roman"/>
            <w:sz w:val="24"/>
            <w:szCs w:val="24"/>
          </w:rPr>
          <w:t xml:space="preserve">Figure </w:t>
        </w:r>
        <w:r w:rsidR="0076245A">
          <w:rPr>
            <w:rFonts w:ascii="Times New Roman" w:hAnsi="Times New Roman" w:cs="Times New Roman"/>
            <w:noProof/>
            <w:sz w:val="24"/>
            <w:szCs w:val="24"/>
          </w:rPr>
          <w:t>13</w:t>
        </w:r>
      </w:ins>
      <w:del w:id="172" w:author="Samer Adeeb" w:date="2014-07-20T19:44:00Z">
        <w:r w:rsidR="00FE3562" w:rsidRPr="00070742" w:rsidDel="0076245A">
          <w:rPr>
            <w:rFonts w:ascii="Times New Roman" w:hAnsi="Times New Roman" w:cs="Times New Roman"/>
            <w:sz w:val="24"/>
            <w:szCs w:val="24"/>
          </w:rPr>
          <w:delText xml:space="preserve">Figure </w:delText>
        </w:r>
        <w:r w:rsidR="00FE3562" w:rsidRPr="00070742" w:rsidDel="0076245A">
          <w:rPr>
            <w:rFonts w:ascii="Times New Roman" w:hAnsi="Times New Roman" w:cs="Times New Roman"/>
            <w:noProof/>
            <w:sz w:val="24"/>
            <w:szCs w:val="24"/>
          </w:rPr>
          <w:delText>3</w:delText>
        </w:r>
      </w:del>
      <w:r w:rsidR="00FE3562">
        <w:rPr>
          <w:rFonts w:ascii="Times New Roman" w:hAnsi="Times New Roman" w:cs="Times New Roman"/>
          <w:sz w:val="24"/>
          <w:szCs w:val="24"/>
        </w:rPr>
        <w:fldChar w:fldCharType="end"/>
      </w:r>
      <w:r w:rsidR="00FE3562">
        <w:rPr>
          <w:rFonts w:ascii="Times New Roman" w:hAnsi="Times New Roman" w:cs="Times New Roman"/>
          <w:sz w:val="24"/>
          <w:szCs w:val="24"/>
        </w:rPr>
        <w:t xml:space="preserve"> shows four quarters of the pipe wall cross section denoted by </w:t>
      </w:r>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1</m:t>
            </m:r>
          </m:sub>
        </m:sSub>
      </m:oMath>
      <w:r w:rsidR="00FE3562">
        <w:rPr>
          <w:rFonts w:ascii="Times New Roman" w:eastAsiaTheme="minorEastAsia" w:hAnsi="Times New Roman" w:cs="Times New Roman"/>
          <w:sz w:val="24"/>
          <w:szCs w:val="24"/>
        </w:rPr>
        <w:t xml:space="preserve"> </w:t>
      </w:r>
      <w:proofErr w:type="gramStart"/>
      <w:r w:rsidR="00FE3562">
        <w:rPr>
          <w:rFonts w:ascii="Times New Roman" w:eastAsiaTheme="minorEastAsia" w:hAnsi="Times New Roman" w:cs="Times New Roman"/>
          <w:sz w:val="24"/>
          <w:szCs w:val="24"/>
        </w:rPr>
        <w:t xml:space="preserve">to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4</m:t>
            </m:r>
          </m:sub>
        </m:sSub>
      </m:oMath>
      <w:r w:rsidR="00FE3562">
        <w:rPr>
          <w:rFonts w:ascii="Times New Roman" w:eastAsiaTheme="minorEastAsia" w:hAnsi="Times New Roman" w:cs="Times New Roman"/>
          <w:sz w:val="24"/>
          <w:szCs w:val="24"/>
        </w:rPr>
        <w:t>.</w:t>
      </w:r>
      <w:r w:rsidR="00D10213">
        <w:rPr>
          <w:rFonts w:ascii="Times New Roman" w:eastAsiaTheme="minorEastAsia" w:hAnsi="Times New Roman" w:cs="Times New Roman"/>
          <w:sz w:val="24"/>
          <w:szCs w:val="24"/>
        </w:rPr>
        <w:t xml:space="preserve"> In the middle of each quarter the corresponding strain gauge location is shown with red lines and a strain gauge label. </w:t>
      </w:r>
      <w:r w:rsidR="004B52F0">
        <w:rPr>
          <w:rFonts w:ascii="Times New Roman" w:eastAsiaTheme="minorEastAsia" w:hAnsi="Times New Roman" w:cs="Times New Roman"/>
          <w:sz w:val="24"/>
          <w:szCs w:val="24"/>
        </w:rPr>
        <w:t>Each strain gauge label starts with the letters</w:t>
      </w:r>
      <m:oMath>
        <m:r>
          <w:rPr>
            <w:rFonts w:ascii="Cambria Math" w:eastAsiaTheme="minorEastAsia" w:hAnsi="Cambria Math" w:cs="Times New Roman"/>
            <w:sz w:val="24"/>
            <w:szCs w:val="24"/>
          </w:rPr>
          <m:t xml:space="preserve"> SG</m:t>
        </m:r>
      </m:oMath>
      <w:r w:rsidR="004B52F0">
        <w:rPr>
          <w:rFonts w:ascii="Times New Roman" w:hAnsi="Times New Roman" w:cs="Times New Roman"/>
          <w:sz w:val="24"/>
          <w:szCs w:val="24"/>
        </w:rPr>
        <w:t xml:space="preserve"> standing for “strain gauge”. </w:t>
      </w:r>
      <w:r w:rsidR="00D10213">
        <w:rPr>
          <w:rFonts w:ascii="Times New Roman" w:eastAsiaTheme="minorEastAsia" w:hAnsi="Times New Roman" w:cs="Times New Roman"/>
          <w:sz w:val="24"/>
          <w:szCs w:val="24"/>
        </w:rPr>
        <w:t xml:space="preserve">In the strain gauge labels the numbers </w:t>
      </w:r>
      <m:oMath>
        <m:r>
          <w:rPr>
            <w:rFonts w:ascii="Cambria Math" w:eastAsiaTheme="minorEastAsia" w:hAnsi="Cambria Math" w:cs="Times New Roman"/>
            <w:sz w:val="24"/>
            <w:szCs w:val="24"/>
          </w:rPr>
          <m:t>0</m:t>
        </m:r>
      </m:oMath>
      <w:r w:rsidR="00D10213">
        <w:rPr>
          <w:rFonts w:ascii="Times New Roman" w:eastAsiaTheme="minorEastAsia" w:hAnsi="Times New Roman" w:cs="Times New Roman"/>
          <w:sz w:val="24"/>
          <w:szCs w:val="24"/>
        </w:rPr>
        <w:t xml:space="preserve"> to </w:t>
      </w:r>
      <m:oMath>
        <m:r>
          <w:rPr>
            <w:rFonts w:ascii="Cambria Math" w:eastAsiaTheme="minorEastAsia" w:hAnsi="Cambria Math" w:cs="Times New Roman"/>
            <w:sz w:val="24"/>
            <w:szCs w:val="24"/>
          </w:rPr>
          <m:t>270</m:t>
        </m:r>
      </m:oMath>
      <w:r w:rsidR="00D10213">
        <w:rPr>
          <w:rFonts w:ascii="Times New Roman" w:eastAsiaTheme="minorEastAsia" w:hAnsi="Times New Roman" w:cs="Times New Roman"/>
          <w:sz w:val="24"/>
          <w:szCs w:val="24"/>
        </w:rPr>
        <w:t xml:space="preserve"> denote the angular distance of the gauge location from the flaw midline in degrees. </w:t>
      </w:r>
      <w:r w:rsidR="004B52F0">
        <w:rPr>
          <w:rFonts w:ascii="Times New Roman" w:eastAsiaTheme="minorEastAsia" w:hAnsi="Times New Roman" w:cs="Times New Roman"/>
          <w:sz w:val="24"/>
          <w:szCs w:val="24"/>
        </w:rPr>
        <w:t xml:space="preserve">The letters </w:t>
      </w:r>
      <m:oMath>
        <m:r>
          <w:rPr>
            <w:rFonts w:ascii="Cambria Math" w:eastAsiaTheme="minorEastAsia" w:hAnsi="Cambria Math" w:cs="Times New Roman"/>
            <w:sz w:val="24"/>
            <w:szCs w:val="24"/>
          </w:rPr>
          <m:t>A/H</m:t>
        </m:r>
      </m:oMath>
      <w:r w:rsidR="004B52F0">
        <w:rPr>
          <w:rFonts w:ascii="Times New Roman" w:eastAsiaTheme="minorEastAsia" w:hAnsi="Times New Roman" w:cs="Times New Roman"/>
          <w:sz w:val="24"/>
          <w:szCs w:val="24"/>
        </w:rPr>
        <w:t xml:space="preserve"> at the end of each label indicate that the gauge could be in axial or hoop direction. </w:t>
      </w:r>
    </w:p>
    <w:p w:rsidR="00070742" w:rsidRDefault="00070742" w:rsidP="00070742">
      <w:pPr>
        <w:keepNext/>
        <w:jc w:val="center"/>
      </w:pPr>
      <w:r w:rsidRPr="001A5837">
        <w:rPr>
          <w:rFonts w:ascii="Times New Roman" w:hAnsi="Times New Roman" w:cs="Times New Roman"/>
          <w:noProof/>
          <w:sz w:val="24"/>
          <w:szCs w:val="24"/>
          <w:lang w:eastAsia="en-CA"/>
        </w:rPr>
        <w:drawing>
          <wp:inline distT="0" distB="0" distL="0" distR="0" wp14:anchorId="1262A52A" wp14:editId="6D66F7F9">
            <wp:extent cx="3693600" cy="3150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ugeRing.JPG"/>
                    <pic:cNvPicPr/>
                  </pic:nvPicPr>
                  <pic:blipFill>
                    <a:blip r:embed="rId21">
                      <a:extLst>
                        <a:ext uri="{28A0092B-C50C-407E-A947-70E740481C1C}">
                          <a14:useLocalDpi xmlns:a14="http://schemas.microsoft.com/office/drawing/2010/main" val="0"/>
                        </a:ext>
                      </a:extLst>
                    </a:blip>
                    <a:stretch>
                      <a:fillRect/>
                    </a:stretch>
                  </pic:blipFill>
                  <pic:spPr>
                    <a:xfrm>
                      <a:off x="0" y="0"/>
                      <a:ext cx="3693600" cy="3150000"/>
                    </a:xfrm>
                    <a:prstGeom prst="rect">
                      <a:avLst/>
                    </a:prstGeom>
                  </pic:spPr>
                </pic:pic>
              </a:graphicData>
            </a:graphic>
          </wp:inline>
        </w:drawing>
      </w:r>
    </w:p>
    <w:p w:rsidR="00070742" w:rsidRPr="001A5837" w:rsidRDefault="00070742" w:rsidP="00070742">
      <w:pPr>
        <w:pStyle w:val="Caption"/>
        <w:jc w:val="center"/>
        <w:rPr>
          <w:rFonts w:ascii="Times New Roman" w:hAnsi="Times New Roman" w:cs="Times New Roman"/>
          <w:color w:val="auto"/>
          <w:sz w:val="24"/>
          <w:szCs w:val="24"/>
        </w:rPr>
      </w:pPr>
      <w:bookmarkStart w:id="173" w:name="_Ref388809203"/>
      <w:r w:rsidRPr="001A5837">
        <w:rPr>
          <w:rFonts w:ascii="Times New Roman" w:hAnsi="Times New Roman" w:cs="Times New Roman"/>
          <w:color w:val="auto"/>
          <w:sz w:val="24"/>
          <w:szCs w:val="24"/>
        </w:rPr>
        <w:t xml:space="preserve">Figure </w:t>
      </w:r>
      <w:r w:rsidRPr="001A5837">
        <w:rPr>
          <w:rFonts w:ascii="Times New Roman" w:hAnsi="Times New Roman" w:cs="Times New Roman"/>
          <w:color w:val="auto"/>
          <w:sz w:val="24"/>
          <w:szCs w:val="24"/>
        </w:rPr>
        <w:fldChar w:fldCharType="begin"/>
      </w:r>
      <w:r w:rsidRPr="001A5837">
        <w:rPr>
          <w:rFonts w:ascii="Times New Roman" w:hAnsi="Times New Roman" w:cs="Times New Roman"/>
          <w:color w:val="auto"/>
          <w:sz w:val="24"/>
          <w:szCs w:val="24"/>
        </w:rPr>
        <w:instrText xml:space="preserve"> SEQ Figure \* ARABIC </w:instrText>
      </w:r>
      <w:r w:rsidRPr="001A5837">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13</w:t>
      </w:r>
      <w:r w:rsidRPr="001A5837">
        <w:rPr>
          <w:rFonts w:ascii="Times New Roman" w:hAnsi="Times New Roman" w:cs="Times New Roman"/>
          <w:color w:val="auto"/>
          <w:sz w:val="24"/>
          <w:szCs w:val="24"/>
        </w:rPr>
        <w:fldChar w:fldCharType="end"/>
      </w:r>
      <w:bookmarkEnd w:id="173"/>
      <w:r w:rsidRPr="001A5837">
        <w:rPr>
          <w:rFonts w:ascii="Times New Roman" w:hAnsi="Times New Roman" w:cs="Times New Roman"/>
          <w:color w:val="auto"/>
          <w:sz w:val="24"/>
          <w:szCs w:val="24"/>
        </w:rPr>
        <w:t>: Strain gauge positions around the pipe circumference</w:t>
      </w:r>
    </w:p>
    <w:p w:rsidR="00013253" w:rsidRPr="00F45F75" w:rsidRDefault="002714C3" w:rsidP="00013253">
      <w:pPr>
        <w:rPr>
          <w:rFonts w:ascii="Times New Roman" w:hAnsi="Times New Roman" w:cs="Times New Roman"/>
          <w:b/>
          <w:sz w:val="24"/>
          <w:szCs w:val="24"/>
        </w:rPr>
      </w:pPr>
      <w:r>
        <w:rPr>
          <w:rFonts w:ascii="Times New Roman" w:hAnsi="Times New Roman" w:cs="Times New Roman"/>
          <w:b/>
          <w:sz w:val="24"/>
          <w:szCs w:val="24"/>
        </w:rPr>
        <w:t>Specific aim 1.3</w:t>
      </w:r>
      <w:r w:rsidR="00013253">
        <w:rPr>
          <w:rFonts w:ascii="Times New Roman" w:hAnsi="Times New Roman" w:cs="Times New Roman"/>
          <w:b/>
          <w:sz w:val="24"/>
          <w:szCs w:val="24"/>
        </w:rPr>
        <w:t xml:space="preserve">: </w:t>
      </w:r>
      <w:r w:rsidR="00013253" w:rsidRPr="00F5128E">
        <w:rPr>
          <w:rFonts w:ascii="Times New Roman" w:hAnsi="Times New Roman" w:cs="Times New Roman"/>
          <w:b/>
          <w:sz w:val="24"/>
          <w:szCs w:val="24"/>
        </w:rPr>
        <w:t>Comparison between the different tensile strain capacity equations in the literature</w:t>
      </w:r>
      <w:ins w:id="174" w:author="Samer Adeeb" w:date="2014-07-20T20:01:00Z">
        <w:r w:rsidR="006A1852">
          <w:rPr>
            <w:rFonts w:ascii="Times New Roman" w:hAnsi="Times New Roman" w:cs="Times New Roman"/>
            <w:b/>
            <w:sz w:val="24"/>
            <w:szCs w:val="24"/>
          </w:rPr>
          <w:t xml:space="preserve"> and their applicability for X52 pipes</w:t>
        </w:r>
      </w:ins>
      <w:r w:rsidR="00013253" w:rsidRPr="00F5128E">
        <w:rPr>
          <w:rFonts w:ascii="Times New Roman" w:hAnsi="Times New Roman" w:cs="Times New Roman"/>
          <w:b/>
          <w:sz w:val="24"/>
          <w:szCs w:val="24"/>
        </w:rPr>
        <w:t>.</w:t>
      </w:r>
    </w:p>
    <w:p w:rsidR="00013253" w:rsidRDefault="00013253" w:rsidP="00013253">
      <w:pPr>
        <w:jc w:val="both"/>
        <w:rPr>
          <w:rFonts w:ascii="Times New Roman" w:hAnsi="Times New Roman" w:cs="Times New Roman"/>
          <w:sz w:val="24"/>
          <w:szCs w:val="24"/>
        </w:rPr>
      </w:pPr>
      <w:r w:rsidRPr="00F45F75">
        <w:rPr>
          <w:rFonts w:ascii="Times New Roman" w:hAnsi="Times New Roman" w:cs="Times New Roman"/>
          <w:sz w:val="24"/>
          <w:szCs w:val="24"/>
        </w:rPr>
        <w:t>Several research groups have introduced equations for the prediction of the tensile strain capacity based on full scale tests and finite element analysis. These equations have certain limits of applicability in terms of flaw size limits or material property limits. A common approach is to develop a system whose input consists of flaw dimensions, pipe geometry, material properties and whose output is the tensile strain capacity of the pipe having these geometry and material properties.</w:t>
      </w:r>
      <w:r>
        <w:rPr>
          <w:rFonts w:ascii="Times New Roman" w:hAnsi="Times New Roman" w:cs="Times New Roman"/>
          <w:sz w:val="24"/>
          <w:szCs w:val="24"/>
        </w:rPr>
        <w:t xml:space="preserve"> Our objective is to make a comparison between outputs of each equation in order to have an understanding of their applicability to different scenarios and the possibility of utilizing them for X52 pipes. The following equations are currently available in the literature for the prediction of the </w:t>
      </w:r>
      <w:commentRangeStart w:id="175"/>
      <w:r>
        <w:rPr>
          <w:rFonts w:ascii="Times New Roman" w:hAnsi="Times New Roman" w:cs="Times New Roman"/>
          <w:sz w:val="24"/>
          <w:szCs w:val="24"/>
        </w:rPr>
        <w:t>tensile</w:t>
      </w:r>
      <w:commentRangeEnd w:id="175"/>
      <w:r w:rsidR="006A1852">
        <w:rPr>
          <w:rStyle w:val="CommentReference"/>
        </w:rPr>
        <w:commentReference w:id="175"/>
      </w:r>
      <w:r>
        <w:rPr>
          <w:rFonts w:ascii="Times New Roman" w:hAnsi="Times New Roman" w:cs="Times New Roman"/>
          <w:sz w:val="24"/>
          <w:szCs w:val="24"/>
        </w:rPr>
        <w:t xml:space="preserve"> strain capacity</w:t>
      </w:r>
      <w:r w:rsidR="000538C3">
        <w:rPr>
          <w:rFonts w:ascii="Times New Roman" w:hAnsi="Times New Roman" w:cs="Times New Roman"/>
          <w:sz w:val="24"/>
          <w:szCs w:val="24"/>
        </w:rPr>
        <w:t xml:space="preserve"> (</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csa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ins w:id="176" w:author="Samer Adeeb" w:date="2014-07-20T19:44:00Z">
        <w:r w:rsidR="0076245A">
          <w:rPr>
            <w:rFonts w:ascii="Times New Roman" w:hAnsi="Times New Roman" w:cs="Times New Roman"/>
            <w:sz w:val="24"/>
            <w:szCs w:val="24"/>
          </w:rPr>
          <w:t>[23</w:t>
        </w:r>
        <w:r w:rsidR="0076245A" w:rsidRPr="00301E41">
          <w:rPr>
            <w:rFonts w:ascii="Times New Roman" w:hAnsi="Times New Roman" w:cs="Times New Roman"/>
            <w:sz w:val="24"/>
            <w:szCs w:val="24"/>
          </w:rPr>
          <w:t>]</w:t>
        </w:r>
      </w:ins>
      <w:del w:id="177" w:author="Samer Adeeb" w:date="2014-07-20T19:44:00Z">
        <w:r w:rsidR="000538C3" w:rsidDel="0076245A">
          <w:rPr>
            <w:rFonts w:ascii="Times New Roman" w:hAnsi="Times New Roman" w:cs="Times New Roman"/>
            <w:sz w:val="24"/>
            <w:szCs w:val="24"/>
          </w:rPr>
          <w:delText>[7</w:delText>
        </w:r>
        <w:r w:rsidR="000538C3" w:rsidRPr="00301E41" w:rsidDel="0076245A">
          <w:rPr>
            <w:rFonts w:ascii="Times New Roman" w:hAnsi="Times New Roman" w:cs="Times New Roman"/>
            <w:sz w:val="24"/>
            <w:szCs w:val="24"/>
          </w:rPr>
          <w:delText>]</w:delText>
        </w:r>
      </w:del>
      <w:r w:rsidR="000538C3">
        <w:rPr>
          <w:rFonts w:ascii="Times New Roman" w:hAnsi="Times New Roman" w:cs="Times New Roman"/>
          <w:sz w:val="24"/>
          <w:szCs w:val="24"/>
        </w:rPr>
        <w:fldChar w:fldCharType="end"/>
      </w:r>
      <w:proofErr w:type="gramStart"/>
      <w:r w:rsidR="000538C3">
        <w:rPr>
          <w:rFonts w:ascii="Times New Roman" w:hAnsi="Times New Roman" w:cs="Times New Roman"/>
          <w:sz w:val="24"/>
          <w:szCs w:val="24"/>
        </w:rPr>
        <w:t>,</w:t>
      </w:r>
      <w:proofErr w:type="gramEnd"/>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prci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ins w:id="178" w:author="Samer Adeeb" w:date="2014-07-20T19:44:00Z">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ins>
      <w:del w:id="179" w:author="Samer Adeeb" w:date="2014-07-20T19:44:00Z">
        <w:r w:rsidR="000538C3" w:rsidRPr="00CB2CBB" w:rsidDel="0076245A">
          <w:rPr>
            <w:rFonts w:ascii="Times New Roman" w:hAnsi="Times New Roman" w:cs="Times New Roman"/>
            <w:sz w:val="24"/>
            <w:szCs w:val="24"/>
          </w:rPr>
          <w:delText>[4]</w:delText>
        </w:r>
      </w:del>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0538C3">
        <w:rPr>
          <w:rFonts w:ascii="Times New Roman" w:hAnsi="Times New Roman" w:cs="Times New Roman"/>
          <w:sz w:val="24"/>
          <w:szCs w:val="24"/>
        </w:rPr>
        <w:fldChar w:fldCharType="begin"/>
      </w:r>
      <w:r w:rsidR="000538C3">
        <w:rPr>
          <w:rFonts w:ascii="Times New Roman" w:hAnsi="Times New Roman" w:cs="Times New Roman"/>
          <w:sz w:val="24"/>
          <w:szCs w:val="24"/>
        </w:rPr>
        <w:instrText xml:space="preserve"> REF exxon \h </w:instrText>
      </w:r>
      <w:r w:rsidR="000538C3">
        <w:rPr>
          <w:rFonts w:ascii="Times New Roman" w:hAnsi="Times New Roman" w:cs="Times New Roman"/>
          <w:sz w:val="24"/>
          <w:szCs w:val="24"/>
        </w:rPr>
      </w:r>
      <w:r w:rsidR="000538C3">
        <w:rPr>
          <w:rFonts w:ascii="Times New Roman" w:hAnsi="Times New Roman" w:cs="Times New Roman"/>
          <w:sz w:val="24"/>
          <w:szCs w:val="24"/>
        </w:rPr>
        <w:fldChar w:fldCharType="separate"/>
      </w:r>
      <w:ins w:id="180" w:author="Samer Adeeb" w:date="2014-07-20T19:44:00Z">
        <w:r w:rsidR="0076245A">
          <w:rPr>
            <w:rFonts w:ascii="Times New Roman" w:hAnsi="Times New Roman" w:cs="Times New Roman"/>
            <w:sz w:val="24"/>
            <w:szCs w:val="24"/>
          </w:rPr>
          <w:t>[12</w:t>
        </w:r>
        <w:r w:rsidR="0076245A" w:rsidRPr="002E5DF3">
          <w:rPr>
            <w:rFonts w:ascii="Times New Roman" w:hAnsi="Times New Roman" w:cs="Times New Roman"/>
            <w:sz w:val="24"/>
            <w:szCs w:val="24"/>
          </w:rPr>
          <w:t>]</w:t>
        </w:r>
      </w:ins>
      <w:del w:id="181" w:author="Samer Adeeb" w:date="2014-07-20T19:44:00Z">
        <w:r w:rsidR="000538C3" w:rsidDel="0076245A">
          <w:rPr>
            <w:rFonts w:ascii="Times New Roman" w:hAnsi="Times New Roman" w:cs="Times New Roman"/>
            <w:sz w:val="24"/>
            <w:szCs w:val="24"/>
          </w:rPr>
          <w:delText>[6</w:delText>
        </w:r>
        <w:r w:rsidR="000538C3" w:rsidRPr="002E5DF3" w:rsidDel="0076245A">
          <w:rPr>
            <w:rFonts w:ascii="Times New Roman" w:hAnsi="Times New Roman" w:cs="Times New Roman"/>
            <w:sz w:val="24"/>
            <w:szCs w:val="24"/>
          </w:rPr>
          <w:delText>]</w:delText>
        </w:r>
      </w:del>
      <w:r w:rsidR="000538C3">
        <w:rPr>
          <w:rFonts w:ascii="Times New Roman" w:hAnsi="Times New Roman" w:cs="Times New Roman"/>
          <w:sz w:val="24"/>
          <w:szCs w:val="24"/>
        </w:rPr>
        <w:fldChar w:fldCharType="end"/>
      </w:r>
      <w:r w:rsidR="000538C3">
        <w:rPr>
          <w:rFonts w:ascii="Times New Roman" w:hAnsi="Times New Roman" w:cs="Times New Roman"/>
          <w:sz w:val="24"/>
          <w:szCs w:val="24"/>
        </w:rPr>
        <w:t>)</w:t>
      </w:r>
      <w:r w:rsidR="00FD24D4">
        <w:rPr>
          <w:rFonts w:ascii="Times New Roman" w:hAnsi="Times New Roman" w:cs="Times New Roman"/>
          <w:sz w:val="24"/>
          <w:szCs w:val="24"/>
        </w:rPr>
        <w:t xml:space="preserve"> </w:t>
      </w:r>
      <w:r>
        <w:rPr>
          <w:rFonts w:ascii="Times New Roman" w:hAnsi="Times New Roman" w:cs="Times New Roman"/>
          <w:sz w:val="24"/>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39"/>
        <w:gridCol w:w="537"/>
      </w:tblGrid>
      <w:tr w:rsidR="00013253" w:rsidTr="00E55CDC">
        <w:tc>
          <w:tcPr>
            <w:tcW w:w="9039" w:type="dxa"/>
            <w:vAlign w:val="center"/>
          </w:tcPr>
          <w:p w:rsidR="00013253" w:rsidRDefault="00942EFC" w:rsidP="00E55CDC">
            <w:pPr>
              <w:keepNext/>
              <w:suppressAutoHyphens/>
              <w:overflowPunct w:val="0"/>
              <w:autoSpaceDE w:val="0"/>
              <w:autoSpaceDN w:val="0"/>
              <w:adjustRightInd w:val="0"/>
              <w:ind w:firstLine="357"/>
              <w:jc w:val="center"/>
              <w:rPr>
                <w:kern w:val="14"/>
                <w:position w:val="-28"/>
                <w:lang w:val="en-US"/>
              </w:rPr>
            </w:pPr>
            <m:oMathPara>
              <m:oMath>
                <m:sSubSup>
                  <m:sSubSupPr>
                    <m:ctrlPr>
                      <w:rPr>
                        <w:rFonts w:ascii="Cambria Math" w:hAnsi="Cambria Math"/>
                        <w:i/>
                        <w:kern w:val="14"/>
                        <w:lang w:val="en-US"/>
                      </w:rPr>
                    </m:ctrlPr>
                  </m:sSubSupPr>
                  <m:e>
                    <m:r>
                      <w:rPr>
                        <w:rFonts w:ascii="Cambria Math" w:hAnsi="Cambria Math"/>
                      </w:rPr>
                      <m:t>ε</m:t>
                    </m:r>
                  </m:e>
                  <m:sub>
                    <m:r>
                      <w:rPr>
                        <w:rFonts w:ascii="Cambria Math" w:hAnsi="Cambria Math"/>
                      </w:rPr>
                      <m:t>t</m:t>
                    </m:r>
                  </m:sub>
                  <m:sup>
                    <m:r>
                      <w:rPr>
                        <w:rFonts w:ascii="Cambria Math" w:hAnsi="Cambria Math"/>
                      </w:rPr>
                      <m:t>crit</m:t>
                    </m:r>
                  </m:sup>
                </m:sSubSup>
                <m:r>
                  <w:rPr>
                    <w:rFonts w:ascii="Cambria Math" w:hAnsi="Cambria Math"/>
                  </w:rPr>
                  <m:t>=</m:t>
                </m:r>
                <m:sSup>
                  <m:sSupPr>
                    <m:ctrlPr>
                      <w:rPr>
                        <w:rFonts w:ascii="Cambria Math" w:hAnsi="Cambria Math"/>
                        <w:i/>
                        <w:kern w:val="14"/>
                        <w:lang w:val="en-US"/>
                      </w:rPr>
                    </m:ctrlPr>
                  </m:sSupPr>
                  <m:e>
                    <m:r>
                      <w:rPr>
                        <w:rFonts w:ascii="Cambria Math" w:hAnsi="Cambria Math"/>
                      </w:rPr>
                      <m:t>δ</m:t>
                    </m:r>
                  </m:e>
                  <m:sup>
                    <m:r>
                      <w:rPr>
                        <w:rFonts w:ascii="Cambria Math" w:hAnsi="Cambria Math"/>
                      </w:rPr>
                      <m:t>2.36-1.58λ-0.101ξη</m:t>
                    </m:r>
                  </m:sup>
                </m:sSup>
                <m:r>
                  <w:rPr>
                    <w:rFonts w:ascii="Cambria Math" w:hAnsi="Cambria Math"/>
                  </w:rPr>
                  <m:t>(1+16.1</m:t>
                </m:r>
                <m:sSup>
                  <m:sSupPr>
                    <m:ctrlPr>
                      <w:rPr>
                        <w:rFonts w:ascii="Cambria Math" w:hAnsi="Cambria Math"/>
                        <w:i/>
                        <w:kern w:val="14"/>
                        <w:lang w:val="en-US"/>
                      </w:rPr>
                    </m:ctrlPr>
                  </m:sSupPr>
                  <m:e>
                    <m:r>
                      <w:rPr>
                        <w:rFonts w:ascii="Cambria Math" w:hAnsi="Cambria Math"/>
                      </w:rPr>
                      <m:t>λ</m:t>
                    </m:r>
                  </m:e>
                  <m:sup>
                    <m:r>
                      <w:rPr>
                        <w:rFonts w:ascii="Cambria Math" w:hAnsi="Cambria Math"/>
                      </w:rPr>
                      <m:t>-4.45</m:t>
                    </m:r>
                  </m:sup>
                </m:sSup>
                <m:r>
                  <w:rPr>
                    <w:rFonts w:ascii="Cambria Math" w:hAnsi="Cambria Math"/>
                  </w:rPr>
                  <m:t>)(-0.157+0.239</m:t>
                </m:r>
                <m:sSup>
                  <m:sSupPr>
                    <m:ctrlPr>
                      <w:rPr>
                        <w:rFonts w:ascii="Cambria Math" w:hAnsi="Cambria Math"/>
                        <w:i/>
                        <w:kern w:val="14"/>
                        <w:lang w:val="en-US"/>
                      </w:rPr>
                    </m:ctrlPr>
                  </m:sSupPr>
                  <m:e>
                    <m:r>
                      <w:rPr>
                        <w:rFonts w:ascii="Cambria Math" w:hAnsi="Cambria Math"/>
                      </w:rPr>
                      <m:t>ξ</m:t>
                    </m:r>
                  </m:e>
                  <m:sup>
                    <m:r>
                      <w:rPr>
                        <w:rFonts w:ascii="Cambria Math" w:hAnsi="Cambria Math"/>
                      </w:rPr>
                      <m:t>-0.241</m:t>
                    </m:r>
                  </m:sup>
                </m:sSup>
                <m:sSup>
                  <m:sSupPr>
                    <m:ctrlPr>
                      <w:rPr>
                        <w:rFonts w:ascii="Cambria Math" w:hAnsi="Cambria Math"/>
                        <w:i/>
                        <w:kern w:val="14"/>
                        <w:lang w:val="en-US"/>
                      </w:rPr>
                    </m:ctrlPr>
                  </m:sSupPr>
                  <m:e>
                    <m:r>
                      <w:rPr>
                        <w:rFonts w:ascii="Cambria Math" w:hAnsi="Cambria Math"/>
                      </w:rPr>
                      <m:t>η</m:t>
                    </m:r>
                  </m:e>
                  <m:sup>
                    <m:r>
                      <w:rPr>
                        <w:rFonts w:ascii="Cambria Math" w:hAnsi="Cambria Math"/>
                      </w:rPr>
                      <m:t>-0.315</m:t>
                    </m:r>
                  </m:sup>
                </m:sSup>
                <m:r>
                  <w:rPr>
                    <w:rFonts w:ascii="Cambria Math" w:hAnsi="Cambria Math"/>
                  </w:rPr>
                  <m:t>)</m:t>
                </m:r>
              </m:oMath>
            </m:oMathPara>
          </w:p>
        </w:tc>
        <w:tc>
          <w:tcPr>
            <w:tcW w:w="537" w:type="dxa"/>
          </w:tcPr>
          <w:p w:rsidR="00013253" w:rsidRDefault="006626D1" w:rsidP="00E55CDC">
            <w:pPr>
              <w:rPr>
                <w:rFonts w:ascii="Times New Roman" w:hAnsi="Times New Roman" w:cs="Times New Roman"/>
                <w:sz w:val="24"/>
                <w:szCs w:val="24"/>
              </w:rPr>
            </w:pPr>
            <w:r>
              <w:rPr>
                <w:rFonts w:ascii="Times New Roman" w:hAnsi="Times New Roman" w:cs="Times New Roman"/>
                <w:sz w:val="24"/>
                <w:szCs w:val="24"/>
              </w:rPr>
              <w:t>(3</w:t>
            </w:r>
            <w:r w:rsidR="00013253">
              <w:rPr>
                <w:rFonts w:ascii="Times New Roman" w:hAnsi="Times New Roman" w:cs="Times New Roman"/>
                <w:sz w:val="24"/>
                <w:szCs w:val="24"/>
              </w:rPr>
              <w:t>)</w:t>
            </w:r>
          </w:p>
        </w:tc>
      </w:tr>
      <w:tr w:rsidR="00013253" w:rsidTr="00E55CDC">
        <w:tc>
          <w:tcPr>
            <w:tcW w:w="9039" w:type="dxa"/>
            <w:vAlign w:val="center"/>
          </w:tcPr>
          <w:p w:rsidR="00013253" w:rsidRDefault="00942EFC"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=A</m:t>
                </m:r>
                <m:f>
                  <m:fPr>
                    <m:ctrlPr>
                      <w:rPr>
                        <w:rFonts w:ascii="Cambria Math" w:hAnsi="Cambria Math" w:cs="Times New Roman"/>
                        <w:i/>
                        <w:sz w:val="24"/>
                        <w:szCs w:val="24"/>
                      </w:rPr>
                    </m:ctrlPr>
                  </m:fPr>
                  <m:num>
                    <m:r>
                      <w:rPr>
                        <w:rFonts w:ascii="Cambria Math" w:hAnsi="Cambria Math" w:cs="Times New Roman"/>
                        <w:sz w:val="24"/>
                        <w:szCs w:val="24"/>
                      </w:rPr>
                      <m:t>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num>
                  <m:den>
                    <m:r>
                      <w:rPr>
                        <w:rFonts w:ascii="Cambria Math" w:hAnsi="Cambria Math" w:cs="Times New Roman"/>
                        <w:sz w:val="24"/>
                        <w:szCs w:val="24"/>
                      </w:rPr>
                      <m:t>1+f</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C</m:t>
                                </m:r>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A</m:t>
                                    </m:r>
                                  </m:sub>
                                </m:sSub>
                              </m:e>
                            </m:d>
                          </m:e>
                          <m:sup>
                            <m:r>
                              <w:rPr>
                                <w:rFonts w:ascii="Cambria Math" w:hAnsi="Cambria Math" w:cs="Times New Roman"/>
                                <w:sz w:val="24"/>
                                <w:szCs w:val="24"/>
                              </w:rPr>
                              <m:t>B</m:t>
                            </m:r>
                            <m:sSubSup>
                              <m:sSubSupPr>
                                <m:ctrlPr>
                                  <w:rPr>
                                    <w:rFonts w:ascii="Cambria Math" w:hAnsi="Cambria Math" w:cs="Times New Roman"/>
                                    <w:i/>
                                    <w:sz w:val="24"/>
                                    <w:szCs w:val="24"/>
                                  </w:rPr>
                                </m:ctrlPr>
                              </m:sSubSupPr>
                              <m:e>
                                <m:r>
                                  <w:rPr>
                                    <w:rFonts w:ascii="Cambria Math" w:hAnsi="Cambria Math" w:cs="Times New Roman"/>
                                    <w:sz w:val="24"/>
                                    <w:szCs w:val="24"/>
                                  </w:rPr>
                                  <m:t>δ</m:t>
                                </m:r>
                              </m:e>
                              <m:sub>
                                <m:r>
                                  <w:rPr>
                                    <w:rFonts w:ascii="Cambria Math" w:hAnsi="Cambria Math" w:cs="Times New Roman"/>
                                    <w:sz w:val="24"/>
                                    <w:szCs w:val="24"/>
                                  </w:rPr>
                                  <m:t>A</m:t>
                                </m:r>
                              </m:sub>
                              <m:sup>
                                <m:r>
                                  <w:rPr>
                                    <w:rFonts w:ascii="Cambria Math" w:hAnsi="Cambria Math" w:cs="Times New Roman"/>
                                    <w:sz w:val="24"/>
                                    <w:szCs w:val="24"/>
                                  </w:rPr>
                                  <m:t>D</m:t>
                                </m:r>
                              </m:sup>
                            </m:sSubSup>
                          </m:sup>
                        </m:sSup>
                      </m:e>
                    </m:d>
                  </m:den>
                </m:f>
              </m:oMath>
            </m:oMathPara>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(4</w:t>
            </w:r>
            <w:r w:rsidR="00013253">
              <w:rPr>
                <w:rFonts w:ascii="Times New Roman" w:hAnsi="Times New Roman" w:cs="Times New Roman"/>
                <w:sz w:val="24"/>
                <w:szCs w:val="24"/>
              </w:rPr>
              <w:t>)</w:t>
            </w:r>
          </w:p>
        </w:tc>
      </w:tr>
      <w:tr w:rsidR="00013253" w:rsidTr="00E55CDC">
        <w:tc>
          <w:tcPr>
            <w:tcW w:w="9039" w:type="dxa"/>
            <w:vAlign w:val="center"/>
          </w:tcPr>
          <w:p w:rsidR="00013253" w:rsidRPr="007C65D2" w:rsidRDefault="00942EFC" w:rsidP="00E55CDC">
            <w:pPr>
              <w:jc w:val="cente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m:rPr>
                    <m:sty m:val="p"/>
                  </m:rPr>
                  <w:rPr>
                    <w:rFonts w:ascii="Cambria Math" w:hAnsi="Cambria Math" w:cs="Times New Roman"/>
                    <w:sz w:val="24"/>
                    <w:szCs w:val="24"/>
                  </w:rPr>
                  <m:t>ln</m:t>
                </m:r>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aC</m:t>
                        </m:r>
                      </m:num>
                      <m:den>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t-a</m:t>
                                </m:r>
                              </m:e>
                            </m:d>
                          </m:e>
                          <m:sup>
                            <m:r>
                              <w:rPr>
                                <w:rFonts w:ascii="Cambria Math" w:hAnsi="Cambria Math" w:cs="Times New Roman"/>
                                <w:sz w:val="24"/>
                                <w:szCs w:val="24"/>
                              </w:rPr>
                              <m:t>2</m:t>
                            </m:r>
                          </m:sup>
                        </m:sSup>
                      </m:den>
                    </m:f>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oMath>
            </m:oMathPara>
          </w:p>
          <w:p w:rsidR="00013253" w:rsidRDefault="00013253" w:rsidP="00E55CDC">
            <w:pPr>
              <w:jc w:val="center"/>
              <w:rPr>
                <w:rFonts w:ascii="Times New Roman" w:hAnsi="Times New Roman" w:cs="Times New Roman"/>
                <w:sz w:val="24"/>
                <w:szCs w:val="24"/>
              </w:rPr>
            </w:pPr>
          </w:p>
        </w:tc>
        <w:tc>
          <w:tcPr>
            <w:tcW w:w="537" w:type="dxa"/>
            <w:vAlign w:val="center"/>
          </w:tcPr>
          <w:p w:rsidR="00013253" w:rsidRDefault="006626D1" w:rsidP="00E55CDC">
            <w:pPr>
              <w:jc w:val="center"/>
              <w:rPr>
                <w:rFonts w:ascii="Times New Roman" w:hAnsi="Times New Roman" w:cs="Times New Roman"/>
                <w:sz w:val="24"/>
                <w:szCs w:val="24"/>
              </w:rPr>
            </w:pPr>
            <w:r>
              <w:rPr>
                <w:rFonts w:ascii="Times New Roman" w:hAnsi="Times New Roman" w:cs="Times New Roman"/>
                <w:sz w:val="24"/>
                <w:szCs w:val="24"/>
              </w:rPr>
              <w:t>(5</w:t>
            </w:r>
            <w:r w:rsidR="00013253">
              <w:rPr>
                <w:rFonts w:ascii="Times New Roman" w:hAnsi="Times New Roman" w:cs="Times New Roman"/>
                <w:sz w:val="24"/>
                <w:szCs w:val="24"/>
              </w:rPr>
              <w:t>)</w:t>
            </w:r>
          </w:p>
        </w:tc>
      </w:tr>
    </w:tbl>
    <w:p w:rsidR="00013253" w:rsidRDefault="00013253" w:rsidP="00013253">
      <w:pPr>
        <w:jc w:val="both"/>
        <w:rPr>
          <w:rFonts w:ascii="Times New Roman" w:hAnsi="Times New Roman" w:cs="Times New Roman"/>
          <w:sz w:val="24"/>
          <w:szCs w:val="24"/>
        </w:rPr>
      </w:pPr>
    </w:p>
    <w:p w:rsidR="002714C3" w:rsidRDefault="002714C3" w:rsidP="00013253">
      <w:pPr>
        <w:pStyle w:val="Caption"/>
        <w:keepNext/>
        <w:jc w:val="center"/>
        <w:rPr>
          <w:rFonts w:ascii="Times New Roman" w:hAnsi="Times New Roman" w:cs="Times New Roman"/>
          <w:color w:val="auto"/>
          <w:sz w:val="24"/>
          <w:szCs w:val="24"/>
        </w:rPr>
      </w:pPr>
    </w:p>
    <w:p w:rsidR="00013253" w:rsidRPr="00312926" w:rsidRDefault="00013253" w:rsidP="00013253">
      <w:pPr>
        <w:pStyle w:val="Caption"/>
        <w:keepNext/>
        <w:jc w:val="center"/>
        <w:rPr>
          <w:rFonts w:ascii="Times New Roman" w:hAnsi="Times New Roman" w:cs="Times New Roman"/>
          <w:color w:val="auto"/>
          <w:sz w:val="24"/>
          <w:szCs w:val="24"/>
        </w:rPr>
      </w:pPr>
      <w:r w:rsidRPr="00312926">
        <w:rPr>
          <w:rFonts w:ascii="Times New Roman" w:hAnsi="Times New Roman" w:cs="Times New Roman"/>
          <w:color w:val="auto"/>
          <w:sz w:val="24"/>
          <w:szCs w:val="24"/>
        </w:rPr>
        <w:t xml:space="preserve">Table </w:t>
      </w:r>
      <w:r w:rsidRPr="00312926">
        <w:rPr>
          <w:rFonts w:ascii="Times New Roman" w:hAnsi="Times New Roman" w:cs="Times New Roman"/>
          <w:color w:val="auto"/>
          <w:sz w:val="24"/>
          <w:szCs w:val="24"/>
        </w:rPr>
        <w:fldChar w:fldCharType="begin"/>
      </w:r>
      <w:r w:rsidRPr="00312926">
        <w:rPr>
          <w:rFonts w:ascii="Times New Roman" w:hAnsi="Times New Roman" w:cs="Times New Roman"/>
          <w:color w:val="auto"/>
          <w:sz w:val="24"/>
          <w:szCs w:val="24"/>
        </w:rPr>
        <w:instrText xml:space="preserve"> SEQ Table \* ARABIC </w:instrText>
      </w:r>
      <w:r w:rsidRPr="00312926">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4</w:t>
      </w:r>
      <w:r w:rsidRPr="00312926">
        <w:rPr>
          <w:rFonts w:ascii="Times New Roman" w:hAnsi="Times New Roman" w:cs="Times New Roman"/>
          <w:color w:val="auto"/>
          <w:sz w:val="24"/>
          <w:szCs w:val="24"/>
        </w:rPr>
        <w:fldChar w:fldCharType="end"/>
      </w:r>
      <w:r w:rsidRPr="00312926">
        <w:rPr>
          <w:rFonts w:ascii="Times New Roman" w:hAnsi="Times New Roman" w:cs="Times New Roman"/>
          <w:color w:val="auto"/>
          <w:sz w:val="24"/>
          <w:szCs w:val="24"/>
        </w:rPr>
        <w:t>: Nomenclature for e</w:t>
      </w:r>
      <w:r w:rsidR="006626D1">
        <w:rPr>
          <w:rFonts w:ascii="Times New Roman" w:hAnsi="Times New Roman" w:cs="Times New Roman"/>
          <w:color w:val="auto"/>
          <w:sz w:val="24"/>
          <w:szCs w:val="24"/>
        </w:rPr>
        <w:t>quations (3), (4</w:t>
      </w:r>
      <w:r>
        <w:rPr>
          <w:rFonts w:ascii="Times New Roman" w:hAnsi="Times New Roman" w:cs="Times New Roman"/>
          <w:color w:val="auto"/>
          <w:sz w:val="24"/>
          <w:szCs w:val="24"/>
        </w:rPr>
        <w:t>),</w:t>
      </w:r>
      <w:r w:rsidRPr="00312926">
        <w:rPr>
          <w:rFonts w:ascii="Times New Roman" w:hAnsi="Times New Roman" w:cs="Times New Roman"/>
          <w:color w:val="auto"/>
          <w:sz w:val="24"/>
          <w:szCs w:val="24"/>
        </w:rPr>
        <w:t xml:space="preserve"> (</w:t>
      </w:r>
      <w:r w:rsidR="006626D1">
        <w:rPr>
          <w:rFonts w:ascii="Times New Roman" w:hAnsi="Times New Roman" w:cs="Times New Roman"/>
          <w:color w:val="auto"/>
          <w:sz w:val="24"/>
          <w:szCs w:val="24"/>
        </w:rPr>
        <w:t>5</w:t>
      </w:r>
      <w:r w:rsidRPr="00312926">
        <w:rPr>
          <w:rFonts w:ascii="Times New Roman" w:hAnsi="Times New Roman" w:cs="Times New Roman"/>
          <w:color w:val="auto"/>
          <w:sz w:val="24"/>
          <w:szCs w:val="24"/>
        </w:rPr>
        <w:t>)</w:t>
      </w:r>
    </w:p>
    <w:tbl>
      <w:tblPr>
        <w:tblStyle w:val="TableGrid"/>
        <w:tblW w:w="0" w:type="auto"/>
        <w:tblLook w:val="04A0" w:firstRow="1" w:lastRow="0" w:firstColumn="1" w:lastColumn="0" w:noHBand="0" w:noVBand="1"/>
      </w:tblPr>
      <w:tblGrid>
        <w:gridCol w:w="3192"/>
        <w:gridCol w:w="1736"/>
        <w:gridCol w:w="4648"/>
      </w:tblGrid>
      <w:tr w:rsidR="00013253" w:rsidTr="00E55CDC">
        <w:tc>
          <w:tcPr>
            <w:tcW w:w="3192" w:type="dxa"/>
            <w:vMerge w:val="restart"/>
            <w:tcBorders>
              <w:bottom w:val="single" w:sz="12" w:space="0" w:color="auto"/>
            </w:tcBorders>
            <w:vAlign w:val="center"/>
          </w:tcPr>
          <w:p w:rsidR="00013253" w:rsidRPr="00661323" w:rsidRDefault="00013253" w:rsidP="006A1852">
            <w:pPr>
              <w:jc w:val="center"/>
              <w:rPr>
                <w:rFonts w:ascii="Times New Roman" w:hAnsi="Times New Roman" w:cs="Times New Roman"/>
                <w:sz w:val="24"/>
                <w:szCs w:val="24"/>
              </w:rPr>
            </w:pPr>
            <w:r w:rsidRPr="00661323">
              <w:rPr>
                <w:rFonts w:ascii="Times New Roman" w:hAnsi="Times New Roman" w:cs="Times New Roman"/>
                <w:sz w:val="24"/>
                <w:szCs w:val="24"/>
              </w:rPr>
              <w:t>Equation (</w:t>
            </w:r>
            <w:del w:id="182" w:author="Samer Adeeb" w:date="2014-07-20T19:59:00Z">
              <w:r w:rsidRPr="00661323" w:rsidDel="006A1852">
                <w:rPr>
                  <w:rFonts w:ascii="Times New Roman" w:hAnsi="Times New Roman" w:cs="Times New Roman"/>
                  <w:sz w:val="24"/>
                  <w:szCs w:val="24"/>
                </w:rPr>
                <w:delText>1</w:delText>
              </w:r>
            </w:del>
            <w:ins w:id="183" w:author="Samer Adeeb" w:date="2014-07-20T19:59:00Z">
              <w:r w:rsidR="006A1852">
                <w:rPr>
                  <w:rFonts w:ascii="Times New Roman" w:hAnsi="Times New Roman" w:cs="Times New Roman"/>
                  <w:sz w:val="24"/>
                  <w:szCs w:val="24"/>
                </w:rPr>
                <w:t>3</w:t>
              </w:r>
            </w:ins>
            <w:r w:rsidRPr="00661323">
              <w:rPr>
                <w:rFonts w:ascii="Times New Roman" w:hAnsi="Times New Roman" w:cs="Times New Roman"/>
                <w:sz w:val="24"/>
                <w:szCs w:val="24"/>
              </w:rPr>
              <w:t>)</w:t>
            </w: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δ</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Crack-tip opening displacement (CTOD) toughness [mm]</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4648" w:type="dxa"/>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yield strength to tensile strength (Y/T)</w:t>
            </w:r>
          </w:p>
        </w:tc>
      </w:tr>
      <w:tr w:rsidR="00013253" w:rsidTr="00E55CDC">
        <w:tc>
          <w:tcPr>
            <w:tcW w:w="3192" w:type="dxa"/>
            <w:vMerge/>
            <w:tcBorders>
              <w:bottom w:val="single" w:sz="12" w:space="0" w:color="auto"/>
            </w:tcBorders>
          </w:tcPr>
          <w:p w:rsidR="00013253" w:rsidRPr="00661323" w:rsidRDefault="00013253" w:rsidP="00E55CDC">
            <w:pPr>
              <w:rPr>
                <w:rFonts w:ascii="Times New Roman" w:hAnsi="Times New Roman" w:cs="Times New Roman"/>
                <w:sz w:val="24"/>
                <w:szCs w:val="24"/>
              </w:rPr>
            </w:pPr>
          </w:p>
        </w:tc>
        <w:tc>
          <w:tcPr>
            <w:tcW w:w="1736" w:type="dxa"/>
            <w:tcBorders>
              <w:bottom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648" w:type="dxa"/>
            <w:tcBorders>
              <w:bottom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length to pipe wall thickness</w:t>
            </w:r>
          </w:p>
        </w:tc>
      </w:tr>
      <w:tr w:rsidR="00013253" w:rsidTr="00E55CDC">
        <w:tc>
          <w:tcPr>
            <w:tcW w:w="3192" w:type="dxa"/>
            <w:vMerge/>
            <w:tcBorders>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w:p>
        </w:tc>
        <w:tc>
          <w:tcPr>
            <w:tcW w:w="1736" w:type="dxa"/>
            <w:tcBorders>
              <w:top w:val="single" w:sz="8" w:space="0" w:color="auto"/>
              <w:left w:val="single" w:sz="8" w:space="0" w:color="auto"/>
              <w:bottom w:val="single" w:sz="12" w:space="0" w:color="auto"/>
              <w:right w:val="single" w:sz="8" w:space="0" w:color="auto"/>
            </w:tcBorders>
          </w:tcPr>
          <w:p w:rsidR="00013253" w:rsidRPr="00661323" w:rsidRDefault="00013253" w:rsidP="00E55CDC">
            <w:pPr>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4648" w:type="dxa"/>
            <w:tcBorders>
              <w:top w:val="single" w:sz="8" w:space="0" w:color="auto"/>
              <w:left w:val="single" w:sz="8" w:space="0" w:color="auto"/>
              <w:bottom w:val="single" w:sz="12" w:space="0" w:color="auto"/>
              <w:right w:val="single" w:sz="8" w:space="0" w:color="auto"/>
            </w:tcBorders>
          </w:tcPr>
          <w:p w:rsidR="00013253" w:rsidRPr="00352B1E" w:rsidRDefault="00013253" w:rsidP="00E55CDC">
            <w:pPr>
              <w:rPr>
                <w:rFonts w:ascii="Times New Roman" w:hAnsi="Times New Roman" w:cs="Times New Roman"/>
                <w:b/>
                <w:sz w:val="24"/>
                <w:szCs w:val="24"/>
              </w:rPr>
            </w:pPr>
            <w:r w:rsidRPr="00352B1E">
              <w:rPr>
                <w:rFonts w:ascii="Times New Roman" w:hAnsi="Times New Roman" w:cs="Times New Roman"/>
                <w:sz w:val="24"/>
                <w:szCs w:val="24"/>
              </w:rPr>
              <w:t>Ratio of flaw height to pipe wall thickness</w:t>
            </w:r>
          </w:p>
        </w:tc>
      </w:tr>
      <w:tr w:rsidR="00013253" w:rsidTr="00E55CDC">
        <w:tc>
          <w:tcPr>
            <w:tcW w:w="3192" w:type="dxa"/>
            <w:vMerge w:val="restart"/>
            <w:tcBorders>
              <w:top w:val="single" w:sz="12" w:space="0" w:color="auto"/>
              <w:bottom w:val="single" w:sz="12" w:space="0" w:color="auto"/>
            </w:tcBorders>
            <w:vAlign w:val="center"/>
          </w:tcPr>
          <w:p w:rsidR="00013253" w:rsidRPr="00661323" w:rsidRDefault="00013253" w:rsidP="006A1852">
            <w:pPr>
              <w:jc w:val="center"/>
              <w:rPr>
                <w:rFonts w:ascii="Times New Roman" w:hAnsi="Times New Roman" w:cs="Times New Roman"/>
                <w:sz w:val="24"/>
                <w:szCs w:val="24"/>
              </w:rPr>
            </w:pPr>
            <w:r w:rsidRPr="00661323">
              <w:rPr>
                <w:rFonts w:ascii="Times New Roman" w:hAnsi="Times New Roman" w:cs="Times New Roman"/>
                <w:sz w:val="24"/>
                <w:szCs w:val="24"/>
              </w:rPr>
              <w:t>Equation (</w:t>
            </w:r>
            <w:del w:id="184" w:author="Samer Adeeb" w:date="2014-07-20T19:59:00Z">
              <w:r w:rsidRPr="00661323" w:rsidDel="006A1852">
                <w:rPr>
                  <w:rFonts w:ascii="Times New Roman" w:hAnsi="Times New Roman" w:cs="Times New Roman"/>
                  <w:sz w:val="24"/>
                  <w:szCs w:val="24"/>
                </w:rPr>
                <w:delText>2</w:delText>
              </w:r>
            </w:del>
            <w:ins w:id="185" w:author="Samer Adeeb" w:date="2014-07-20T19:59:00Z">
              <w:r w:rsidR="006A1852">
                <w:rPr>
                  <w:rFonts w:ascii="Times New Roman" w:hAnsi="Times New Roman" w:cs="Times New Roman"/>
                  <w:sz w:val="24"/>
                  <w:szCs w:val="24"/>
                </w:rPr>
                <w:t>4</w:t>
              </w:r>
            </w:ins>
            <w:r w:rsidRPr="00661323">
              <w:rPr>
                <w:rFonts w:ascii="Times New Roman" w:hAnsi="Times New Roman" w:cs="Times New Roman"/>
                <w:sz w:val="24"/>
                <w:szCs w:val="24"/>
              </w:rPr>
              <w:t>)</w:t>
            </w:r>
          </w:p>
        </w:tc>
        <w:tc>
          <w:tcPr>
            <w:tcW w:w="1736" w:type="dxa"/>
            <w:tcBorders>
              <w:top w:val="single" w:sz="12" w:space="0" w:color="auto"/>
              <w:bottom w:val="single" w:sz="4" w:space="0" w:color="auto"/>
            </w:tcBorders>
          </w:tcPr>
          <w:p w:rsidR="00013253" w:rsidRPr="00661323" w:rsidRDefault="00013253" w:rsidP="00E55CDC">
            <w:pPr>
              <w:rPr>
                <w:rFonts w:ascii="Times New Roman" w:eastAsia="Calibri" w:hAnsi="Times New Roman" w:cs="Times New Roman"/>
                <w:sz w:val="24"/>
                <w:szCs w:val="24"/>
              </w:rPr>
            </w:pPr>
            <m:oMathPara>
              <m:oMath>
                <m:r>
                  <w:rPr>
                    <w:rFonts w:ascii="Cambria Math" w:eastAsia="Calibri" w:hAnsi="Cambria Math" w:cs="Times New Roman"/>
                    <w:sz w:val="24"/>
                    <w:szCs w:val="24"/>
                  </w:rPr>
                  <m:t>A,B,C,D</m:t>
                </m:r>
              </m:oMath>
            </m:oMathPara>
          </w:p>
        </w:tc>
        <w:tc>
          <w:tcPr>
            <w:tcW w:w="4648" w:type="dxa"/>
            <w:tcBorders>
              <w:top w:val="single" w:sz="12" w:space="0" w:color="auto"/>
              <w:bottom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 xml:space="preserve">Fitted functions of normalized </w:t>
            </w:r>
            <w:r w:rsidRPr="0046384D">
              <w:rPr>
                <w:rFonts w:ascii="Times New Roman" w:hAnsi="Times New Roman" w:cs="Times New Roman"/>
                <w:sz w:val="24"/>
                <w:szCs w:val="24"/>
              </w:rPr>
              <w:t>geometry and material parameters</w:t>
            </w:r>
          </w:p>
        </w:tc>
      </w:tr>
      <w:tr w:rsidR="00013253" w:rsidTr="00E55CDC">
        <w:tc>
          <w:tcPr>
            <w:tcW w:w="3192" w:type="dxa"/>
            <w:vMerge/>
            <w:tcBorders>
              <w:bottom w:val="single" w:sz="12" w:space="0" w:color="auto"/>
              <w:right w:val="single" w:sz="4" w:space="0" w:color="auto"/>
            </w:tcBorders>
          </w:tcPr>
          <w:p w:rsidR="00013253" w:rsidRDefault="00013253" w:rsidP="00E55CDC">
            <w:pPr>
              <w:rPr>
                <w:rFonts w:ascii="Times New Roman" w:hAnsi="Times New Roman" w:cs="Times New Roman"/>
                <w:b/>
                <w:sz w:val="24"/>
                <w:szCs w:val="24"/>
              </w:rPr>
            </w:pPr>
          </w:p>
        </w:tc>
        <w:tc>
          <w:tcPr>
            <w:tcW w:w="1736" w:type="dxa"/>
            <w:tcBorders>
              <w:top w:val="single" w:sz="4" w:space="0" w:color="auto"/>
              <w:left w:val="single" w:sz="4" w:space="0" w:color="auto"/>
              <w:bottom w:val="single" w:sz="12" w:space="0" w:color="auto"/>
              <w:right w:val="single" w:sz="4" w:space="0" w:color="auto"/>
            </w:tcBorders>
          </w:tcPr>
          <w:p w:rsidR="00013253" w:rsidRPr="00661323" w:rsidRDefault="00942EFC"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δ</m:t>
                    </m:r>
                  </m:e>
                  <m:sub>
                    <m:r>
                      <w:rPr>
                        <w:rFonts w:ascii="Cambria Math" w:eastAsia="Calibri" w:hAnsi="Cambria Math" w:cs="Times New Roman"/>
                        <w:sz w:val="24"/>
                        <w:szCs w:val="24"/>
                      </w:rPr>
                      <m:t>A</m:t>
                    </m:r>
                  </m:sub>
                </m:sSub>
              </m:oMath>
            </m:oMathPara>
          </w:p>
        </w:tc>
        <w:tc>
          <w:tcPr>
            <w:tcW w:w="4648" w:type="dxa"/>
            <w:tcBorders>
              <w:top w:val="single" w:sz="4" w:space="0" w:color="auto"/>
              <w:left w:val="single" w:sz="4" w:space="0" w:color="auto"/>
              <w:bottom w:val="single" w:sz="12" w:space="0" w:color="auto"/>
              <w:right w:val="single" w:sz="4" w:space="0" w:color="auto"/>
            </w:tcBorders>
          </w:tcPr>
          <w:p w:rsidR="00013253" w:rsidRPr="0046384D" w:rsidRDefault="00013253" w:rsidP="00E55CDC">
            <w:pPr>
              <w:rPr>
                <w:rFonts w:ascii="Times New Roman" w:hAnsi="Times New Roman" w:cs="Times New Roman"/>
                <w:sz w:val="24"/>
                <w:szCs w:val="24"/>
              </w:rPr>
            </w:pPr>
            <w:r>
              <w:rPr>
                <w:rFonts w:ascii="Times New Roman" w:hAnsi="Times New Roman" w:cs="Times New Roman"/>
                <w:sz w:val="24"/>
                <w:szCs w:val="24"/>
              </w:rPr>
              <w:t>G</w:t>
            </w:r>
            <w:r w:rsidRPr="0046384D">
              <w:rPr>
                <w:rFonts w:ascii="Times New Roman" w:hAnsi="Times New Roman" w:cs="Times New Roman"/>
                <w:sz w:val="24"/>
                <w:szCs w:val="24"/>
              </w:rPr>
              <w:t>irth weld CTOD toughness [mm]</w:t>
            </w:r>
          </w:p>
        </w:tc>
      </w:tr>
      <w:tr w:rsidR="00013253" w:rsidTr="00E55CDC">
        <w:tc>
          <w:tcPr>
            <w:tcW w:w="3192" w:type="dxa"/>
            <w:vMerge w:val="restart"/>
            <w:tcBorders>
              <w:top w:val="single" w:sz="12" w:space="0" w:color="auto"/>
            </w:tcBorders>
            <w:vAlign w:val="center"/>
          </w:tcPr>
          <w:p w:rsidR="00013253" w:rsidRDefault="00013253" w:rsidP="006A1852">
            <w:pPr>
              <w:jc w:val="center"/>
              <w:rPr>
                <w:rFonts w:ascii="Times New Roman" w:hAnsi="Times New Roman" w:cs="Times New Roman"/>
                <w:b/>
                <w:sz w:val="24"/>
                <w:szCs w:val="24"/>
              </w:rPr>
            </w:pPr>
            <w:r>
              <w:rPr>
                <w:rFonts w:ascii="Times New Roman" w:hAnsi="Times New Roman" w:cs="Times New Roman"/>
                <w:sz w:val="24"/>
                <w:szCs w:val="24"/>
              </w:rPr>
              <w:t>Equation (</w:t>
            </w:r>
            <w:del w:id="186" w:author="Samer Adeeb" w:date="2014-07-20T19:59:00Z">
              <w:r w:rsidDel="006A1852">
                <w:rPr>
                  <w:rFonts w:ascii="Times New Roman" w:hAnsi="Times New Roman" w:cs="Times New Roman"/>
                  <w:sz w:val="24"/>
                  <w:szCs w:val="24"/>
                </w:rPr>
                <w:delText>3</w:delText>
              </w:r>
            </w:del>
            <w:ins w:id="187" w:author="Samer Adeeb" w:date="2014-07-20T19:59:00Z">
              <w:r w:rsidR="006A1852">
                <w:rPr>
                  <w:rFonts w:ascii="Times New Roman" w:hAnsi="Times New Roman" w:cs="Times New Roman"/>
                  <w:sz w:val="24"/>
                  <w:szCs w:val="24"/>
                </w:rPr>
                <w:t>5</w:t>
              </w:r>
            </w:ins>
            <w:r w:rsidRPr="00661323">
              <w:rPr>
                <w:rFonts w:ascii="Times New Roman" w:hAnsi="Times New Roman" w:cs="Times New Roman"/>
                <w:sz w:val="24"/>
                <w:szCs w:val="24"/>
              </w:rPr>
              <w:t>)</w:t>
            </w:r>
          </w:p>
        </w:tc>
        <w:tc>
          <w:tcPr>
            <w:tcW w:w="1736" w:type="dxa"/>
            <w:tcBorders>
              <w:top w:val="single" w:sz="12" w:space="0" w:color="auto"/>
            </w:tcBorders>
          </w:tcPr>
          <w:p w:rsidR="00013253" w:rsidRPr="00661323" w:rsidRDefault="00942EFC" w:rsidP="00E55CDC">
            <w:pP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1</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2</m:t>
                    </m:r>
                  </m:sub>
                </m:sSub>
                <m:r>
                  <w:rPr>
                    <w:rFonts w:ascii="Cambria Math" w:eastAsia="Calibri" w:hAnsi="Cambria Math" w:cs="Times New Roman"/>
                    <w:sz w:val="24"/>
                    <w:szCs w:val="24"/>
                  </w:rPr>
                  <m:t xml:space="preserve"> </m:t>
                </m:r>
              </m:oMath>
            </m:oMathPara>
          </w:p>
        </w:tc>
        <w:tc>
          <w:tcPr>
            <w:tcW w:w="4648" w:type="dxa"/>
            <w:tcBorders>
              <w:top w:val="single" w:sz="12" w:space="0" w:color="auto"/>
            </w:tcBorders>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Functions of flaw size and pipe material properties</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A</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Flaw depth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013253"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C</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Half flaw length</w:t>
            </w:r>
          </w:p>
        </w:tc>
      </w:tr>
      <w:tr w:rsidR="00013253" w:rsidTr="00E55CDC">
        <w:tc>
          <w:tcPr>
            <w:tcW w:w="3192" w:type="dxa"/>
            <w:vMerge/>
          </w:tcPr>
          <w:p w:rsidR="00013253" w:rsidRDefault="00013253" w:rsidP="00E55CDC">
            <w:pPr>
              <w:rPr>
                <w:rFonts w:ascii="Times New Roman" w:hAnsi="Times New Roman" w:cs="Times New Roman"/>
                <w:b/>
                <w:sz w:val="24"/>
                <w:szCs w:val="24"/>
              </w:rPr>
            </w:pPr>
          </w:p>
        </w:tc>
        <w:tc>
          <w:tcPr>
            <w:tcW w:w="1736" w:type="dxa"/>
          </w:tcPr>
          <w:p w:rsidR="00013253" w:rsidRPr="00661323" w:rsidRDefault="00FD24D4" w:rsidP="00E55CDC">
            <w:pPr>
              <w:jc w:val="center"/>
              <w:rPr>
                <w:rFonts w:ascii="Times New Roman" w:eastAsia="Calibri" w:hAnsi="Times New Roman" w:cs="Times New Roman"/>
                <w:sz w:val="24"/>
                <w:szCs w:val="24"/>
              </w:rPr>
            </w:pPr>
            <w:r w:rsidRPr="00661323">
              <w:rPr>
                <w:rFonts w:ascii="Times New Roman" w:eastAsia="Calibri" w:hAnsi="Times New Roman" w:cs="Times New Roman"/>
                <w:sz w:val="24"/>
                <w:szCs w:val="24"/>
              </w:rPr>
              <w:t>T</w:t>
            </w:r>
          </w:p>
        </w:tc>
        <w:tc>
          <w:tcPr>
            <w:tcW w:w="4648" w:type="dxa"/>
          </w:tcPr>
          <w:p w:rsidR="00013253" w:rsidRPr="00F41215" w:rsidRDefault="00013253" w:rsidP="00E55CDC">
            <w:pPr>
              <w:rPr>
                <w:rFonts w:ascii="Times New Roman" w:hAnsi="Times New Roman" w:cs="Times New Roman"/>
                <w:sz w:val="24"/>
                <w:szCs w:val="24"/>
              </w:rPr>
            </w:pPr>
            <w:r w:rsidRPr="00F41215">
              <w:rPr>
                <w:rFonts w:ascii="Times New Roman" w:hAnsi="Times New Roman" w:cs="Times New Roman"/>
                <w:sz w:val="24"/>
                <w:szCs w:val="24"/>
              </w:rPr>
              <w:t>Pipe wall thickness</w:t>
            </w:r>
          </w:p>
        </w:tc>
      </w:tr>
    </w:tbl>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Default="000325B9" w:rsidP="000325B9">
      <w:pPr>
        <w:rPr>
          <w:rFonts w:ascii="Times New Roman" w:hAnsi="Times New Roman" w:cs="Times New Roman"/>
          <w:b/>
          <w:sz w:val="24"/>
          <w:szCs w:val="24"/>
        </w:rPr>
      </w:pPr>
    </w:p>
    <w:p w:rsidR="000325B9" w:rsidRPr="00980533" w:rsidRDefault="000325B9" w:rsidP="000325B9">
      <w:pPr>
        <w:spacing w:after="0" w:line="240" w:lineRule="auto"/>
        <w:rPr>
          <w:rFonts w:ascii="Times New Roman" w:hAnsi="Times New Roman" w:cs="Times New Roman"/>
          <w:sz w:val="24"/>
          <w:szCs w:val="24"/>
        </w:rPr>
      </w:pPr>
      <w:r>
        <w:rPr>
          <w:rFonts w:ascii="Times New Roman" w:hAnsi="Times New Roman" w:cs="Times New Roman"/>
          <w:b/>
          <w:sz w:val="24"/>
          <w:szCs w:val="24"/>
        </w:rPr>
        <w:t xml:space="preserve">Objective 2: </w:t>
      </w:r>
      <w:r w:rsidRPr="00980533">
        <w:rPr>
          <w:rFonts w:ascii="Times New Roman" w:hAnsi="Times New Roman" w:cs="Times New Roman"/>
          <w:b/>
          <w:sz w:val="24"/>
          <w:szCs w:val="24"/>
        </w:rPr>
        <w:t>Developing generalized criteria for the tensile failure of cold bend pipes.</w:t>
      </w:r>
    </w:p>
    <w:p w:rsidR="000E2D44" w:rsidRDefault="00957561" w:rsidP="00F65F25">
      <w:pPr>
        <w:spacing w:after="0"/>
        <w:jc w:val="both"/>
        <w:rPr>
          <w:rFonts w:ascii="Times New Roman" w:hAnsi="Times New Roman" w:cs="Times New Roman"/>
          <w:sz w:val="24"/>
          <w:szCs w:val="24"/>
        </w:rPr>
      </w:pPr>
      <w:r>
        <w:rPr>
          <w:rFonts w:ascii="Times New Roman" w:hAnsi="Times New Roman" w:cs="Times New Roman"/>
          <w:sz w:val="24"/>
          <w:szCs w:val="24"/>
        </w:rPr>
        <w:t xml:space="preserve">Any alarm system for the prevention of the tensile failure of cold bends needs to be implemented based on </w:t>
      </w:r>
      <w:del w:id="188" w:author="Samer Adeeb" w:date="2014-07-20T20:02:00Z">
        <w:r w:rsidDel="006A1852">
          <w:rPr>
            <w:rFonts w:ascii="Times New Roman" w:hAnsi="Times New Roman" w:cs="Times New Roman"/>
            <w:sz w:val="24"/>
            <w:szCs w:val="24"/>
          </w:rPr>
          <w:delText>well established</w:delText>
        </w:r>
      </w:del>
      <w:ins w:id="189" w:author="Samer Adeeb" w:date="2014-07-20T20:02:00Z">
        <w:r w:rsidR="006A1852">
          <w:rPr>
            <w:rFonts w:ascii="Times New Roman" w:hAnsi="Times New Roman" w:cs="Times New Roman"/>
            <w:sz w:val="24"/>
            <w:szCs w:val="24"/>
          </w:rPr>
          <w:t>well-established</w:t>
        </w:r>
      </w:ins>
      <w:r>
        <w:rPr>
          <w:rFonts w:ascii="Times New Roman" w:hAnsi="Times New Roman" w:cs="Times New Roman"/>
          <w:sz w:val="24"/>
          <w:szCs w:val="24"/>
        </w:rPr>
        <w:t xml:space="preserve"> failure criteria. In this study we are aiming at developing such failure criteria by simulating the structural behaviour of cold bends under </w:t>
      </w:r>
      <w:r w:rsidR="00FD24D4">
        <w:rPr>
          <w:rFonts w:ascii="Times New Roman" w:hAnsi="Times New Roman" w:cs="Times New Roman"/>
          <w:sz w:val="24"/>
          <w:szCs w:val="24"/>
        </w:rPr>
        <w:t>the combination of bending and internal pressure</w:t>
      </w:r>
      <w:r>
        <w:rPr>
          <w:rFonts w:ascii="Times New Roman" w:hAnsi="Times New Roman" w:cs="Times New Roman"/>
          <w:sz w:val="24"/>
          <w:szCs w:val="24"/>
        </w:rPr>
        <w:t xml:space="preserve">. </w:t>
      </w:r>
      <w:r w:rsidR="000E2D44">
        <w:rPr>
          <w:rFonts w:ascii="Times New Roman" w:hAnsi="Times New Roman" w:cs="Times New Roman"/>
          <w:sz w:val="24"/>
          <w:szCs w:val="24"/>
        </w:rPr>
        <w:t xml:space="preserve">Experimental studies of Sen et al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senThesis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ins w:id="190" w:author="Samer Adeeb" w:date="2014-07-20T19:44:00Z">
        <w:r w:rsidR="0076245A">
          <w:rPr>
            <w:rFonts w:ascii="Times New Roman" w:hAnsi="Times New Roman" w:cs="Times New Roman"/>
            <w:sz w:val="24"/>
            <w:szCs w:val="24"/>
          </w:rPr>
          <w:t>[20</w:t>
        </w:r>
        <w:r w:rsidR="0076245A" w:rsidRPr="00D43AA4">
          <w:rPr>
            <w:rFonts w:ascii="Times New Roman" w:hAnsi="Times New Roman" w:cs="Times New Roman"/>
            <w:sz w:val="24"/>
            <w:szCs w:val="24"/>
          </w:rPr>
          <w:t>]</w:t>
        </w:r>
      </w:ins>
      <w:del w:id="191" w:author="Samer Adeeb" w:date="2014-07-20T19:44:00Z">
        <w:r w:rsidR="000E2D44" w:rsidRPr="00D43AA4" w:rsidDel="0076245A">
          <w:rPr>
            <w:rFonts w:ascii="Times New Roman" w:hAnsi="Times New Roman" w:cs="Times New Roman"/>
            <w:sz w:val="24"/>
            <w:szCs w:val="24"/>
          </w:rPr>
          <w:delText>[1]</w:delText>
        </w:r>
      </w:del>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w:t>
      </w:r>
      <w:r w:rsidR="000E2D44">
        <w:rPr>
          <w:rFonts w:ascii="Times New Roman" w:hAnsi="Times New Roman" w:cs="Times New Roman"/>
          <w:sz w:val="24"/>
          <w:szCs w:val="24"/>
        </w:rPr>
        <w:fldChar w:fldCharType="begin"/>
      </w:r>
      <w:r w:rsidR="000E2D44">
        <w:rPr>
          <w:rFonts w:ascii="Times New Roman" w:hAnsi="Times New Roman" w:cs="Times New Roman"/>
          <w:sz w:val="24"/>
          <w:szCs w:val="24"/>
        </w:rPr>
        <w:instrText xml:space="preserve"> REF sen2 \h  \* MERGEFORMAT </w:instrText>
      </w:r>
      <w:r w:rsidR="000E2D44">
        <w:rPr>
          <w:rFonts w:ascii="Times New Roman" w:hAnsi="Times New Roman" w:cs="Times New Roman"/>
          <w:sz w:val="24"/>
          <w:szCs w:val="24"/>
        </w:rPr>
      </w:r>
      <w:r w:rsidR="000E2D44">
        <w:rPr>
          <w:rFonts w:ascii="Times New Roman" w:hAnsi="Times New Roman" w:cs="Times New Roman"/>
          <w:sz w:val="24"/>
          <w:szCs w:val="24"/>
        </w:rPr>
        <w:fldChar w:fldCharType="separate"/>
      </w:r>
      <w:ins w:id="192" w:author="Samer Adeeb" w:date="2014-07-20T19:44:00Z">
        <w:r w:rsidR="0076245A">
          <w:rPr>
            <w:rFonts w:ascii="Times New Roman" w:hAnsi="Times New Roman" w:cs="Times New Roman"/>
            <w:sz w:val="24"/>
            <w:szCs w:val="24"/>
          </w:rPr>
          <w:t>[19</w:t>
        </w:r>
        <w:r w:rsidR="0076245A" w:rsidRPr="00D43AA4">
          <w:rPr>
            <w:rFonts w:ascii="Times New Roman" w:hAnsi="Times New Roman" w:cs="Times New Roman"/>
            <w:sz w:val="24"/>
            <w:szCs w:val="24"/>
          </w:rPr>
          <w:t>]</w:t>
        </w:r>
      </w:ins>
      <w:del w:id="193" w:author="Samer Adeeb" w:date="2014-07-20T19:44:00Z">
        <w:r w:rsidR="000E2D44" w:rsidDel="0076245A">
          <w:rPr>
            <w:rFonts w:ascii="Times New Roman" w:hAnsi="Times New Roman" w:cs="Times New Roman"/>
            <w:sz w:val="24"/>
            <w:szCs w:val="24"/>
          </w:rPr>
          <w:delText>[3</w:delText>
        </w:r>
        <w:r w:rsidR="000E2D44" w:rsidRPr="00D43AA4" w:rsidDel="0076245A">
          <w:rPr>
            <w:rFonts w:ascii="Times New Roman" w:hAnsi="Times New Roman" w:cs="Times New Roman"/>
            <w:sz w:val="24"/>
            <w:szCs w:val="24"/>
          </w:rPr>
          <w:delText>]</w:delText>
        </w:r>
      </w:del>
      <w:r w:rsidR="000E2D44">
        <w:rPr>
          <w:rFonts w:ascii="Times New Roman" w:hAnsi="Times New Roman" w:cs="Times New Roman"/>
          <w:sz w:val="24"/>
          <w:szCs w:val="24"/>
        </w:rPr>
        <w:fldChar w:fldCharType="end"/>
      </w:r>
      <w:r w:rsidR="000E2D44">
        <w:rPr>
          <w:rFonts w:ascii="Times New Roman" w:hAnsi="Times New Roman" w:cs="Times New Roman"/>
          <w:sz w:val="24"/>
          <w:szCs w:val="24"/>
        </w:rPr>
        <w:t xml:space="preserve"> showed that cold bends under internal pressure and closing mode bending loads can fail at the tension side after the formation of wrinkles at the compression side pipe wall. This is an unexpected mode of failure because of the large deformations at the compression side of the cold bend in the post-buckling phase. </w:t>
      </w:r>
    </w:p>
    <w:p w:rsidR="00247CB8" w:rsidRDefault="00247CB8" w:rsidP="000E2D44">
      <w:pPr>
        <w:spacing w:after="0" w:line="240" w:lineRule="auto"/>
        <w:jc w:val="both"/>
        <w:rPr>
          <w:rFonts w:ascii="Times New Roman" w:hAnsi="Times New Roman" w:cs="Times New Roman"/>
          <w:sz w:val="24"/>
          <w:szCs w:val="24"/>
        </w:rPr>
      </w:pPr>
    </w:p>
    <w:p w:rsidR="00247CB8" w:rsidRPr="00BD6546" w:rsidRDefault="00247CB8" w:rsidP="00247CB8">
      <w:pPr>
        <w:pStyle w:val="Caption"/>
        <w:keepNext/>
        <w:jc w:val="center"/>
        <w:rPr>
          <w:rFonts w:ascii="Times New Roman" w:hAnsi="Times New Roman" w:cs="Times New Roman"/>
          <w:color w:val="auto"/>
          <w:sz w:val="24"/>
          <w:szCs w:val="24"/>
        </w:rPr>
      </w:pPr>
      <w:r w:rsidRPr="00BD6546">
        <w:rPr>
          <w:rFonts w:ascii="Times New Roman" w:hAnsi="Times New Roman" w:cs="Times New Roman"/>
          <w:color w:val="auto"/>
          <w:sz w:val="24"/>
          <w:szCs w:val="24"/>
        </w:rPr>
        <w:lastRenderedPageBreak/>
        <w:t xml:space="preserve">Table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Table \* ARABIC </w:instrText>
      </w:r>
      <w:r w:rsidRPr="00BD6546">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5</w:t>
      </w:r>
      <w:r w:rsidRPr="00BD6546">
        <w:rPr>
          <w:rFonts w:ascii="Times New Roman" w:hAnsi="Times New Roman" w:cs="Times New Roman"/>
          <w:color w:val="auto"/>
          <w:sz w:val="24"/>
          <w:szCs w:val="24"/>
        </w:rPr>
        <w:fldChar w:fldCharType="end"/>
      </w:r>
      <w:r w:rsidRPr="00BD6546">
        <w:rPr>
          <w:rFonts w:ascii="Times New Roman" w:hAnsi="Times New Roman" w:cs="Times New Roman"/>
          <w:color w:val="auto"/>
          <w:sz w:val="24"/>
          <w:szCs w:val="24"/>
        </w:rPr>
        <w:t>: Geometry and Material Properties of the Cold Bend</w:t>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845"/>
        <w:gridCol w:w="3611"/>
      </w:tblGrid>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Nominal diameter</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762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Wall thickness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8.2 mm</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Grade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X65</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Curvature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Bent 1 degree per diameter in length</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SMYS</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448 MPa</w:t>
            </w:r>
          </w:p>
        </w:tc>
      </w:tr>
      <w:tr w:rsidR="00247CB8" w:rsidRPr="00247CB8" w:rsidTr="00247CB8">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Internal pressure</w:t>
            </w:r>
          </w:p>
        </w:tc>
        <w:tc>
          <w:tcPr>
            <w:tcW w:w="0" w:type="auto"/>
            <w:tcBorders>
              <w:top w:val="outset" w:sz="6" w:space="0" w:color="auto"/>
              <w:left w:val="outset" w:sz="6" w:space="0" w:color="auto"/>
              <w:bottom w:val="outset" w:sz="6" w:space="0" w:color="auto"/>
              <w:right w:val="outset" w:sz="6" w:space="0" w:color="auto"/>
            </w:tcBorders>
            <w:vAlign w:val="center"/>
            <w:hideMark/>
          </w:tcPr>
          <w:p w:rsidR="00247CB8" w:rsidRPr="00247CB8" w:rsidRDefault="00247CB8" w:rsidP="00247CB8">
            <w:pPr>
              <w:spacing w:after="0" w:line="240" w:lineRule="auto"/>
              <w:rPr>
                <w:rFonts w:ascii="Times New Roman" w:eastAsia="Times New Roman" w:hAnsi="Times New Roman" w:cs="Times New Roman"/>
                <w:sz w:val="24"/>
                <w:szCs w:val="24"/>
                <w:lang w:eastAsia="en-CA"/>
              </w:rPr>
            </w:pPr>
            <w:r w:rsidRPr="00247CB8">
              <w:rPr>
                <w:rFonts w:ascii="Times New Roman" w:eastAsia="Times New Roman" w:hAnsi="Times New Roman" w:cs="Times New Roman"/>
                <w:sz w:val="24"/>
                <w:szCs w:val="24"/>
                <w:lang w:eastAsia="en-CA"/>
              </w:rPr>
              <w:t>80% SMYS hoop stress</w:t>
            </w:r>
          </w:p>
        </w:tc>
      </w:tr>
    </w:tbl>
    <w:p w:rsidR="00247CB8" w:rsidRDefault="00247CB8" w:rsidP="000E2D44">
      <w:pPr>
        <w:spacing w:after="0" w:line="240" w:lineRule="auto"/>
        <w:jc w:val="both"/>
        <w:rPr>
          <w:rFonts w:ascii="Times New Roman" w:hAnsi="Times New Roman" w:cs="Times New Roman"/>
          <w:b/>
          <w:sz w:val="24"/>
          <w:szCs w:val="24"/>
        </w:rPr>
      </w:pPr>
    </w:p>
    <w:p w:rsidR="00DD118B" w:rsidRDefault="00000B1A" w:rsidP="00DD118B">
      <w:pPr>
        <w:keepNext/>
        <w:spacing w:after="0" w:line="240" w:lineRule="auto"/>
        <w:jc w:val="center"/>
      </w:pPr>
      <w:r w:rsidRPr="00BD6546">
        <w:rPr>
          <w:rFonts w:ascii="Times New Roman" w:eastAsia="Times New Roman" w:hAnsi="Times New Roman" w:cs="Times New Roman"/>
          <w:noProof/>
          <w:kern w:val="14"/>
          <w:sz w:val="20"/>
          <w:szCs w:val="20"/>
          <w:lang w:eastAsia="en-CA"/>
        </w:rPr>
        <mc:AlternateContent>
          <mc:Choice Requires="wpg">
            <w:drawing>
              <wp:anchor distT="0" distB="0" distL="114300" distR="114300" simplePos="0" relativeHeight="251659264" behindDoc="0" locked="0" layoutInCell="1" allowOverlap="1" wp14:anchorId="224402BF" wp14:editId="262A1375">
                <wp:simplePos x="0" y="0"/>
                <wp:positionH relativeFrom="column">
                  <wp:posOffset>2661045</wp:posOffset>
                </wp:positionH>
                <wp:positionV relativeFrom="paragraph">
                  <wp:posOffset>758073</wp:posOffset>
                </wp:positionV>
                <wp:extent cx="714375" cy="571500"/>
                <wp:effectExtent l="0" t="0" r="0" b="0"/>
                <wp:wrapNone/>
                <wp:docPr id="648" name="Group 648"/>
                <wp:cNvGraphicFramePr/>
                <a:graphic xmlns:a="http://schemas.openxmlformats.org/drawingml/2006/main">
                  <a:graphicData uri="http://schemas.microsoft.com/office/word/2010/wordprocessingGroup">
                    <wpg:wgp>
                      <wpg:cNvGrpSpPr/>
                      <wpg:grpSpPr>
                        <a:xfrm>
                          <a:off x="0" y="0"/>
                          <a:ext cx="714375" cy="571500"/>
                          <a:chOff x="0" y="0"/>
                          <a:chExt cx="714375" cy="571818"/>
                        </a:xfrm>
                      </wpg:grpSpPr>
                      <wpg:grpSp>
                        <wpg:cNvPr id="647" name="Group 647"/>
                        <wpg:cNvGrpSpPr/>
                        <wpg:grpSpPr>
                          <a:xfrm>
                            <a:off x="123825" y="209550"/>
                            <a:ext cx="590550" cy="362268"/>
                            <a:chOff x="0" y="0"/>
                            <a:chExt cx="590550" cy="362268"/>
                          </a:xfrm>
                        </wpg:grpSpPr>
                        <wpg:grpSp>
                          <wpg:cNvPr id="6" name="Group 6"/>
                          <wpg:cNvGrpSpPr>
                            <a:grpSpLocks/>
                          </wpg:cNvGrpSpPr>
                          <wpg:grpSpPr>
                            <a:xfrm>
                              <a:off x="0" y="0"/>
                              <a:ext cx="271145" cy="252730"/>
                              <a:chOff x="0" y="0"/>
                              <a:chExt cx="271145" cy="252413"/>
                            </a:xfrm>
                          </wpg:grpSpPr>
                          <wps:wsp>
                            <wps:cNvPr id="4" name="Straight Arrow Connector 3"/>
                            <wps:cNvCnPr/>
                            <wps:spPr>
                              <a:xfrm>
                                <a:off x="0" y="252412"/>
                                <a:ext cx="271145" cy="0"/>
                              </a:xfrm>
                              <a:prstGeom prst="straightConnector1">
                                <a:avLst/>
                              </a:prstGeom>
                              <a:noFill/>
                              <a:ln w="9525" cap="flat" cmpd="sng" algn="ctr">
                                <a:solidFill>
                                  <a:sysClr val="windowText" lastClr="000000"/>
                                </a:solidFill>
                                <a:prstDash val="solid"/>
                                <a:tailEnd type="arrow"/>
                              </a:ln>
                              <a:effectLst/>
                            </wps:spPr>
                            <wps:bodyPr/>
                          </wps:wsp>
                          <wps:wsp>
                            <wps:cNvPr id="7" name="Straight Arrow Connector 4"/>
                            <wps:cNvCnPr/>
                            <wps:spPr>
                              <a:xfrm flipV="1">
                                <a:off x="0" y="0"/>
                                <a:ext cx="0" cy="252413"/>
                              </a:xfrm>
                              <a:prstGeom prst="straightConnector1">
                                <a:avLst/>
                              </a:prstGeom>
                              <a:noFill/>
                              <a:ln w="9525" cap="flat" cmpd="sng" algn="ctr">
                                <a:solidFill>
                                  <a:sysClr val="windowText" lastClr="000000"/>
                                </a:solidFill>
                                <a:prstDash val="solid"/>
                                <a:tailEnd type="arrow"/>
                              </a:ln>
                              <a:effectLst/>
                            </wps:spPr>
                            <wps:bodyPr/>
                          </wps:wsp>
                        </wpg:grpSp>
                        <wps:wsp>
                          <wps:cNvPr id="8" name="Text Box 7"/>
                          <wps:cNvSpPr txBox="1">
                            <a:spLocks/>
                          </wps:cNvSpPr>
                          <wps:spPr>
                            <a:xfrm>
                              <a:off x="209550" y="119063"/>
                              <a:ext cx="381000" cy="243205"/>
                            </a:xfrm>
                            <a:prstGeom prst="rect">
                              <a:avLst/>
                            </a:prstGeom>
                            <a:noFill/>
                            <a:ln w="6350">
                              <a:noFill/>
                            </a:ln>
                            <a:effectLst/>
                          </wps:spPr>
                          <wps:txbx>
                            <w:txbxContent>
                              <w:p w:rsidR="0076245A" w:rsidRPr="00CA3C50" w:rsidRDefault="0076245A" w:rsidP="00000B1A">
                                <w:proofErr w:type="gramStart"/>
                                <w:r>
                                  <w:t>x</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6" name="Text Box 8"/>
                        <wps:cNvSpPr txBox="1">
                          <a:spLocks/>
                        </wps:cNvSpPr>
                        <wps:spPr>
                          <a:xfrm>
                            <a:off x="0" y="0"/>
                            <a:ext cx="381000" cy="242570"/>
                          </a:xfrm>
                          <a:prstGeom prst="rect">
                            <a:avLst/>
                          </a:prstGeom>
                          <a:noFill/>
                          <a:ln w="6350">
                            <a:noFill/>
                          </a:ln>
                          <a:effectLst/>
                        </wps:spPr>
                        <wps:txbx>
                          <w:txbxContent>
                            <w:p w:rsidR="0076245A" w:rsidRPr="00CA3C50" w:rsidRDefault="0076245A" w:rsidP="00000B1A">
                              <w:proofErr w:type="gramStart"/>
                              <w:r>
                                <w:t>y</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48" o:spid="_x0000_s1033" style="position:absolute;left:0;text-align:left;margin-left:209.55pt;margin-top:59.7pt;width:56.25pt;height:45pt;z-index:251659264" coordsize="714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">
                <v:group id="Group 647" o:spid="_x0000_s1034" style="position:absolute;left:1238;top:2095;width:5905;height:3623" coordsize="5905,36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u12jcYAAADcAAAADwAAAGRycy9kb3ducmV2LnhtbESPQWvCQBSE74L/YXlC&#10;b3UTa22JWUVEpQcpVAvF2yP7TEKyb0N2TeK/7xYKHoeZ+YZJ14OpRUetKy0riKcRCOLM6pJzBd/n&#10;/fM7COeRNdaWScGdHKxX41GKibY9f1F38rkIEHYJKii8bxIpXVaQQTe1DXHwrrY16INsc6lb7APc&#10;1HIWRQtpsOSwUGBD24Ky6nQzCg499puXeNcdq+v2fjm/fv4cY1LqaTJsliA8Df4R/m9/aAWL+R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7XaNxgAAANwA&#10;AAAPAAAAAAAAAAAAAAAAAKoCAABkcnMvZG93bnJldi54bWxQSwUGAAAAAAQABAD6AAAAnQMAAAAA&#10;">
                  <v:group id="Group 6" o:spid="_x0000_s1035" style="position:absolute;width:2711;height:2527" coordsize="271145,2524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32" coordsize="21600,21600" o:spt="32" o:oned="t" path="m,l21600,21600e" filled="f">
                      <v:path arrowok="t" fillok="f" o:connecttype="none"/>
                      <o:lock v:ext="edit" shapetype="t"/>
                    </v:shapetype>
                    <v:shape id="Straight Arrow Connector 3" o:spid="_x0000_s1036" type="#_x0000_t32" style="position:absolute;top:252412;width:2711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FucsMAAADaAAAADwAAAGRycy9kb3ducmV2LnhtbESPQWvCQBSE70L/w/IKvemmpYpE11CL&#10;ilAEm9b7I/tM0mbfht2NRn99VxB6HGbmG2ae9aYRJ3K+tqzgeZSAIC6srrlU8P21Hk5B+ICssbFM&#10;Ci7kIVs8DOaYanvmTzrloRQRwj5FBVUIbSqlLyoy6Ee2JY7e0TqDIUpXSu3wHOGmkS9JMpEGa44L&#10;Fbb0XlHxm3dGgV0eO30Y2+XU7Yp8tZc/l4/NVamnx/5tBiJQH/7D9/ZWK3iF25V4A+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gBbnLDAAAA2gAAAA8AAAAAAAAAAAAA&#10;AAAAoQIAAGRycy9kb3ducmV2LnhtbFBLBQYAAAAABAAEAPkAAACRAwAAAAA=&#10;" strokecolor="windowText">
                      <v:stroke endarrow="open"/>
                    </v:shape>
                    <v:shape id="Straight Arrow Connector 4" o:spid="_x0000_s1037" type="#_x0000_t32" style="position:absolute;width:0;height:25241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Qih8QAAADaAAAADwAAAGRycy9kb3ducmV2LnhtbESPT2sCMRTE70K/Q3iF3mq2FvyzGkUF&#10;oYdetEU9PjbP3aWblzWJcdtPb4SCx2FmfsPMFp1pRCTna8sK3voZCOLC6ppLBd9fm9cxCB+QNTaW&#10;ScEveVjMn3ozzLW98pbiLpQiQdjnqKAKoc2l9EVFBn3ftsTJO1lnMCTpSqkdXhPcNHKQZUNpsOa0&#10;UGFL64qKn93FKNj/vcfJqHDDeDhftufBMX6OV1Gpl+duOQURqAuP8H/7QysYwf1Kug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CKHxAAAANoAAAAPAAAAAAAAAAAA&#10;AAAAAKECAABkcnMvZG93bnJldi54bWxQSwUGAAAAAAQABAD5AAAAkgMAAAAA&#10;" strokecolor="windowText">
                      <v:stroke endarrow="open"/>
                    </v:shape>
                  </v:group>
                  <v:shape id="Text Box 7" o:spid="_x0000_s1038" type="#_x0000_t202" style="position:absolute;left:2095;top:1190;width:3810;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ar6L8A&#10;AADaAAAADwAAAGRycy9kb3ducmV2LnhtbERPy4rCMBTdC/5DuII7TZ2FI9UoIg4MwjD4AHF3aa5N&#10;tbnpJFE7f28WgsvDec8Wra3FnXyoHCsYDTMQxIXTFZcKDvuvwQREiMgaa8ek4J8CLObdzgxz7R68&#10;pfsuliKFcMhRgYmxyaUMhSGLYega4sSdnbcYE/Sl1B4fKdzW8iPLxtJixanBYEMrQ8V1d7MKPicn&#10;bS5+0x6OP8s/89vIeo1SqX6vXU5BRGrjW/xyf2sFaWu6km6An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6ZqvovwAAANoAAAAPAAAAAAAAAAAAAAAAAJgCAABkcnMvZG93bnJl&#10;di54bWxQSwUGAAAAAAQABAD1AAAAhAMAAAAA&#10;" filled="f" stroked="f" strokeweight=".5pt">
                    <v:path arrowok="t"/>
                    <v:textbox>
                      <w:txbxContent>
                        <w:p w:rsidR="0076245A" w:rsidRPr="00CA3C50" w:rsidRDefault="0076245A" w:rsidP="00000B1A">
                          <w:proofErr w:type="gramStart"/>
                          <w:r>
                            <w:t>x</w:t>
                          </w:r>
                          <w:proofErr w:type="gramEnd"/>
                        </w:p>
                      </w:txbxContent>
                    </v:textbox>
                  </v:shape>
                </v:group>
                <v:shape id="Text Box 8" o:spid="_x0000_s1039" type="#_x0000_t202" style="position:absolute;width:3810;height:2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m2tcUA&#10;AADcAAAADwAAAGRycy9kb3ducmV2LnhtbESPQWsCMRSE70L/Q3iF3jTbUtZlNYqUFoogRSsUb4/N&#10;c7N287JNoq7/vhEEj8PMfMNM571txYl8aBwreB5lIIgrpxuuFWy/P4YFiBCRNbaOScGFAsxnD4Mp&#10;ltqdeU2nTaxFgnAoUYGJsSulDJUhi2HkOuLk7Z23GJP0tdQezwluW/mSZbm02HBaMNjRm6Hqd3O0&#10;CsbFTpuDX/bbn9Xiz3x1sn1HqdTTY7+YgIjUx3v41v7UCvLXHK5n0hGQs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Kba1xQAAANwAAAAPAAAAAAAAAAAAAAAAAJgCAABkcnMv&#10;ZG93bnJldi54bWxQSwUGAAAAAAQABAD1AAAAigMAAAAA&#10;" filled="f" stroked="f" strokeweight=".5pt">
                  <v:path arrowok="t"/>
                  <v:textbox>
                    <w:txbxContent>
                      <w:p w:rsidR="0076245A" w:rsidRPr="00CA3C50" w:rsidRDefault="0076245A" w:rsidP="00000B1A">
                        <w:proofErr w:type="gramStart"/>
                        <w:r>
                          <w:t>y</w:t>
                        </w:r>
                        <w:proofErr w:type="gramEnd"/>
                      </w:p>
                    </w:txbxContent>
                  </v:textbox>
                </v:shape>
              </v:group>
            </w:pict>
          </mc:Fallback>
        </mc:AlternateContent>
      </w:r>
      <w:r w:rsidR="00DD118B" w:rsidRPr="00BD6546">
        <w:rPr>
          <w:rFonts w:ascii="Times New Roman" w:hAnsi="Times New Roman" w:cs="Times New Roman"/>
          <w:b/>
          <w:noProof/>
          <w:sz w:val="24"/>
          <w:szCs w:val="24"/>
          <w:lang w:eastAsia="en-CA"/>
        </w:rPr>
        <w:drawing>
          <wp:inline distT="0" distB="0" distL="0" distR="0" wp14:anchorId="37394094" wp14:editId="2A6F35C6">
            <wp:extent cx="4886325" cy="15335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1.JPG"/>
                    <pic:cNvPicPr/>
                  </pic:nvPicPr>
                  <pic:blipFill>
                    <a:blip r:embed="rId22">
                      <a:extLst>
                        <a:ext uri="{28A0092B-C50C-407E-A947-70E740481C1C}">
                          <a14:useLocalDpi xmlns:a14="http://schemas.microsoft.com/office/drawing/2010/main" val="0"/>
                        </a:ext>
                      </a:extLst>
                    </a:blip>
                    <a:stretch>
                      <a:fillRect/>
                    </a:stretch>
                  </pic:blipFill>
                  <pic:spPr>
                    <a:xfrm>
                      <a:off x="0" y="0"/>
                      <a:ext cx="4886325" cy="1533525"/>
                    </a:xfrm>
                    <a:prstGeom prst="rect">
                      <a:avLst/>
                    </a:prstGeom>
                  </pic:spPr>
                </pic:pic>
              </a:graphicData>
            </a:graphic>
          </wp:inline>
        </w:drawing>
      </w:r>
    </w:p>
    <w:p w:rsidR="00957561" w:rsidRPr="00BD6546" w:rsidRDefault="00DD118B" w:rsidP="00DD118B">
      <w:pPr>
        <w:pStyle w:val="Caption"/>
        <w:jc w:val="center"/>
        <w:rPr>
          <w:rFonts w:ascii="Times New Roman" w:hAnsi="Times New Roman" w:cs="Times New Roman"/>
          <w:b w:val="0"/>
          <w:color w:val="auto"/>
          <w:sz w:val="24"/>
          <w:szCs w:val="24"/>
        </w:rPr>
      </w:pPr>
      <w:bookmarkStart w:id="194" w:name="_Ref388270299"/>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14</w:t>
      </w:r>
      <w:r w:rsidRPr="00BD6546">
        <w:rPr>
          <w:rFonts w:ascii="Times New Roman" w:hAnsi="Times New Roman" w:cs="Times New Roman"/>
          <w:color w:val="auto"/>
          <w:sz w:val="24"/>
          <w:szCs w:val="24"/>
        </w:rPr>
        <w:fldChar w:fldCharType="end"/>
      </w:r>
      <w:bookmarkEnd w:id="194"/>
      <w:r w:rsidRPr="00BD6546">
        <w:rPr>
          <w:rFonts w:ascii="Times New Roman" w:hAnsi="Times New Roman" w:cs="Times New Roman"/>
          <w:color w:val="auto"/>
          <w:sz w:val="24"/>
          <w:szCs w:val="24"/>
        </w:rPr>
        <w:t>: Experimental setup of the cold bend</w:t>
      </w:r>
    </w:p>
    <w:p w:rsidR="000325B9" w:rsidRPr="00980533" w:rsidRDefault="000325B9" w:rsidP="000325B9">
      <w:pPr>
        <w:spacing w:after="0" w:line="240" w:lineRule="auto"/>
        <w:jc w:val="both"/>
        <w:rPr>
          <w:rFonts w:ascii="Times New Roman" w:hAnsi="Times New Roman" w:cs="Times New Roman"/>
          <w:b/>
          <w:sz w:val="24"/>
          <w:szCs w:val="24"/>
        </w:rPr>
      </w:pPr>
      <w:r w:rsidRPr="000325B9">
        <w:rPr>
          <w:rFonts w:ascii="Times New Roman" w:hAnsi="Times New Roman" w:cs="Times New Roman"/>
          <w:b/>
          <w:sz w:val="24"/>
          <w:szCs w:val="24"/>
        </w:rPr>
        <w:t>Specific aim 2.1:</w:t>
      </w:r>
      <w:r>
        <w:rPr>
          <w:rFonts w:ascii="Times New Roman" w:hAnsi="Times New Roman" w:cs="Times New Roman"/>
          <w:sz w:val="24"/>
          <w:szCs w:val="24"/>
        </w:rPr>
        <w:t xml:space="preserve"> </w:t>
      </w:r>
      <w:r w:rsidRPr="00980533">
        <w:rPr>
          <w:rFonts w:ascii="Times New Roman" w:hAnsi="Times New Roman" w:cs="Times New Roman"/>
          <w:b/>
          <w:sz w:val="24"/>
          <w:szCs w:val="24"/>
        </w:rPr>
        <w:t>Numerical modelling of Sen et al experiments.</w:t>
      </w:r>
    </w:p>
    <w:p w:rsidR="000325B9" w:rsidRDefault="000325B9" w:rsidP="000325B9">
      <w:pPr>
        <w:jc w:val="both"/>
        <w:rPr>
          <w:rFonts w:ascii="Times New Roman" w:hAnsi="Times New Roman" w:cs="Times New Roman"/>
          <w:sz w:val="24"/>
          <w:szCs w:val="24"/>
        </w:rPr>
      </w:pPr>
      <w:r>
        <w:rPr>
          <w:rFonts w:ascii="Times New Roman" w:hAnsi="Times New Roman" w:cs="Times New Roman"/>
          <w:sz w:val="24"/>
          <w:szCs w:val="24"/>
        </w:rPr>
        <w:t>In the scope of this research project, the load case and pipe geometry combination which lead to the tension side fracture of a cold bend in the experimental studies of Sen et al is simulated using finite element analysis. The objective of this simulation is to verify the outcome of the experimental studies of Sen et al and to obtain a better understanding of the conditions which lead to the tension side fracture of a cold ben</w:t>
      </w:r>
      <w:r w:rsidR="00D10C28">
        <w:rPr>
          <w:rFonts w:ascii="Times New Roman" w:hAnsi="Times New Roman" w:cs="Times New Roman"/>
          <w:sz w:val="24"/>
          <w:szCs w:val="24"/>
        </w:rPr>
        <w:t>t</w:t>
      </w:r>
      <w:r>
        <w:rPr>
          <w:rFonts w:ascii="Times New Roman" w:hAnsi="Times New Roman" w:cs="Times New Roman"/>
          <w:sz w:val="24"/>
          <w:szCs w:val="24"/>
        </w:rPr>
        <w:t xml:space="preserve"> pipe. Furthermore the numerical analysis of the strain distribution at the tension side of a cold bend for different load cases enables us to define failure criteria for the tension side failure mode of a cold bend pipe. </w:t>
      </w:r>
    </w:p>
    <w:p w:rsidR="00D10C28" w:rsidRDefault="00D10C28" w:rsidP="006746CC">
      <w:pPr>
        <w:ind w:firstLine="357"/>
        <w:jc w:val="both"/>
        <w:rPr>
          <w:rFonts w:ascii="Times New Roman" w:eastAsia="Times New Roman" w:hAnsi="Times New Roman" w:cs="Times New Roman"/>
          <w:kern w:val="14"/>
          <w:sz w:val="24"/>
          <w:szCs w:val="24"/>
        </w:rPr>
      </w:pPr>
      <w:r>
        <w:rPr>
          <w:rFonts w:ascii="Times New Roman" w:hAnsi="Times New Roman" w:cs="Times New Roman"/>
          <w:sz w:val="24"/>
          <w:szCs w:val="24"/>
        </w:rPr>
        <w:t xml:space="preserve">The finite element simulations are carried out for all steel grades (X60, X65, X80) tested in the experimental study of </w:t>
      </w:r>
      <w:proofErr w:type="gramStart"/>
      <w:r>
        <w:rPr>
          <w:rFonts w:ascii="Times New Roman" w:hAnsi="Times New Roman" w:cs="Times New Roman"/>
          <w:sz w:val="24"/>
          <w:szCs w:val="24"/>
        </w:rPr>
        <w:t>Sen</w:t>
      </w:r>
      <w:proofErr w:type="gramEnd"/>
      <w:r>
        <w:rPr>
          <w:rFonts w:ascii="Times New Roman" w:hAnsi="Times New Roman" w:cs="Times New Roman"/>
          <w:sz w:val="24"/>
          <w:szCs w:val="24"/>
        </w:rPr>
        <w:fldChar w:fldCharType="begin"/>
      </w:r>
      <w:r>
        <w:rPr>
          <w:rFonts w:ascii="Times New Roman" w:hAnsi="Times New Roman" w:cs="Times New Roman"/>
          <w:sz w:val="24"/>
          <w:szCs w:val="24"/>
        </w:rPr>
        <w:instrText xml:space="preserve"> REF senThesis \h </w:instrText>
      </w:r>
      <w:r>
        <w:rPr>
          <w:rFonts w:ascii="Times New Roman" w:hAnsi="Times New Roman" w:cs="Times New Roman"/>
          <w:sz w:val="24"/>
          <w:szCs w:val="24"/>
        </w:rPr>
      </w:r>
      <w:r>
        <w:rPr>
          <w:rFonts w:ascii="Times New Roman" w:hAnsi="Times New Roman" w:cs="Times New Roman"/>
          <w:sz w:val="24"/>
          <w:szCs w:val="24"/>
        </w:rPr>
        <w:fldChar w:fldCharType="separate"/>
      </w:r>
      <w:ins w:id="195" w:author="Samer Adeeb" w:date="2014-07-20T19:44:00Z">
        <w:r w:rsidR="0076245A">
          <w:rPr>
            <w:rFonts w:ascii="Times New Roman" w:hAnsi="Times New Roman" w:cs="Times New Roman"/>
            <w:sz w:val="24"/>
            <w:szCs w:val="24"/>
          </w:rPr>
          <w:t>[20</w:t>
        </w:r>
        <w:r w:rsidR="0076245A" w:rsidRPr="00D43AA4">
          <w:rPr>
            <w:rFonts w:ascii="Times New Roman" w:hAnsi="Times New Roman" w:cs="Times New Roman"/>
            <w:sz w:val="24"/>
            <w:szCs w:val="24"/>
          </w:rPr>
          <w:t>]</w:t>
        </w:r>
      </w:ins>
      <w:del w:id="196" w:author="Samer Adeeb" w:date="2014-07-20T19:44:00Z">
        <w:r w:rsidRPr="00D43AA4" w:rsidDel="0076245A">
          <w:rPr>
            <w:rFonts w:ascii="Times New Roman" w:hAnsi="Times New Roman" w:cs="Times New Roman"/>
            <w:sz w:val="24"/>
            <w:szCs w:val="24"/>
          </w:rPr>
          <w:delText>[1]</w:delText>
        </w:r>
      </w:del>
      <w:r>
        <w:rPr>
          <w:rFonts w:ascii="Times New Roman" w:hAnsi="Times New Roman" w:cs="Times New Roman"/>
          <w:sz w:val="24"/>
          <w:szCs w:val="24"/>
        </w:rPr>
        <w:fldChar w:fldCharType="end"/>
      </w:r>
      <w:r>
        <w:rPr>
          <w:rFonts w:ascii="Times New Roman" w:hAnsi="Times New Roman" w:cs="Times New Roman"/>
          <w:sz w:val="24"/>
          <w:szCs w:val="24"/>
        </w:rPr>
        <w:t>.</w:t>
      </w:r>
      <w:r w:rsidR="00FB43CE">
        <w:rPr>
          <w:rFonts w:ascii="Times New Roman" w:hAnsi="Times New Roman" w:cs="Times New Roman"/>
          <w:sz w:val="24"/>
          <w:szCs w:val="24"/>
        </w:rPr>
        <w:t xml:space="preserve"> In order to investigate the effect of the internal pressure level on the structural behaviour, a parametric study of the internal pressure is carried </w:t>
      </w:r>
      <w:proofErr w:type="spellStart"/>
      <w:r w:rsidR="00FB43CE">
        <w:rPr>
          <w:rFonts w:ascii="Times New Roman" w:hAnsi="Times New Roman" w:cs="Times New Roman"/>
          <w:sz w:val="24"/>
          <w:szCs w:val="24"/>
        </w:rPr>
        <w:t>our</w:t>
      </w:r>
      <w:proofErr w:type="spellEnd"/>
      <w:r w:rsidR="00FB43CE">
        <w:rPr>
          <w:rFonts w:ascii="Times New Roman" w:hAnsi="Times New Roman" w:cs="Times New Roman"/>
          <w:sz w:val="24"/>
          <w:szCs w:val="24"/>
        </w:rPr>
        <w:t xml:space="preserve"> for internal pressure values ranging between </w:t>
      </w:r>
      <w:r w:rsidR="00FB43CE" w:rsidRPr="006746CC">
        <w:rPr>
          <w:rFonts w:ascii="Times New Roman" w:hAnsi="Times New Roman" w:cs="Times New Roman"/>
          <w:sz w:val="24"/>
          <w:szCs w:val="24"/>
        </w:rPr>
        <w:t>1.93 MPa and 7.72 MPa</w:t>
      </w:r>
      <w:r w:rsidR="00FB43CE">
        <w:rPr>
          <w:rFonts w:ascii="Times New Roman" w:hAnsi="Times New Roman" w:cs="Times New Roman"/>
          <w:sz w:val="24"/>
          <w:szCs w:val="24"/>
        </w:rPr>
        <w:t xml:space="preserve"> which cause 20% SMYS and 80% SMYS hoop stress respectively.</w:t>
      </w:r>
      <w:r>
        <w:rPr>
          <w:rFonts w:ascii="Times New Roman" w:hAnsi="Times New Roman" w:cs="Times New Roman"/>
          <w:sz w:val="24"/>
          <w:szCs w:val="24"/>
        </w:rPr>
        <w:t xml:space="preserve"> In these simulations</w:t>
      </w:r>
      <w:r w:rsidR="0036506E">
        <w:rPr>
          <w:rFonts w:ascii="Times New Roman" w:hAnsi="Times New Roman" w:cs="Times New Roman"/>
          <w:sz w:val="24"/>
          <w:szCs w:val="24"/>
        </w:rPr>
        <w:t xml:space="preserve"> </w:t>
      </w:r>
      <w:r w:rsidR="0036506E" w:rsidRPr="0036506E">
        <w:rPr>
          <w:rFonts w:ascii="Times New Roman" w:hAnsi="Times New Roman" w:cs="Times New Roman"/>
          <w:sz w:val="24"/>
          <w:szCs w:val="24"/>
        </w:rPr>
        <w:t>the pipe geometry is meshed using 4-node general purpose shell elements with reduced integration (S4R). A non-linear isotropic hardening material behaviour is adopted in order to model the plastic material response.</w:t>
      </w:r>
      <w:r w:rsidR="0036506E" w:rsidRPr="00AC4CF0">
        <w:t xml:space="preserve"> </w:t>
      </w:r>
      <w:r>
        <w:rPr>
          <w:rFonts w:ascii="Times New Roman" w:hAnsi="Times New Roman" w:cs="Times New Roman"/>
          <w:sz w:val="24"/>
          <w:szCs w:val="24"/>
        </w:rPr>
        <w:t xml:space="preserve"> </w:t>
      </w:r>
      <w:r w:rsidR="00DD118B" w:rsidRPr="00000B1A">
        <w:rPr>
          <w:rFonts w:ascii="Times New Roman" w:hAnsi="Times New Roman" w:cs="Times New Roman"/>
          <w:sz w:val="24"/>
          <w:szCs w:val="24"/>
        </w:rPr>
        <w:t>In this model, the relationship between the yield stress and the plastic strain is assumed to be non-linear between the initial yield stress and the ultimate strength. 237 mm long sections of the pipe next to the end plates are assigned a greater element thickness (16 mm) than the rest of the model (8.2 mm) in order to model the effect of the reinforcing collars (</w:t>
      </w:r>
      <w:r w:rsidR="00000B1A">
        <w:rPr>
          <w:rFonts w:ascii="Times New Roman" w:hAnsi="Times New Roman" w:cs="Times New Roman"/>
          <w:sz w:val="24"/>
          <w:szCs w:val="24"/>
        </w:rPr>
        <w:fldChar w:fldCharType="begin"/>
      </w:r>
      <w:r w:rsidR="00000B1A">
        <w:rPr>
          <w:rFonts w:ascii="Times New Roman" w:hAnsi="Times New Roman" w:cs="Times New Roman"/>
          <w:sz w:val="24"/>
          <w:szCs w:val="24"/>
        </w:rPr>
        <w:instrText xml:space="preserve"> REF _Ref388270299 \h </w:instrText>
      </w:r>
      <w:r w:rsidR="006746CC">
        <w:rPr>
          <w:rFonts w:ascii="Times New Roman" w:hAnsi="Times New Roman" w:cs="Times New Roman"/>
          <w:sz w:val="24"/>
          <w:szCs w:val="24"/>
        </w:rPr>
        <w:instrText xml:space="preserve"> \* MERGEFORMAT </w:instrText>
      </w:r>
      <w:r w:rsidR="00000B1A">
        <w:rPr>
          <w:rFonts w:ascii="Times New Roman" w:hAnsi="Times New Roman" w:cs="Times New Roman"/>
          <w:sz w:val="24"/>
          <w:szCs w:val="24"/>
        </w:rPr>
      </w:r>
      <w:r w:rsidR="00000B1A">
        <w:rPr>
          <w:rFonts w:ascii="Times New Roman" w:hAnsi="Times New Roman" w:cs="Times New Roman"/>
          <w:sz w:val="24"/>
          <w:szCs w:val="24"/>
        </w:rPr>
        <w:fldChar w:fldCharType="separate"/>
      </w:r>
      <w:ins w:id="197" w:author="Samer Adeeb" w:date="2014-07-20T19:44:00Z">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14</w:t>
        </w:r>
      </w:ins>
      <w:del w:id="198" w:author="Samer Adeeb" w:date="2014-07-20T19:44:00Z">
        <w:r w:rsidR="00000B1A" w:rsidRPr="00DD118B" w:rsidDel="0076245A">
          <w:rPr>
            <w:rFonts w:ascii="Times New Roman" w:hAnsi="Times New Roman" w:cs="Times New Roman"/>
            <w:sz w:val="24"/>
            <w:szCs w:val="24"/>
          </w:rPr>
          <w:delText xml:space="preserve">Figure </w:delText>
        </w:r>
        <w:r w:rsidR="00000B1A" w:rsidRPr="00DD118B" w:rsidDel="0076245A">
          <w:rPr>
            <w:rFonts w:ascii="Times New Roman" w:hAnsi="Times New Roman" w:cs="Times New Roman"/>
            <w:noProof/>
            <w:sz w:val="24"/>
            <w:szCs w:val="24"/>
          </w:rPr>
          <w:delText>1</w:delText>
        </w:r>
      </w:del>
      <w:r w:rsidR="00000B1A">
        <w:rPr>
          <w:rFonts w:ascii="Times New Roman" w:hAnsi="Times New Roman" w:cs="Times New Roman"/>
          <w:sz w:val="24"/>
          <w:szCs w:val="24"/>
        </w:rPr>
        <w:fldChar w:fldCharType="end"/>
      </w:r>
      <w:r w:rsidR="00DD118B" w:rsidRPr="00000B1A">
        <w:rPr>
          <w:rFonts w:ascii="Times New Roman" w:hAnsi="Times New Roman" w:cs="Times New Roman"/>
          <w:sz w:val="24"/>
          <w:szCs w:val="24"/>
        </w:rPr>
        <w:t>) and to prevent an inappropriate buckling of the model due to the pipe - end plate interaction.</w:t>
      </w:r>
      <w:r w:rsidR="00E07020">
        <w:rPr>
          <w:rFonts w:ascii="Times New Roman" w:hAnsi="Times New Roman" w:cs="Times New Roman"/>
          <w:sz w:val="24"/>
          <w:szCs w:val="24"/>
        </w:rPr>
        <w:t xml:space="preserve"> </w:t>
      </w:r>
      <w:r w:rsidR="00E07020" w:rsidRPr="00E07020">
        <w:rPr>
          <w:rFonts w:ascii="Times New Roman" w:eastAsia="Times New Roman" w:hAnsi="Times New Roman" w:cs="Times New Roman"/>
          <w:kern w:val="14"/>
          <w:sz w:val="24"/>
          <w:szCs w:val="24"/>
        </w:rPr>
        <w:t>The moment arm</w:t>
      </w:r>
      <w:r w:rsidR="00E07020" w:rsidRPr="00E07020">
        <w:rPr>
          <w:rFonts w:ascii="Times New Roman" w:eastAsia="Times New Roman" w:hAnsi="Times New Roman" w:cs="Times New Roman"/>
          <w:kern w:val="14"/>
          <w:sz w:val="20"/>
          <w:szCs w:val="20"/>
        </w:rPr>
        <w:t xml:space="preserve"> (</w:t>
      </w:r>
      <w:r w:rsidR="00E07020">
        <w:rPr>
          <w:rFonts w:ascii="Times New Roman" w:eastAsia="Times New Roman" w:hAnsi="Times New Roman" w:cs="Times New Roman"/>
          <w:kern w:val="14"/>
          <w:sz w:val="20"/>
          <w:szCs w:val="20"/>
        </w:rPr>
        <w:fldChar w:fldCharType="begin"/>
      </w:r>
      <w:r w:rsidR="00E07020">
        <w:rPr>
          <w:rFonts w:ascii="Times New Roman" w:eastAsia="Times New Roman" w:hAnsi="Times New Roman" w:cs="Times New Roman"/>
          <w:kern w:val="14"/>
          <w:sz w:val="20"/>
          <w:szCs w:val="20"/>
        </w:rPr>
        <w:instrText xml:space="preserve"> REF _Ref388270299 \h </w:instrText>
      </w:r>
      <w:r w:rsidR="006746CC">
        <w:rPr>
          <w:rFonts w:ascii="Times New Roman" w:eastAsia="Times New Roman" w:hAnsi="Times New Roman" w:cs="Times New Roman"/>
          <w:kern w:val="14"/>
          <w:sz w:val="20"/>
          <w:szCs w:val="20"/>
        </w:rPr>
        <w:instrText xml:space="preserve"> \* MERGEFORMAT </w:instrText>
      </w:r>
      <w:r w:rsidR="00E07020">
        <w:rPr>
          <w:rFonts w:ascii="Times New Roman" w:eastAsia="Times New Roman" w:hAnsi="Times New Roman" w:cs="Times New Roman"/>
          <w:kern w:val="14"/>
          <w:sz w:val="20"/>
          <w:szCs w:val="20"/>
        </w:rPr>
      </w:r>
      <w:r w:rsidR="00E07020">
        <w:rPr>
          <w:rFonts w:ascii="Times New Roman" w:eastAsia="Times New Roman" w:hAnsi="Times New Roman" w:cs="Times New Roman"/>
          <w:kern w:val="14"/>
          <w:sz w:val="20"/>
          <w:szCs w:val="20"/>
        </w:rPr>
        <w:fldChar w:fldCharType="separate"/>
      </w:r>
      <w:ins w:id="199" w:author="Samer Adeeb" w:date="2014-07-20T19:44:00Z">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14</w:t>
        </w:r>
      </w:ins>
      <w:del w:id="200" w:author="Samer Adeeb" w:date="2014-07-20T19:44:00Z">
        <w:r w:rsidR="00E07020" w:rsidRPr="00DD118B" w:rsidDel="0076245A">
          <w:rPr>
            <w:rFonts w:ascii="Times New Roman" w:hAnsi="Times New Roman" w:cs="Times New Roman"/>
            <w:sz w:val="24"/>
            <w:szCs w:val="24"/>
          </w:rPr>
          <w:delText xml:space="preserve">Figure </w:delText>
        </w:r>
        <w:r w:rsidR="00E07020" w:rsidRPr="00DD118B" w:rsidDel="0076245A">
          <w:rPr>
            <w:rFonts w:ascii="Times New Roman" w:hAnsi="Times New Roman" w:cs="Times New Roman"/>
            <w:noProof/>
            <w:sz w:val="24"/>
            <w:szCs w:val="24"/>
          </w:rPr>
          <w:delText>1</w:delText>
        </w:r>
      </w:del>
      <w:r w:rsidR="00E07020">
        <w:rPr>
          <w:rFonts w:ascii="Times New Roman" w:eastAsia="Times New Roman" w:hAnsi="Times New Roman" w:cs="Times New Roman"/>
          <w:kern w:val="14"/>
          <w:sz w:val="20"/>
          <w:szCs w:val="20"/>
        </w:rPr>
        <w:fldChar w:fldCharType="end"/>
      </w:r>
      <w:r w:rsidR="00E07020" w:rsidRPr="00E07020">
        <w:rPr>
          <w:rFonts w:ascii="Times New Roman" w:eastAsia="Times New Roman" w:hAnsi="Times New Roman" w:cs="Times New Roman"/>
          <w:kern w:val="14"/>
          <w:sz w:val="20"/>
          <w:szCs w:val="20"/>
        </w:rPr>
        <w:t xml:space="preserve">) </w:t>
      </w:r>
      <w:r w:rsidR="00E07020" w:rsidRPr="00E07020">
        <w:rPr>
          <w:rFonts w:ascii="Times New Roman" w:eastAsia="Times New Roman" w:hAnsi="Times New Roman" w:cs="Times New Roman"/>
          <w:kern w:val="14"/>
          <w:sz w:val="24"/>
          <w:szCs w:val="24"/>
        </w:rPr>
        <w:t xml:space="preserve">is modeled using rigid beam and multi point constraints. The nodes on the </w:t>
      </w:r>
      <w:r w:rsidR="00E07020" w:rsidRPr="00E07020">
        <w:rPr>
          <w:rFonts w:ascii="Times New Roman" w:eastAsia="Times New Roman" w:hAnsi="Times New Roman" w:cs="Times New Roman"/>
          <w:kern w:val="14"/>
          <w:sz w:val="24"/>
          <w:szCs w:val="24"/>
        </w:rPr>
        <w:lastRenderedPageBreak/>
        <w:t xml:space="preserve">left pipe </w:t>
      </w:r>
      <w:commentRangeStart w:id="201"/>
      <w:r w:rsidR="00E07020" w:rsidRPr="00E07020">
        <w:rPr>
          <w:rFonts w:ascii="Times New Roman" w:eastAsia="Times New Roman" w:hAnsi="Times New Roman" w:cs="Times New Roman"/>
          <w:kern w:val="14"/>
          <w:sz w:val="24"/>
          <w:szCs w:val="24"/>
        </w:rPr>
        <w:t>edge</w:t>
      </w:r>
      <w:commentRangeEnd w:id="201"/>
      <w:r w:rsidR="000A67A0">
        <w:rPr>
          <w:rStyle w:val="CommentReference"/>
        </w:rPr>
        <w:commentReference w:id="201"/>
      </w:r>
      <w:r w:rsidR="00E07020" w:rsidRPr="00E07020">
        <w:rPr>
          <w:rFonts w:ascii="Times New Roman" w:eastAsia="Times New Roman" w:hAnsi="Times New Roman" w:cs="Times New Roman"/>
          <w:kern w:val="14"/>
          <w:sz w:val="24"/>
          <w:szCs w:val="24"/>
        </w:rPr>
        <w:t xml:space="preserv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_Ref388270858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ins w:id="202" w:author="Samer Adeeb" w:date="2014-07-20T19:44:00Z">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15</w:t>
        </w:r>
      </w:ins>
      <w:del w:id="203" w:author="Samer Adeeb" w:date="2014-07-20T19:44:00Z">
        <w:r w:rsidR="00E07020" w:rsidRPr="00E07020" w:rsidDel="0076245A">
          <w:rPr>
            <w:rFonts w:ascii="Times New Roman" w:hAnsi="Times New Roman" w:cs="Times New Roman"/>
            <w:sz w:val="24"/>
            <w:szCs w:val="24"/>
          </w:rPr>
          <w:delText xml:space="preserve">Figure </w:delText>
        </w:r>
        <w:r w:rsidR="00E07020" w:rsidRPr="00E07020" w:rsidDel="0076245A">
          <w:rPr>
            <w:rFonts w:ascii="Times New Roman" w:hAnsi="Times New Roman" w:cs="Times New Roman"/>
            <w:noProof/>
            <w:sz w:val="24"/>
            <w:szCs w:val="24"/>
          </w:rPr>
          <w:delText>2</w:delText>
        </w:r>
      </w:del>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w:t>
      </w:r>
      <w:r w:rsidR="00E07020">
        <w:rPr>
          <w:rFonts w:ascii="Times New Roman" w:eastAsia="Times New Roman" w:hAnsi="Times New Roman" w:cs="Times New Roman"/>
          <w:kern w:val="14"/>
          <w:sz w:val="24"/>
          <w:szCs w:val="24"/>
        </w:rPr>
        <w:t xml:space="preserve"> </w:t>
      </w:r>
      <w:r w:rsidR="00E07020">
        <w:rPr>
          <w:rFonts w:ascii="Times New Roman" w:eastAsia="Times New Roman" w:hAnsi="Times New Roman" w:cs="Times New Roman"/>
          <w:kern w:val="14"/>
          <w:sz w:val="24"/>
          <w:szCs w:val="24"/>
        </w:rPr>
        <w:fldChar w:fldCharType="begin"/>
      </w:r>
      <w:r w:rsidR="00E07020">
        <w:rPr>
          <w:rFonts w:ascii="Times New Roman" w:eastAsia="Times New Roman" w:hAnsi="Times New Roman" w:cs="Times New Roman"/>
          <w:kern w:val="14"/>
          <w:sz w:val="24"/>
          <w:szCs w:val="24"/>
        </w:rPr>
        <w:instrText xml:space="preserve"> REF _Ref388270868 \h </w:instrText>
      </w:r>
      <w:r w:rsidR="006746CC">
        <w:rPr>
          <w:rFonts w:ascii="Times New Roman" w:eastAsia="Times New Roman" w:hAnsi="Times New Roman" w:cs="Times New Roman"/>
          <w:kern w:val="14"/>
          <w:sz w:val="24"/>
          <w:szCs w:val="24"/>
        </w:rPr>
        <w:instrText xml:space="preserve"> \* MERGEFORMAT </w:instrText>
      </w:r>
      <w:r w:rsidR="00E07020">
        <w:rPr>
          <w:rFonts w:ascii="Times New Roman" w:eastAsia="Times New Roman" w:hAnsi="Times New Roman" w:cs="Times New Roman"/>
          <w:kern w:val="14"/>
          <w:sz w:val="24"/>
          <w:szCs w:val="24"/>
        </w:rPr>
      </w:r>
      <w:r w:rsidR="00E07020">
        <w:rPr>
          <w:rFonts w:ascii="Times New Roman" w:eastAsia="Times New Roman" w:hAnsi="Times New Roman" w:cs="Times New Roman"/>
          <w:kern w:val="14"/>
          <w:sz w:val="24"/>
          <w:szCs w:val="24"/>
        </w:rPr>
        <w:fldChar w:fldCharType="separate"/>
      </w:r>
      <w:ins w:id="204" w:author="Samer Adeeb" w:date="2014-07-20T19:44:00Z">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16</w:t>
        </w:r>
      </w:ins>
      <w:del w:id="205" w:author="Samer Adeeb" w:date="2014-07-20T19:44:00Z">
        <w:r w:rsidR="00E07020" w:rsidRPr="00E07020" w:rsidDel="0076245A">
          <w:rPr>
            <w:rFonts w:ascii="Times New Roman" w:hAnsi="Times New Roman" w:cs="Times New Roman"/>
            <w:sz w:val="24"/>
            <w:szCs w:val="24"/>
          </w:rPr>
          <w:delText xml:space="preserve">Figure </w:delText>
        </w:r>
        <w:r w:rsidR="00E07020" w:rsidRPr="00E07020" w:rsidDel="0076245A">
          <w:rPr>
            <w:rFonts w:ascii="Times New Roman" w:hAnsi="Times New Roman" w:cs="Times New Roman"/>
            <w:noProof/>
            <w:sz w:val="24"/>
            <w:szCs w:val="24"/>
          </w:rPr>
          <w:delText>3</w:delText>
        </w:r>
      </w:del>
      <w:r w:rsidR="00E07020">
        <w:rPr>
          <w:rFonts w:ascii="Times New Roman" w:eastAsia="Times New Roman" w:hAnsi="Times New Roman" w:cs="Times New Roman"/>
          <w:kern w:val="14"/>
          <w:sz w:val="24"/>
          <w:szCs w:val="24"/>
        </w:rPr>
        <w:fldChar w:fldCharType="end"/>
      </w:r>
      <w:r w:rsidR="00E07020" w:rsidRPr="00E07020">
        <w:rPr>
          <w:rFonts w:ascii="Times New Roman" w:eastAsia="Times New Roman" w:hAnsi="Times New Roman" w:cs="Times New Roman"/>
          <w:kern w:val="14"/>
          <w:sz w:val="24"/>
          <w:szCs w:val="24"/>
        </w:rPr>
        <w:t xml:space="preserve">) are connected to a reference point at the centroid of the cross section of the pipe edge using multi-point constraints. This reference point, on the other hand, is connected to another reference point 600 mm below in y-direction with rigid beam constraints. </w:t>
      </w:r>
      <w:r w:rsidR="0054077F">
        <w:rPr>
          <w:rFonts w:ascii="Times New Roman" w:eastAsia="Times New Roman" w:hAnsi="Times New Roman" w:cs="Times New Roman"/>
          <w:kern w:val="14"/>
          <w:sz w:val="24"/>
          <w:szCs w:val="24"/>
        </w:rPr>
        <w:t xml:space="preserve">In the setup of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ins w:id="206" w:author="Samer Adeeb" w:date="2014-07-20T19:44:00Z">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14</w:t>
        </w:r>
      </w:ins>
      <w:del w:id="207" w:author="Samer Adeeb" w:date="2014-07-20T19:44:00Z">
        <w:r w:rsidR="0054077F" w:rsidRPr="00DD118B" w:rsidDel="0076245A">
          <w:rPr>
            <w:rFonts w:ascii="Times New Roman" w:hAnsi="Times New Roman" w:cs="Times New Roman"/>
            <w:sz w:val="24"/>
            <w:szCs w:val="24"/>
          </w:rPr>
          <w:delText xml:space="preserve">Figure </w:delText>
        </w:r>
        <w:r w:rsidR="0054077F" w:rsidDel="0076245A">
          <w:rPr>
            <w:rFonts w:ascii="Times New Roman" w:hAnsi="Times New Roman" w:cs="Times New Roman"/>
            <w:noProof/>
            <w:sz w:val="24"/>
            <w:szCs w:val="24"/>
          </w:rPr>
          <w:delText>1</w:delText>
        </w:r>
      </w:del>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xml:space="preserve">, the jack on the right hand side applies the displacement. This jack is connected to the moment arm with a pin-yoke assembly which is denoted as “hinge” in </w:t>
      </w:r>
      <w:r w:rsidR="0054077F">
        <w:rPr>
          <w:rFonts w:ascii="Times New Roman" w:eastAsia="Times New Roman" w:hAnsi="Times New Roman" w:cs="Times New Roman"/>
          <w:kern w:val="14"/>
          <w:sz w:val="24"/>
          <w:szCs w:val="24"/>
        </w:rPr>
        <w:fldChar w:fldCharType="begin"/>
      </w:r>
      <w:r w:rsidR="0054077F">
        <w:rPr>
          <w:rFonts w:ascii="Times New Roman" w:eastAsia="Times New Roman" w:hAnsi="Times New Roman" w:cs="Times New Roman"/>
          <w:kern w:val="14"/>
          <w:sz w:val="24"/>
          <w:szCs w:val="24"/>
        </w:rPr>
        <w:instrText xml:space="preserve"> REF _Ref388270299 \h </w:instrText>
      </w:r>
      <w:r w:rsidR="0054077F">
        <w:rPr>
          <w:rFonts w:ascii="Times New Roman" w:eastAsia="Times New Roman" w:hAnsi="Times New Roman" w:cs="Times New Roman"/>
          <w:kern w:val="14"/>
          <w:sz w:val="24"/>
          <w:szCs w:val="24"/>
        </w:rPr>
      </w:r>
      <w:r w:rsidR="0054077F">
        <w:rPr>
          <w:rFonts w:ascii="Times New Roman" w:eastAsia="Times New Roman" w:hAnsi="Times New Roman" w:cs="Times New Roman"/>
          <w:kern w:val="14"/>
          <w:sz w:val="24"/>
          <w:szCs w:val="24"/>
        </w:rPr>
        <w:fldChar w:fldCharType="separate"/>
      </w:r>
      <w:ins w:id="208" w:author="Samer Adeeb" w:date="2014-07-20T19:44:00Z">
        <w:r w:rsidR="0076245A" w:rsidRPr="00BD6546">
          <w:rPr>
            <w:rFonts w:ascii="Times New Roman" w:hAnsi="Times New Roman" w:cs="Times New Roman"/>
            <w:sz w:val="24"/>
            <w:szCs w:val="24"/>
          </w:rPr>
          <w:t xml:space="preserve">Figure </w:t>
        </w:r>
        <w:r w:rsidR="0076245A">
          <w:rPr>
            <w:rFonts w:ascii="Times New Roman" w:hAnsi="Times New Roman" w:cs="Times New Roman"/>
            <w:noProof/>
            <w:sz w:val="24"/>
            <w:szCs w:val="24"/>
          </w:rPr>
          <w:t>14</w:t>
        </w:r>
      </w:ins>
      <w:del w:id="209" w:author="Samer Adeeb" w:date="2014-07-20T19:44:00Z">
        <w:r w:rsidR="0054077F" w:rsidRPr="00DD118B" w:rsidDel="0076245A">
          <w:rPr>
            <w:rFonts w:ascii="Times New Roman" w:hAnsi="Times New Roman" w:cs="Times New Roman"/>
            <w:sz w:val="24"/>
            <w:szCs w:val="24"/>
          </w:rPr>
          <w:delText xml:space="preserve">Figure </w:delText>
        </w:r>
        <w:r w:rsidR="0054077F" w:rsidDel="0076245A">
          <w:rPr>
            <w:rFonts w:ascii="Times New Roman" w:hAnsi="Times New Roman" w:cs="Times New Roman"/>
            <w:noProof/>
            <w:sz w:val="24"/>
            <w:szCs w:val="24"/>
          </w:rPr>
          <w:delText>1</w:delText>
        </w:r>
      </w:del>
      <w:r w:rsidR="0054077F">
        <w:rPr>
          <w:rFonts w:ascii="Times New Roman" w:eastAsia="Times New Roman" w:hAnsi="Times New Roman" w:cs="Times New Roman"/>
          <w:kern w:val="14"/>
          <w:sz w:val="24"/>
          <w:szCs w:val="24"/>
        </w:rPr>
        <w:fldChar w:fldCharType="end"/>
      </w:r>
      <w:r w:rsidR="0054077F">
        <w:rPr>
          <w:rFonts w:ascii="Times New Roman" w:eastAsia="Times New Roman" w:hAnsi="Times New Roman" w:cs="Times New Roman"/>
          <w:kern w:val="14"/>
          <w:sz w:val="24"/>
          <w:szCs w:val="24"/>
        </w:rPr>
        <w:t>. In the rest of this text this right hand side hinge is referred to as the “loading pin”. In the finite element model, the</w:t>
      </w:r>
      <w:r w:rsidR="00E07020" w:rsidRPr="00E07020">
        <w:rPr>
          <w:rFonts w:ascii="Times New Roman" w:eastAsia="Times New Roman" w:hAnsi="Times New Roman" w:cs="Times New Roman"/>
          <w:kern w:val="14"/>
          <w:sz w:val="24"/>
          <w:szCs w:val="24"/>
        </w:rPr>
        <w:t xml:space="preserve"> reference point located 600 mm below the pipe axis represents the</w:t>
      </w:r>
      <w:r w:rsidR="0054077F">
        <w:rPr>
          <w:rFonts w:ascii="Times New Roman" w:eastAsia="Times New Roman" w:hAnsi="Times New Roman" w:cs="Times New Roman"/>
          <w:kern w:val="14"/>
          <w:sz w:val="24"/>
          <w:szCs w:val="24"/>
        </w:rPr>
        <w:t xml:space="preserve"> </w:t>
      </w:r>
      <w:r w:rsidR="00E07020" w:rsidRPr="00E07020">
        <w:rPr>
          <w:rFonts w:ascii="Times New Roman" w:eastAsia="Times New Roman" w:hAnsi="Times New Roman" w:cs="Times New Roman"/>
          <w:kern w:val="14"/>
          <w:sz w:val="24"/>
          <w:szCs w:val="24"/>
        </w:rPr>
        <w:t>loading pin.</w:t>
      </w:r>
      <w:r w:rsidR="00E07020">
        <w:rPr>
          <w:rFonts w:ascii="Times New Roman" w:eastAsia="Times New Roman" w:hAnsi="Times New Roman" w:cs="Times New Roman"/>
          <w:kern w:val="14"/>
          <w:sz w:val="24"/>
          <w:szCs w:val="24"/>
        </w:rPr>
        <w:t xml:space="preserve"> </w:t>
      </w:r>
    </w:p>
    <w:p w:rsidR="00E07020" w:rsidRDefault="00E07020" w:rsidP="006746CC">
      <w:pPr>
        <w:keepNext/>
        <w:ind w:firstLine="357"/>
        <w:jc w:val="center"/>
      </w:pPr>
      <w:r w:rsidRPr="00BD6546">
        <w:rPr>
          <w:b/>
          <w:noProof/>
          <w:lang w:eastAsia="en-CA"/>
        </w:rPr>
        <w:drawing>
          <wp:inline distT="0" distB="0" distL="0" distR="0" wp14:anchorId="076EB5C4" wp14:editId="3D3FC299">
            <wp:extent cx="3257550" cy="1560830"/>
            <wp:effectExtent l="0" t="0" r="0" b="1270"/>
            <wp:docPr id="14" name="Picture 14" descr="Plastic Equivalent strain_N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lastic Equivalent strain_No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57550" cy="1560830"/>
                    </a:xfrm>
                    <a:prstGeom prst="rect">
                      <a:avLst/>
                    </a:prstGeom>
                    <a:noFill/>
                    <a:ln>
                      <a:noFill/>
                    </a:ln>
                  </pic:spPr>
                </pic:pic>
              </a:graphicData>
            </a:graphic>
          </wp:inline>
        </w:drawing>
      </w:r>
    </w:p>
    <w:p w:rsidR="00E07020" w:rsidRPr="00BD6546" w:rsidRDefault="00E07020" w:rsidP="00E07020">
      <w:pPr>
        <w:pStyle w:val="Caption"/>
        <w:jc w:val="center"/>
        <w:rPr>
          <w:rFonts w:ascii="Times New Roman" w:eastAsia="Times New Roman" w:hAnsi="Times New Roman" w:cs="Times New Roman"/>
          <w:color w:val="auto"/>
          <w:kern w:val="14"/>
          <w:sz w:val="24"/>
          <w:szCs w:val="24"/>
        </w:rPr>
      </w:pPr>
      <w:bookmarkStart w:id="210" w:name="_Ref38827085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15</w:t>
      </w:r>
      <w:r w:rsidRPr="00BD6546">
        <w:rPr>
          <w:rFonts w:ascii="Times New Roman" w:hAnsi="Times New Roman" w:cs="Times New Roman"/>
          <w:color w:val="auto"/>
          <w:sz w:val="24"/>
          <w:szCs w:val="24"/>
        </w:rPr>
        <w:fldChar w:fldCharType="end"/>
      </w:r>
      <w:bookmarkEnd w:id="210"/>
      <w:r w:rsidRPr="00BD6546">
        <w:rPr>
          <w:rFonts w:ascii="Times New Roman" w:hAnsi="Times New Roman" w:cs="Times New Roman"/>
          <w:color w:val="auto"/>
          <w:sz w:val="24"/>
          <w:szCs w:val="24"/>
        </w:rPr>
        <w:t>: Plastic strain distribution under bending load without internal pressure</w:t>
      </w:r>
    </w:p>
    <w:p w:rsidR="00E07020" w:rsidRDefault="00E07020" w:rsidP="00E07020">
      <w:pPr>
        <w:keepNext/>
        <w:ind w:firstLine="357"/>
        <w:jc w:val="center"/>
      </w:pPr>
      <w:r w:rsidRPr="00AC4CF0">
        <w:rPr>
          <w:noProof/>
          <w:lang w:eastAsia="en-CA"/>
        </w:rPr>
        <w:drawing>
          <wp:inline distT="0" distB="0" distL="0" distR="0" wp14:anchorId="5219295E" wp14:editId="2A54E76C">
            <wp:extent cx="3257550" cy="1983740"/>
            <wp:effectExtent l="0" t="0" r="0" b="0"/>
            <wp:docPr id="5" name="Picture 5" descr="PEEQ_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EEQ_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57550" cy="1983740"/>
                    </a:xfrm>
                    <a:prstGeom prst="rect">
                      <a:avLst/>
                    </a:prstGeom>
                    <a:noFill/>
                    <a:ln>
                      <a:noFill/>
                    </a:ln>
                  </pic:spPr>
                </pic:pic>
              </a:graphicData>
            </a:graphic>
          </wp:inline>
        </w:drawing>
      </w:r>
    </w:p>
    <w:p w:rsidR="00E07020" w:rsidRPr="00BD6546" w:rsidRDefault="00E07020" w:rsidP="00E07020">
      <w:pPr>
        <w:pStyle w:val="Caption"/>
        <w:jc w:val="center"/>
        <w:rPr>
          <w:rFonts w:ascii="Times New Roman" w:hAnsi="Times New Roman" w:cs="Times New Roman"/>
          <w:color w:val="auto"/>
          <w:sz w:val="24"/>
          <w:szCs w:val="24"/>
        </w:rPr>
      </w:pPr>
      <w:bookmarkStart w:id="211" w:name="_Ref388270868"/>
      <w:r w:rsidRPr="00BD6546">
        <w:rPr>
          <w:rFonts w:ascii="Times New Roman" w:hAnsi="Times New Roman" w:cs="Times New Roman"/>
          <w:color w:val="auto"/>
          <w:sz w:val="24"/>
          <w:szCs w:val="24"/>
        </w:rPr>
        <w:t xml:space="preserve">Figure </w:t>
      </w:r>
      <w:r w:rsidRPr="00BD6546">
        <w:rPr>
          <w:rFonts w:ascii="Times New Roman" w:hAnsi="Times New Roman" w:cs="Times New Roman"/>
          <w:color w:val="auto"/>
          <w:sz w:val="24"/>
          <w:szCs w:val="24"/>
        </w:rPr>
        <w:fldChar w:fldCharType="begin"/>
      </w:r>
      <w:r w:rsidRPr="00BD6546">
        <w:rPr>
          <w:rFonts w:ascii="Times New Roman" w:hAnsi="Times New Roman" w:cs="Times New Roman"/>
          <w:color w:val="auto"/>
          <w:sz w:val="24"/>
          <w:szCs w:val="24"/>
        </w:rPr>
        <w:instrText xml:space="preserve"> SEQ Figure \* ARABIC </w:instrText>
      </w:r>
      <w:r w:rsidRPr="00BD6546">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16</w:t>
      </w:r>
      <w:r w:rsidRPr="00BD6546">
        <w:rPr>
          <w:rFonts w:ascii="Times New Roman" w:hAnsi="Times New Roman" w:cs="Times New Roman"/>
          <w:color w:val="auto"/>
          <w:sz w:val="24"/>
          <w:szCs w:val="24"/>
        </w:rPr>
        <w:fldChar w:fldCharType="end"/>
      </w:r>
      <w:bookmarkEnd w:id="211"/>
      <w:r w:rsidRPr="00BD6546">
        <w:rPr>
          <w:rFonts w:ascii="Times New Roman" w:hAnsi="Times New Roman" w:cs="Times New Roman"/>
          <w:color w:val="auto"/>
          <w:sz w:val="24"/>
          <w:szCs w:val="24"/>
        </w:rPr>
        <w:t>: Plastic strain distribution under bending load and internal pressure</w:t>
      </w:r>
    </w:p>
    <w:p w:rsidR="006746CC" w:rsidRPr="005D2220" w:rsidRDefault="005D2220" w:rsidP="005D2220">
      <w:pPr>
        <w:ind w:firstLine="357"/>
        <w:jc w:val="both"/>
        <w:rPr>
          <w:rFonts w:ascii="Times New Roman" w:eastAsia="Times New Roman" w:hAnsi="Times New Roman" w:cs="Times New Roman"/>
          <w:kern w:val="14"/>
          <w:sz w:val="24"/>
          <w:szCs w:val="24"/>
        </w:rPr>
      </w:pPr>
      <w:r w:rsidRPr="00E07020">
        <w:rPr>
          <w:rFonts w:ascii="Times New Roman" w:eastAsia="Times New Roman" w:hAnsi="Times New Roman" w:cs="Times New Roman"/>
          <w:kern w:val="14"/>
          <w:sz w:val="24"/>
          <w:szCs w:val="24"/>
        </w:rPr>
        <w:t>In order to increase the computational efficiency of the model, symmetry conditions are introduced. For this purpose symmetry planes parallel to x-y and y-z planes are introduced and one quarter of the entire cold bend pipe is simulated.</w:t>
      </w:r>
      <w:r>
        <w:rPr>
          <w:rFonts w:ascii="Times New Roman" w:eastAsia="Times New Roman" w:hAnsi="Times New Roman" w:cs="Times New Roman"/>
          <w:kern w:val="14"/>
          <w:sz w:val="24"/>
          <w:szCs w:val="24"/>
        </w:rPr>
        <w:t xml:space="preserve"> </w:t>
      </w:r>
      <w:r w:rsidR="006746CC" w:rsidRPr="006746CC">
        <w:rPr>
          <w:rFonts w:ascii="Times New Roman" w:hAnsi="Times New Roman" w:cs="Times New Roman"/>
          <w:sz w:val="24"/>
          <w:szCs w:val="24"/>
        </w:rPr>
        <w:t xml:space="preserve">As the first step of the simulations, internal pressure is applied on the inner surfaces of the pipe wall. In the parametric studies of the effect of internal pressure, the pressure value is varied between 1.93 MPa and 7.72 MPa which correspond to 20% SMYS and 80% SMYS hoop stress respectively. In the next step of the simulations a displacement load of 298.99 mm is applied to the loading pin in x-direction causing the closing mode bending stresses and increasing the initial curvature of the cold bend.   </w:t>
      </w:r>
    </w:p>
    <w:p w:rsidR="000325B9" w:rsidRDefault="000325B9" w:rsidP="000325B9">
      <w:pPr>
        <w:spacing w:after="0" w:line="240" w:lineRule="auto"/>
        <w:jc w:val="both"/>
        <w:rPr>
          <w:ins w:id="212" w:author="Celal" w:date="2014-05-18T20:27:00Z"/>
          <w:rFonts w:ascii="Times New Roman" w:hAnsi="Times New Roman" w:cs="Times New Roman"/>
          <w:sz w:val="24"/>
          <w:szCs w:val="24"/>
        </w:rPr>
      </w:pPr>
      <w:r w:rsidRPr="000325B9">
        <w:rPr>
          <w:rFonts w:ascii="Times New Roman" w:hAnsi="Times New Roman" w:cs="Times New Roman"/>
          <w:b/>
          <w:sz w:val="24"/>
          <w:szCs w:val="24"/>
        </w:rPr>
        <w:lastRenderedPageBreak/>
        <w:t>Specific aim 2.2:</w:t>
      </w:r>
      <w:r w:rsidRPr="00105BCD">
        <w:rPr>
          <w:rFonts w:ascii="Times New Roman" w:hAnsi="Times New Roman" w:cs="Times New Roman"/>
          <w:i/>
          <w:sz w:val="24"/>
          <w:szCs w:val="24"/>
        </w:rPr>
        <w:t xml:space="preserve"> </w:t>
      </w:r>
      <w:r w:rsidRPr="00980533">
        <w:rPr>
          <w:rFonts w:ascii="Times New Roman" w:hAnsi="Times New Roman" w:cs="Times New Roman"/>
          <w:b/>
          <w:sz w:val="24"/>
          <w:szCs w:val="24"/>
        </w:rPr>
        <w:t>Developing a generalized model to predict the tensile failure of cold ben</w:t>
      </w:r>
      <w:r w:rsidR="004662BF">
        <w:rPr>
          <w:rFonts w:ascii="Times New Roman" w:hAnsi="Times New Roman" w:cs="Times New Roman"/>
          <w:b/>
          <w:sz w:val="24"/>
          <w:szCs w:val="24"/>
        </w:rPr>
        <w:t>t</w:t>
      </w:r>
      <w:r w:rsidRPr="00980533">
        <w:rPr>
          <w:rFonts w:ascii="Times New Roman" w:hAnsi="Times New Roman" w:cs="Times New Roman"/>
          <w:b/>
          <w:sz w:val="24"/>
          <w:szCs w:val="24"/>
        </w:rPr>
        <w:t xml:space="preserve"> pipes</w:t>
      </w:r>
    </w:p>
    <w:p w:rsidR="00105BCD" w:rsidRDefault="00105BCD" w:rsidP="000325B9">
      <w:pPr>
        <w:spacing w:after="0" w:line="240" w:lineRule="auto"/>
        <w:jc w:val="both"/>
        <w:rPr>
          <w:ins w:id="213" w:author="Celal" w:date="2014-05-18T20:24:00Z"/>
          <w:rFonts w:ascii="Times New Roman" w:hAnsi="Times New Roman" w:cs="Times New Roman"/>
          <w:sz w:val="24"/>
          <w:szCs w:val="24"/>
        </w:rPr>
      </w:pPr>
      <w:commentRangeStart w:id="214"/>
      <w:ins w:id="215" w:author="Celal" w:date="2014-05-18T20:27:00Z">
        <w:r>
          <w:rPr>
            <w:rFonts w:ascii="Times New Roman" w:hAnsi="Times New Roman" w:cs="Times New Roman"/>
            <w:sz w:val="24"/>
            <w:szCs w:val="24"/>
          </w:rPr>
          <w:t>The finite element simulations showed that the failure of a cold bent pipe at the tension side is limited to load cases with internal pressure.</w:t>
        </w:r>
      </w:ins>
      <w:ins w:id="216" w:author="Celal" w:date="2014-05-18T20:29:00Z">
        <w:r>
          <w:rPr>
            <w:rFonts w:ascii="Times New Roman" w:hAnsi="Times New Roman" w:cs="Times New Roman"/>
            <w:sz w:val="24"/>
            <w:szCs w:val="24"/>
          </w:rPr>
          <w:t xml:space="preserve"> Furthermore the amount of internal pressure is </w:t>
        </w:r>
      </w:ins>
      <w:ins w:id="217" w:author="Celal" w:date="2014-05-18T20:30:00Z">
        <w:r>
          <w:rPr>
            <w:rFonts w:ascii="Times New Roman" w:hAnsi="Times New Roman" w:cs="Times New Roman"/>
            <w:sz w:val="24"/>
            <w:szCs w:val="24"/>
          </w:rPr>
          <w:t xml:space="preserve">a </w:t>
        </w:r>
      </w:ins>
      <w:ins w:id="218" w:author="Celal" w:date="2014-05-18T20:29:00Z">
        <w:r>
          <w:rPr>
            <w:rFonts w:ascii="Times New Roman" w:hAnsi="Times New Roman" w:cs="Times New Roman"/>
            <w:sz w:val="24"/>
            <w:szCs w:val="24"/>
          </w:rPr>
          <w:t>decisive</w:t>
        </w:r>
      </w:ins>
      <w:ins w:id="219" w:author="Celal" w:date="2014-05-18T20:30:00Z">
        <w:r>
          <w:rPr>
            <w:rFonts w:ascii="Times New Roman" w:hAnsi="Times New Roman" w:cs="Times New Roman"/>
            <w:sz w:val="24"/>
            <w:szCs w:val="24"/>
          </w:rPr>
          <w:t xml:space="preserve"> factor for the failure mode.</w:t>
        </w:r>
      </w:ins>
      <w:ins w:id="220" w:author="Celal" w:date="2014-05-18T20:29:00Z">
        <w:r>
          <w:rPr>
            <w:rFonts w:ascii="Times New Roman" w:hAnsi="Times New Roman" w:cs="Times New Roman"/>
            <w:sz w:val="24"/>
            <w:szCs w:val="24"/>
          </w:rPr>
          <w:t xml:space="preserve"> </w:t>
        </w:r>
      </w:ins>
      <w:ins w:id="221" w:author="Celal" w:date="2014-05-19T13:18:00Z">
        <w:r w:rsidR="004662BF">
          <w:rPr>
            <w:rFonts w:ascii="Times New Roman" w:hAnsi="Times New Roman" w:cs="Times New Roman"/>
            <w:sz w:val="24"/>
            <w:szCs w:val="24"/>
          </w:rPr>
          <w:t>In order to define a failure criterion</w:t>
        </w:r>
      </w:ins>
      <w:ins w:id="222" w:author="Celal" w:date="2014-05-19T13:19:00Z">
        <w:r w:rsidR="004662BF">
          <w:rPr>
            <w:rFonts w:ascii="Times New Roman" w:hAnsi="Times New Roman" w:cs="Times New Roman"/>
            <w:sz w:val="24"/>
            <w:szCs w:val="24"/>
          </w:rPr>
          <w:t>,</w:t>
        </w:r>
      </w:ins>
      <w:ins w:id="223" w:author="Celal" w:date="2014-05-19T13:18:00Z">
        <w:r w:rsidR="004662BF">
          <w:rPr>
            <w:rFonts w:ascii="Times New Roman" w:hAnsi="Times New Roman" w:cs="Times New Roman"/>
            <w:sz w:val="24"/>
            <w:szCs w:val="24"/>
          </w:rPr>
          <w:t xml:space="preserve"> </w:t>
        </w:r>
      </w:ins>
      <w:ins w:id="224" w:author="Celal" w:date="2014-05-19T13:19:00Z">
        <w:r w:rsidR="004662BF">
          <w:rPr>
            <w:rFonts w:ascii="Times New Roman" w:hAnsi="Times New Roman" w:cs="Times New Roman"/>
            <w:sz w:val="24"/>
            <w:szCs w:val="24"/>
          </w:rPr>
          <w:t xml:space="preserve">the variation of the equivalent plastic strain with respect to applied curvature is </w:t>
        </w:r>
      </w:ins>
      <w:ins w:id="225" w:author="Celal" w:date="2014-05-19T13:20:00Z">
        <w:r w:rsidR="004662BF">
          <w:rPr>
            <w:rFonts w:ascii="Times New Roman" w:hAnsi="Times New Roman" w:cs="Times New Roman"/>
            <w:sz w:val="24"/>
            <w:szCs w:val="24"/>
          </w:rPr>
          <w:t>plotted</w:t>
        </w:r>
      </w:ins>
      <w:ins w:id="226" w:author="Celal" w:date="2014-05-19T13:19:00Z">
        <w:r w:rsidR="004662BF">
          <w:rPr>
            <w:rFonts w:ascii="Times New Roman" w:hAnsi="Times New Roman" w:cs="Times New Roman"/>
            <w:sz w:val="24"/>
            <w:szCs w:val="24"/>
          </w:rPr>
          <w:t xml:space="preserve"> for different levels of internal pressure.</w:t>
        </w:r>
      </w:ins>
      <w:ins w:id="227" w:author="Celal" w:date="2014-05-19T13:20:00Z">
        <w:r w:rsidR="004662BF">
          <w:rPr>
            <w:rFonts w:ascii="Times New Roman" w:hAnsi="Times New Roman" w:cs="Times New Roman"/>
            <w:sz w:val="24"/>
            <w:szCs w:val="24"/>
          </w:rPr>
          <w:t xml:space="preserve"> These plots have revealed that</w:t>
        </w:r>
      </w:ins>
      <w:ins w:id="228" w:author="Celal" w:date="2014-05-19T13:22:00Z">
        <w:r w:rsidR="004662BF">
          <w:rPr>
            <w:rFonts w:ascii="Times New Roman" w:hAnsi="Times New Roman" w:cs="Times New Roman"/>
            <w:sz w:val="24"/>
            <w:szCs w:val="24"/>
          </w:rPr>
          <w:t xml:space="preserve"> starting from a certain level of inte</w:t>
        </w:r>
      </w:ins>
      <w:ins w:id="229" w:author="Celal" w:date="2014-05-19T13:23:00Z">
        <w:r w:rsidR="004662BF">
          <w:rPr>
            <w:rFonts w:ascii="Times New Roman" w:hAnsi="Times New Roman" w:cs="Times New Roman"/>
            <w:sz w:val="24"/>
            <w:szCs w:val="24"/>
          </w:rPr>
          <w:t>r</w:t>
        </w:r>
      </w:ins>
      <w:ins w:id="230" w:author="Celal" w:date="2014-05-19T13:22:00Z">
        <w:r w:rsidR="004662BF">
          <w:rPr>
            <w:rFonts w:ascii="Times New Roman" w:hAnsi="Times New Roman" w:cs="Times New Roman"/>
            <w:sz w:val="24"/>
            <w:szCs w:val="24"/>
          </w:rPr>
          <w:t>nal p</w:t>
        </w:r>
      </w:ins>
      <w:ins w:id="231" w:author="Celal" w:date="2014-05-19T13:23:00Z">
        <w:r w:rsidR="004662BF">
          <w:rPr>
            <w:rFonts w:ascii="Times New Roman" w:hAnsi="Times New Roman" w:cs="Times New Roman"/>
            <w:sz w:val="24"/>
            <w:szCs w:val="24"/>
          </w:rPr>
          <w:t xml:space="preserve">ressure, the equivalent plastic strain at the compression side stays below </w:t>
        </w:r>
        <w:commentRangeStart w:id="232"/>
        <w:r w:rsidR="004662BF">
          <w:rPr>
            <w:rFonts w:ascii="Times New Roman" w:hAnsi="Times New Roman" w:cs="Times New Roman"/>
            <w:sz w:val="24"/>
            <w:szCs w:val="24"/>
          </w:rPr>
          <w:t>40</w:t>
        </w:r>
      </w:ins>
      <w:commentRangeEnd w:id="232"/>
      <w:r w:rsidR="00890844">
        <w:rPr>
          <w:rStyle w:val="CommentReference"/>
        </w:rPr>
        <w:commentReference w:id="232"/>
      </w:r>
      <w:ins w:id="233" w:author="Celal" w:date="2014-05-19T13:23:00Z">
        <w:r w:rsidR="004662BF">
          <w:rPr>
            <w:rFonts w:ascii="Times New Roman" w:hAnsi="Times New Roman" w:cs="Times New Roman"/>
            <w:sz w:val="24"/>
            <w:szCs w:val="24"/>
          </w:rPr>
          <w:t xml:space="preserve">% </w:t>
        </w:r>
        <w:commentRangeStart w:id="234"/>
        <w:r w:rsidR="004662BF">
          <w:rPr>
            <w:rFonts w:ascii="Times New Roman" w:hAnsi="Times New Roman" w:cs="Times New Roman"/>
            <w:sz w:val="24"/>
            <w:szCs w:val="24"/>
          </w:rPr>
          <w:t>whereas</w:t>
        </w:r>
      </w:ins>
      <w:commentRangeEnd w:id="234"/>
      <w:ins w:id="235" w:author="Celal" w:date="2014-06-03T14:57:00Z">
        <w:r w:rsidR="00503616">
          <w:rPr>
            <w:rStyle w:val="CommentReference"/>
          </w:rPr>
          <w:commentReference w:id="234"/>
        </w:r>
      </w:ins>
      <w:ins w:id="236" w:author="Celal" w:date="2014-05-19T13:23:00Z">
        <w:r w:rsidR="004662BF">
          <w:rPr>
            <w:rFonts w:ascii="Times New Roman" w:hAnsi="Times New Roman" w:cs="Times New Roman"/>
            <w:sz w:val="24"/>
            <w:szCs w:val="24"/>
          </w:rPr>
          <w:t xml:space="preserve"> the equivalent plastic strain at the tension side starts to exceed 40%. </w:t>
        </w:r>
      </w:ins>
      <w:ins w:id="237" w:author="Celal" w:date="2014-05-19T13:24:00Z">
        <w:r w:rsidR="004662BF">
          <w:rPr>
            <w:rFonts w:ascii="Times New Roman" w:hAnsi="Times New Roman" w:cs="Times New Roman"/>
            <w:sz w:val="24"/>
            <w:szCs w:val="24"/>
          </w:rPr>
          <w:t xml:space="preserve">This internal pressure level is denoted as </w:t>
        </w:r>
        <w:r w:rsidR="004662BF" w:rsidRPr="00280570">
          <w:rPr>
            <w:rFonts w:ascii="Times New Roman" w:hAnsi="Times New Roman" w:cs="Times New Roman"/>
            <w:b/>
            <w:sz w:val="24"/>
            <w:szCs w:val="24"/>
          </w:rPr>
          <w:t xml:space="preserve">transition pressure </w:t>
        </w:r>
        <w:r w:rsidR="004662BF">
          <w:rPr>
            <w:rFonts w:ascii="Times New Roman" w:hAnsi="Times New Roman" w:cs="Times New Roman"/>
            <w:sz w:val="24"/>
            <w:szCs w:val="24"/>
          </w:rPr>
          <w:t xml:space="preserve">in this text and </w:t>
        </w:r>
      </w:ins>
      <w:ins w:id="238" w:author="Celal" w:date="2014-05-19T13:25:00Z">
        <w:r w:rsidR="00280570">
          <w:rPr>
            <w:rFonts w:ascii="Times New Roman" w:hAnsi="Times New Roman" w:cs="Times New Roman"/>
            <w:sz w:val="24"/>
            <w:szCs w:val="24"/>
          </w:rPr>
          <w:t xml:space="preserve">can slightly change with respect to the steel grade of the pipe. </w:t>
        </w:r>
      </w:ins>
      <w:ins w:id="239" w:author="Celal" w:date="2014-05-19T13:26:00Z">
        <w:r w:rsidR="00DD40EA">
          <w:rPr>
            <w:rFonts w:ascii="Times New Roman" w:hAnsi="Times New Roman" w:cs="Times New Roman"/>
            <w:sz w:val="24"/>
            <w:szCs w:val="24"/>
          </w:rPr>
          <w:t xml:space="preserve">Also for internal pressure levels below the transition pressure, the equivalent plastic strain at the </w:t>
        </w:r>
      </w:ins>
      <w:ins w:id="240" w:author="Celal" w:date="2014-05-19T13:27:00Z">
        <w:r w:rsidR="00DD40EA">
          <w:rPr>
            <w:rFonts w:ascii="Times New Roman" w:hAnsi="Times New Roman" w:cs="Times New Roman"/>
            <w:sz w:val="24"/>
            <w:szCs w:val="24"/>
          </w:rPr>
          <w:t>compression side can exceed 40% whereas at the tension side it stays below 40%.</w:t>
        </w:r>
      </w:ins>
      <w:ins w:id="241" w:author="Celal" w:date="2014-05-19T13:20:00Z">
        <w:r w:rsidR="004662BF">
          <w:rPr>
            <w:rFonts w:ascii="Times New Roman" w:hAnsi="Times New Roman" w:cs="Times New Roman"/>
            <w:sz w:val="24"/>
            <w:szCs w:val="24"/>
          </w:rPr>
          <w:t xml:space="preserve"> </w:t>
        </w:r>
      </w:ins>
      <w:commentRangeEnd w:id="214"/>
      <w:r w:rsidR="00890844">
        <w:rPr>
          <w:rStyle w:val="CommentReference"/>
        </w:rPr>
        <w:commentReference w:id="214"/>
      </w:r>
    </w:p>
    <w:p w:rsidR="000E2D44" w:rsidRDefault="000E2D44" w:rsidP="000325B9">
      <w:pPr>
        <w:spacing w:after="0" w:line="240" w:lineRule="auto"/>
        <w:jc w:val="both"/>
        <w:rPr>
          <w:rFonts w:ascii="Times New Roman" w:hAnsi="Times New Roman" w:cs="Times New Roman"/>
          <w:sz w:val="24"/>
          <w:szCs w:val="24"/>
        </w:rPr>
      </w:pPr>
    </w:p>
    <w:p w:rsidR="0025189D" w:rsidRDefault="0025189D" w:rsidP="000325B9">
      <w:pPr>
        <w:spacing w:after="0" w:line="240" w:lineRule="auto"/>
        <w:jc w:val="both"/>
        <w:rPr>
          <w:rFonts w:ascii="Times New Roman" w:hAnsi="Times New Roman" w:cs="Times New Roman"/>
          <w:sz w:val="24"/>
          <w:szCs w:val="24"/>
        </w:rPr>
      </w:pPr>
    </w:p>
    <w:p w:rsidR="007E55AD" w:rsidRDefault="007E55AD" w:rsidP="00576AD1">
      <w:pPr>
        <w:spacing w:after="0"/>
        <w:jc w:val="both"/>
        <w:rPr>
          <w:rFonts w:ascii="Times New Roman" w:hAnsi="Times New Roman" w:cs="Times New Roman"/>
          <w:b/>
          <w:sz w:val="24"/>
          <w:szCs w:val="24"/>
        </w:rPr>
      </w:pPr>
      <w:r>
        <w:rPr>
          <w:rFonts w:ascii="Times New Roman" w:hAnsi="Times New Roman" w:cs="Times New Roman"/>
          <w:b/>
          <w:sz w:val="24"/>
          <w:szCs w:val="24"/>
        </w:rPr>
        <w:t>4- Progress to Date</w:t>
      </w:r>
    </w:p>
    <w:p w:rsidR="00576AD1" w:rsidRDefault="00576AD1" w:rsidP="00576AD1">
      <w:pPr>
        <w:spacing w:after="0"/>
        <w:jc w:val="both"/>
        <w:rPr>
          <w:rFonts w:ascii="Times New Roman" w:hAnsi="Times New Roman" w:cs="Times New Roman"/>
          <w:b/>
          <w:sz w:val="24"/>
          <w:szCs w:val="24"/>
        </w:rPr>
      </w:pPr>
    </w:p>
    <w:p w:rsidR="00576AD1" w:rsidRDefault="00576AD1" w:rsidP="00576AD1">
      <w:pPr>
        <w:spacing w:after="0"/>
        <w:jc w:val="both"/>
        <w:rPr>
          <w:rFonts w:ascii="Times New Roman" w:hAnsi="Times New Roman" w:cs="Times New Roman"/>
          <w:b/>
          <w:sz w:val="24"/>
          <w:szCs w:val="24"/>
        </w:rPr>
      </w:pPr>
      <w:r>
        <w:rPr>
          <w:rFonts w:ascii="Times New Roman" w:hAnsi="Times New Roman" w:cs="Times New Roman"/>
          <w:b/>
          <w:sz w:val="24"/>
          <w:szCs w:val="24"/>
        </w:rPr>
        <w:t>4-1 Sensitivity Analysis of the Tensile Strain Capacity Predict</w:t>
      </w:r>
      <w:r w:rsidR="00837A81">
        <w:rPr>
          <w:rFonts w:ascii="Times New Roman" w:hAnsi="Times New Roman" w:cs="Times New Roman"/>
          <w:b/>
          <w:sz w:val="24"/>
          <w:szCs w:val="24"/>
        </w:rPr>
        <w:t>i</w:t>
      </w:r>
      <w:r>
        <w:rPr>
          <w:rFonts w:ascii="Times New Roman" w:hAnsi="Times New Roman" w:cs="Times New Roman"/>
          <w:b/>
          <w:sz w:val="24"/>
          <w:szCs w:val="24"/>
        </w:rPr>
        <w:t>on Equations</w:t>
      </w:r>
    </w:p>
    <w:p w:rsidR="00F850FB" w:rsidRDefault="00F850FB" w:rsidP="000325B9">
      <w:pPr>
        <w:spacing w:after="0" w:line="240" w:lineRule="auto"/>
        <w:jc w:val="both"/>
        <w:rPr>
          <w:rFonts w:ascii="Times New Roman" w:hAnsi="Times New Roman" w:cs="Times New Roman"/>
          <w:b/>
          <w:sz w:val="24"/>
          <w:szCs w:val="24"/>
        </w:rPr>
      </w:pPr>
    </w:p>
    <w:p w:rsidR="00F850FB" w:rsidRDefault="00F850FB" w:rsidP="001260A0">
      <w:pPr>
        <w:spacing w:after="0"/>
        <w:jc w:val="both"/>
        <w:rPr>
          <w:rFonts w:ascii="Times New Roman" w:eastAsiaTheme="minorEastAsia" w:hAnsi="Times New Roman" w:cs="Times New Roman"/>
          <w:sz w:val="24"/>
          <w:szCs w:val="24"/>
        </w:rPr>
      </w:pPr>
      <w:r w:rsidRPr="00F850FB">
        <w:rPr>
          <w:rFonts w:ascii="Times New Roman" w:hAnsi="Times New Roman" w:cs="Times New Roman"/>
          <w:sz w:val="24"/>
          <w:szCs w:val="24"/>
        </w:rPr>
        <w:t>The tensile strain capacity prediction equations currently available in the CSA code</w:t>
      </w:r>
      <w:r w:rsidR="00004538">
        <w:rPr>
          <w:rFonts w:ascii="Times New Roman" w:hAnsi="Times New Roman" w:cs="Times New Roman"/>
          <w:sz w:val="24"/>
          <w:szCs w:val="24"/>
        </w:rPr>
        <w:t xml:space="preserve"> (Eq. (1), (2))</w:t>
      </w:r>
      <w:r w:rsidRPr="00F850FB">
        <w:rPr>
          <w:rFonts w:ascii="Times New Roman" w:hAnsi="Times New Roman" w:cs="Times New Roman"/>
          <w:sz w:val="24"/>
          <w:szCs w:val="24"/>
        </w:rPr>
        <w:t xml:space="preserve"> are studied. </w:t>
      </w:r>
      <w:r w:rsidR="00547724">
        <w:rPr>
          <w:rFonts w:ascii="Times New Roman" w:hAnsi="Times New Roman" w:cs="Times New Roman"/>
          <w:sz w:val="24"/>
          <w:szCs w:val="24"/>
        </w:rPr>
        <w:t>Eq. (1) and Eq</w:t>
      </w:r>
      <w:proofErr w:type="gramStart"/>
      <w:r w:rsidR="00547724">
        <w:rPr>
          <w:rFonts w:ascii="Times New Roman" w:hAnsi="Times New Roman" w:cs="Times New Roman"/>
          <w:sz w:val="24"/>
          <w:szCs w:val="24"/>
        </w:rPr>
        <w:t>.(</w:t>
      </w:r>
      <w:proofErr w:type="gramEnd"/>
      <w:r w:rsidR="00547724">
        <w:rPr>
          <w:rFonts w:ascii="Times New Roman" w:hAnsi="Times New Roman" w:cs="Times New Roman"/>
          <w:sz w:val="24"/>
          <w:szCs w:val="24"/>
        </w:rPr>
        <w:t xml:space="preserve">2) are analyzed using </w:t>
      </w:r>
      <m:oMath>
        <m:sSup>
          <m:sSupPr>
            <m:ctrlPr>
              <w:rPr>
                <w:rFonts w:ascii="Cambria Math" w:hAnsi="Cambria Math" w:cs="Times New Roman"/>
                <w:i/>
                <w:sz w:val="24"/>
                <w:szCs w:val="24"/>
              </w:rPr>
            </m:ctrlPr>
          </m:sSupPr>
          <m:e>
            <m:r>
              <w:rPr>
                <w:rFonts w:ascii="Cambria Math" w:hAnsi="Cambria Math" w:cs="Times New Roman"/>
                <w:sz w:val="24"/>
                <w:szCs w:val="24"/>
              </w:rPr>
              <m:t>3</m:t>
            </m:r>
          </m:e>
          <m:sup>
            <m:r>
              <w:rPr>
                <w:rFonts w:ascii="Cambria Math" w:hAnsi="Cambria Math" w:cs="Times New Roman"/>
                <w:sz w:val="24"/>
                <w:szCs w:val="24"/>
              </w:rPr>
              <m:t>4</m:t>
            </m:r>
          </m:sup>
        </m:sSup>
      </m:oMath>
      <w:r w:rsidR="00547724">
        <w:rPr>
          <w:rFonts w:ascii="Times New Roman" w:eastAsiaTheme="minorEastAsia" w:hAnsi="Times New Roman" w:cs="Times New Roman"/>
          <w:sz w:val="24"/>
          <w:szCs w:val="24"/>
        </w:rPr>
        <w:t xml:space="preserve"> and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6</m:t>
            </m:r>
          </m:sup>
        </m:sSup>
      </m:oMath>
      <w:r w:rsidR="00547724">
        <w:rPr>
          <w:rFonts w:ascii="Times New Roman" w:eastAsiaTheme="minorEastAsia" w:hAnsi="Times New Roman" w:cs="Times New Roman"/>
          <w:sz w:val="24"/>
          <w:szCs w:val="24"/>
        </w:rPr>
        <w:t xml:space="preserve"> factorial design</w:t>
      </w:r>
      <w:r w:rsidR="006B6431">
        <w:rPr>
          <w:rFonts w:ascii="Times New Roman" w:eastAsiaTheme="minorEastAsia" w:hAnsi="Times New Roman" w:cs="Times New Roman"/>
          <w:sz w:val="24"/>
          <w:szCs w:val="24"/>
        </w:rPr>
        <w:t xml:space="preserve"> respectively</w:t>
      </w:r>
      <w:r w:rsidR="00547724">
        <w:rPr>
          <w:rFonts w:ascii="Times New Roman" w:eastAsiaTheme="minorEastAsia" w:hAnsi="Times New Roman" w:cs="Times New Roman"/>
          <w:sz w:val="24"/>
          <w:szCs w:val="24"/>
        </w:rPr>
        <w:t>.</w:t>
      </w:r>
      <w:r w:rsidR="00F63DE3">
        <w:rPr>
          <w:rFonts w:ascii="Times New Roman" w:eastAsiaTheme="minorEastAsia" w:hAnsi="Times New Roman" w:cs="Times New Roman"/>
          <w:sz w:val="24"/>
          <w:szCs w:val="24"/>
        </w:rPr>
        <w:t xml:space="preserve"> </w:t>
      </w:r>
      <w:r w:rsidR="00F63DE3" w:rsidRPr="00F850FB">
        <w:rPr>
          <w:rFonts w:ascii="Times New Roman" w:hAnsi="Times New Roman" w:cs="Times New Roman"/>
          <w:sz w:val="24"/>
          <w:szCs w:val="24"/>
        </w:rPr>
        <w:t>The purpose of that study is to determine the parameters having the greatest effect on the tensile strain capacity of a pipe in the presence of girth weld flaws</w:t>
      </w:r>
      <w:r w:rsidR="00F63DE3">
        <w:rPr>
          <w:rFonts w:ascii="Times New Roman" w:hAnsi="Times New Roman" w:cs="Times New Roman"/>
          <w:sz w:val="24"/>
          <w:szCs w:val="24"/>
        </w:rPr>
        <w:t xml:space="preserve"> and to analyze the sensitivity of the prediction equations to the variations of the different parameters</w:t>
      </w:r>
      <w:r w:rsidR="006B6431">
        <w:rPr>
          <w:rFonts w:ascii="Times New Roman" w:hAnsi="Times New Roman" w:cs="Times New Roman"/>
          <w:sz w:val="24"/>
          <w:szCs w:val="24"/>
        </w:rPr>
        <w:t xml:space="preserve"> (flaw dimensions and material properties)</w:t>
      </w:r>
      <w:r w:rsidR="00F63DE3">
        <w:rPr>
          <w:rFonts w:ascii="Times New Roman" w:hAnsi="Times New Roman" w:cs="Times New Roman"/>
          <w:sz w:val="24"/>
          <w:szCs w:val="24"/>
        </w:rPr>
        <w:t>.</w:t>
      </w:r>
      <w:r w:rsidR="00547724">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547724">
        <w:rPr>
          <w:rFonts w:ascii="Times New Roman" w:eastAsiaTheme="minorEastAsia" w:hAnsi="Times New Roman" w:cs="Times New Roman"/>
          <w:sz w:val="24"/>
          <w:szCs w:val="24"/>
        </w:rPr>
        <w:t xml:space="preserve"> notation for factorial designs, the base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denotes that the tensile strain capacity is evaluated at </w:t>
      </w:r>
      <m:oMath>
        <m:r>
          <w:rPr>
            <w:rFonts w:ascii="Cambria Math" w:eastAsiaTheme="minorEastAsia" w:hAnsi="Cambria Math" w:cs="Times New Roman"/>
            <w:sz w:val="24"/>
            <w:szCs w:val="24"/>
          </w:rPr>
          <m:t>3</m:t>
        </m:r>
      </m:oMath>
      <w:r w:rsidR="00547724">
        <w:rPr>
          <w:rFonts w:ascii="Times New Roman" w:eastAsiaTheme="minorEastAsia" w:hAnsi="Times New Roman" w:cs="Times New Roman"/>
          <w:sz w:val="24"/>
          <w:szCs w:val="24"/>
        </w:rPr>
        <w:t xml:space="preserve"> different levels (low, intermediate, high) of each parameter</w:t>
      </w:r>
      <w:r w:rsidR="006B6431">
        <w:rPr>
          <w:rFonts w:ascii="Times New Roman" w:eastAsiaTheme="minorEastAsia" w:hAnsi="Times New Roman" w:cs="Times New Roman"/>
          <w:sz w:val="24"/>
          <w:szCs w:val="24"/>
        </w:rPr>
        <w:t xml:space="preserve"> a</w:t>
      </w:r>
      <w:r w:rsidR="00547724">
        <w:rPr>
          <w:rFonts w:ascii="Times New Roman" w:eastAsiaTheme="minorEastAsia" w:hAnsi="Times New Roman" w:cs="Times New Roman"/>
          <w:sz w:val="24"/>
          <w:szCs w:val="24"/>
        </w:rPr>
        <w:t xml:space="preserve">ffecting the tensile strain capacity, and </w:t>
      </w:r>
      <m:oMath>
        <m:r>
          <w:rPr>
            <w:rFonts w:ascii="Cambria Math" w:eastAsiaTheme="minorEastAsia" w:hAnsi="Cambria Math" w:cs="Times New Roman"/>
            <w:sz w:val="24"/>
            <w:szCs w:val="24"/>
          </w:rPr>
          <m:t>k</m:t>
        </m:r>
      </m:oMath>
      <w:r w:rsidR="00547724">
        <w:rPr>
          <w:rFonts w:ascii="Times New Roman" w:eastAsiaTheme="minorEastAsia" w:hAnsi="Times New Roman" w:cs="Times New Roman"/>
          <w:sz w:val="24"/>
          <w:szCs w:val="24"/>
        </w:rPr>
        <w:t xml:space="preserve"> denotes the total number of parameters. In case of surface 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to </w:t>
      </w:r>
      <m:oMath>
        <m:r>
          <w:rPr>
            <w:rFonts w:ascii="Cambria Math" w:eastAsiaTheme="minorEastAsia" w:hAnsi="Cambria Math" w:cs="Times New Roman"/>
            <w:sz w:val="24"/>
            <w:szCs w:val="24"/>
          </w:rPr>
          <m:t>4</m:t>
        </m:r>
      </m:oMath>
      <w:r w:rsidR="00547724">
        <w:rPr>
          <w:rFonts w:ascii="Times New Roman" w:eastAsiaTheme="minorEastAsia" w:hAnsi="Times New Roman" w:cs="Times New Roman"/>
          <w:sz w:val="24"/>
          <w:szCs w:val="24"/>
        </w:rPr>
        <w:t xml:space="preserve"> and in case of buried defects </w:t>
      </w:r>
      <m:oMath>
        <m:r>
          <w:rPr>
            <w:rFonts w:ascii="Cambria Math" w:eastAsiaTheme="minorEastAsia" w:hAnsi="Cambria Math" w:cs="Times New Roman"/>
            <w:sz w:val="24"/>
            <w:szCs w:val="24"/>
          </w:rPr>
          <m:t>k</m:t>
        </m:r>
      </m:oMath>
      <w:r w:rsidR="00B0344C">
        <w:rPr>
          <w:rFonts w:ascii="Times New Roman" w:eastAsiaTheme="minorEastAsia" w:hAnsi="Times New Roman" w:cs="Times New Roman"/>
          <w:sz w:val="24"/>
          <w:szCs w:val="24"/>
        </w:rPr>
        <w:t xml:space="preserve"> is equal </w:t>
      </w:r>
      <w:proofErr w:type="gramStart"/>
      <w:r w:rsidR="00B0344C">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6</m:t>
        </m:r>
      </m:oMath>
      <w:r w:rsidR="00547724">
        <w:rPr>
          <w:rFonts w:ascii="Times New Roman" w:eastAsiaTheme="minorEastAsia" w:hAnsi="Times New Roman" w:cs="Times New Roman"/>
          <w:sz w:val="24"/>
          <w:szCs w:val="24"/>
        </w:rPr>
        <w:t xml:space="preserve">. </w:t>
      </w:r>
      <w:r w:rsidR="00D5460A">
        <w:rPr>
          <w:rFonts w:ascii="Times New Roman" w:eastAsiaTheme="minorEastAsia" w:hAnsi="Times New Roman" w:cs="Times New Roman"/>
          <w:sz w:val="24"/>
          <w:szCs w:val="24"/>
        </w:rPr>
        <w:t xml:space="preserve">The geometry of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k</m:t>
            </m:r>
          </m:sup>
        </m:sSup>
      </m:oMath>
      <w:r w:rsidR="00D5460A">
        <w:rPr>
          <w:rFonts w:ascii="Times New Roman" w:eastAsiaTheme="minorEastAsia" w:hAnsi="Times New Roman" w:cs="Times New Roman"/>
          <w:sz w:val="24"/>
          <w:szCs w:val="24"/>
        </w:rPr>
        <w:t xml:space="preserve"> factorial design can be visualized as in </w:t>
      </w:r>
      <w:r w:rsidR="00E31D9C">
        <w:rPr>
          <w:rFonts w:ascii="Times New Roman" w:eastAsiaTheme="minorEastAsia" w:hAnsi="Times New Roman" w:cs="Times New Roman"/>
          <w:sz w:val="24"/>
          <w:szCs w:val="24"/>
        </w:rPr>
        <w:fldChar w:fldCharType="begin"/>
      </w:r>
      <w:r w:rsidR="00E31D9C">
        <w:rPr>
          <w:rFonts w:ascii="Times New Roman" w:eastAsiaTheme="minorEastAsia" w:hAnsi="Times New Roman" w:cs="Times New Roman"/>
          <w:sz w:val="24"/>
          <w:szCs w:val="24"/>
        </w:rPr>
        <w:instrText xml:space="preserve"> REF _Ref391901826 \h </w:instrText>
      </w:r>
      <w:r w:rsidR="00E31D9C">
        <w:rPr>
          <w:rFonts w:ascii="Times New Roman" w:eastAsiaTheme="minorEastAsia" w:hAnsi="Times New Roman" w:cs="Times New Roman"/>
          <w:sz w:val="24"/>
          <w:szCs w:val="24"/>
        </w:rPr>
      </w:r>
      <w:r w:rsidR="00E31D9C">
        <w:rPr>
          <w:rFonts w:ascii="Times New Roman" w:eastAsiaTheme="minorEastAsia" w:hAnsi="Times New Roman" w:cs="Times New Roman"/>
          <w:sz w:val="24"/>
          <w:szCs w:val="24"/>
        </w:rPr>
        <w:fldChar w:fldCharType="separate"/>
      </w:r>
      <w:ins w:id="242" w:author="Samer Adeeb" w:date="2014-07-20T19:44:00Z">
        <w:r w:rsidR="0076245A" w:rsidRPr="00D5460A">
          <w:rPr>
            <w:rFonts w:ascii="Times New Roman" w:hAnsi="Times New Roman" w:cs="Times New Roman"/>
            <w:sz w:val="24"/>
            <w:szCs w:val="24"/>
          </w:rPr>
          <w:t xml:space="preserve">Figure </w:t>
        </w:r>
        <w:r w:rsidR="0076245A">
          <w:rPr>
            <w:rFonts w:ascii="Times New Roman" w:hAnsi="Times New Roman" w:cs="Times New Roman"/>
            <w:noProof/>
            <w:sz w:val="24"/>
            <w:szCs w:val="24"/>
          </w:rPr>
          <w:t>17</w:t>
        </w:r>
      </w:ins>
      <w:del w:id="243" w:author="Samer Adeeb" w:date="2014-07-20T19:44:00Z">
        <w:r w:rsidR="00E31D9C" w:rsidRPr="00D5460A" w:rsidDel="0076245A">
          <w:rPr>
            <w:rFonts w:ascii="Times New Roman" w:hAnsi="Times New Roman" w:cs="Times New Roman"/>
            <w:sz w:val="24"/>
            <w:szCs w:val="24"/>
          </w:rPr>
          <w:delText xml:space="preserve">Figure </w:delText>
        </w:r>
        <w:r w:rsidR="00E31D9C" w:rsidRPr="00D5460A" w:rsidDel="0076245A">
          <w:rPr>
            <w:rFonts w:ascii="Times New Roman" w:hAnsi="Times New Roman" w:cs="Times New Roman"/>
            <w:noProof/>
            <w:sz w:val="24"/>
            <w:szCs w:val="24"/>
          </w:rPr>
          <w:delText>17</w:delText>
        </w:r>
      </w:del>
      <w:r w:rsidR="00E31D9C">
        <w:rPr>
          <w:rFonts w:ascii="Times New Roman" w:eastAsiaTheme="minorEastAsia" w:hAnsi="Times New Roman" w:cs="Times New Roman"/>
          <w:sz w:val="24"/>
          <w:szCs w:val="24"/>
        </w:rPr>
        <w:fldChar w:fldCharType="end"/>
      </w:r>
      <w:r w:rsidR="00E31D9C">
        <w:rPr>
          <w:rFonts w:ascii="Times New Roman" w:eastAsiaTheme="minorEastAsia" w:hAnsi="Times New Roman" w:cs="Times New Roman"/>
          <w:sz w:val="24"/>
          <w:szCs w:val="24"/>
        </w:rPr>
        <w:t>.</w:t>
      </w:r>
    </w:p>
    <w:p w:rsidR="00D5460A" w:rsidRDefault="00D5460A" w:rsidP="00D5460A">
      <w:pPr>
        <w:keepNext/>
        <w:spacing w:after="0" w:line="240" w:lineRule="auto"/>
        <w:jc w:val="both"/>
      </w:pPr>
      <w:r>
        <w:rPr>
          <w:rFonts w:ascii="Times New Roman" w:hAnsi="Times New Roman" w:cs="Times New Roman"/>
          <w:noProof/>
          <w:sz w:val="24"/>
          <w:szCs w:val="24"/>
          <w:lang w:eastAsia="en-CA"/>
        </w:rPr>
        <w:lastRenderedPageBreak/>
        <w:drawing>
          <wp:inline distT="0" distB="0" distL="0" distR="0" wp14:anchorId="163EDFC5" wp14:editId="051B51A0">
            <wp:extent cx="5374800" cy="36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owerK.JPG"/>
                    <pic:cNvPicPr/>
                  </pic:nvPicPr>
                  <pic:blipFill>
                    <a:blip r:embed="rId25">
                      <a:extLst>
                        <a:ext uri="{28A0092B-C50C-407E-A947-70E740481C1C}">
                          <a14:useLocalDpi xmlns:a14="http://schemas.microsoft.com/office/drawing/2010/main" val="0"/>
                        </a:ext>
                      </a:extLst>
                    </a:blip>
                    <a:stretch>
                      <a:fillRect/>
                    </a:stretch>
                  </pic:blipFill>
                  <pic:spPr>
                    <a:xfrm>
                      <a:off x="0" y="0"/>
                      <a:ext cx="5374800" cy="3643200"/>
                    </a:xfrm>
                    <a:prstGeom prst="rect">
                      <a:avLst/>
                    </a:prstGeom>
                  </pic:spPr>
                </pic:pic>
              </a:graphicData>
            </a:graphic>
          </wp:inline>
        </w:drawing>
      </w:r>
    </w:p>
    <w:p w:rsidR="00D5460A" w:rsidRPr="00D5460A" w:rsidRDefault="00D5460A" w:rsidP="00D5460A">
      <w:pPr>
        <w:pStyle w:val="Caption"/>
        <w:jc w:val="center"/>
        <w:rPr>
          <w:rFonts w:ascii="Times New Roman" w:hAnsi="Times New Roman" w:cs="Times New Roman"/>
          <w:color w:val="auto"/>
          <w:sz w:val="24"/>
          <w:szCs w:val="24"/>
        </w:rPr>
      </w:pPr>
      <w:bookmarkStart w:id="244" w:name="_Ref391901826"/>
      <w:r w:rsidRPr="00D5460A">
        <w:rPr>
          <w:rFonts w:ascii="Times New Roman" w:hAnsi="Times New Roman" w:cs="Times New Roman"/>
          <w:color w:val="auto"/>
          <w:sz w:val="24"/>
          <w:szCs w:val="24"/>
        </w:rPr>
        <w:t xml:space="preserve">Figure </w:t>
      </w:r>
      <w:r w:rsidRPr="00D5460A">
        <w:rPr>
          <w:rFonts w:ascii="Times New Roman" w:hAnsi="Times New Roman" w:cs="Times New Roman"/>
          <w:color w:val="auto"/>
          <w:sz w:val="24"/>
          <w:szCs w:val="24"/>
        </w:rPr>
        <w:fldChar w:fldCharType="begin"/>
      </w:r>
      <w:r w:rsidRPr="00D5460A">
        <w:rPr>
          <w:rFonts w:ascii="Times New Roman" w:hAnsi="Times New Roman" w:cs="Times New Roman"/>
          <w:color w:val="auto"/>
          <w:sz w:val="24"/>
          <w:szCs w:val="24"/>
        </w:rPr>
        <w:instrText xml:space="preserve"> SEQ Figure \* ARABIC </w:instrText>
      </w:r>
      <w:r w:rsidRPr="00D5460A">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17</w:t>
      </w:r>
      <w:r w:rsidRPr="00D5460A">
        <w:rPr>
          <w:rFonts w:ascii="Times New Roman" w:hAnsi="Times New Roman" w:cs="Times New Roman"/>
          <w:color w:val="auto"/>
          <w:sz w:val="24"/>
          <w:szCs w:val="24"/>
        </w:rPr>
        <w:fldChar w:fldCharType="end"/>
      </w:r>
      <w:bookmarkEnd w:id="244"/>
      <w:r w:rsidRPr="00D5460A">
        <w:rPr>
          <w:rFonts w:ascii="Times New Roman" w:hAnsi="Times New Roman" w:cs="Times New Roman"/>
          <w:color w:val="auto"/>
          <w:sz w:val="24"/>
          <w:szCs w:val="24"/>
        </w:rPr>
        <w:t>: Combinations of three parameters (Factor A, Factor B, Factor C) at three different levels (0, 1, 2)</w:t>
      </w:r>
      <w:r w:rsidR="00B36EAA">
        <w:rPr>
          <w:rFonts w:ascii="Times New Roman" w:hAnsi="Times New Roman" w:cs="Times New Roman"/>
          <w:color w:val="auto"/>
          <w:sz w:val="24"/>
          <w:szCs w:val="24"/>
        </w:rPr>
        <w:t xml:space="preserve"> </w:t>
      </w:r>
      <w:r w:rsidR="00B36EAA">
        <w:rPr>
          <w:rFonts w:ascii="Times New Roman" w:hAnsi="Times New Roman" w:cs="Times New Roman"/>
          <w:color w:val="auto"/>
          <w:sz w:val="24"/>
          <w:szCs w:val="24"/>
        </w:rPr>
        <w:fldChar w:fldCharType="begin"/>
      </w:r>
      <w:r w:rsidR="00B36EAA">
        <w:rPr>
          <w:rFonts w:ascii="Times New Roman" w:hAnsi="Times New Roman" w:cs="Times New Roman"/>
          <w:color w:val="auto"/>
          <w:sz w:val="24"/>
          <w:szCs w:val="24"/>
        </w:rPr>
        <w:instrText xml:space="preserve"> REF montgomery \h </w:instrText>
      </w:r>
      <w:r w:rsidR="00B36EAA">
        <w:rPr>
          <w:rFonts w:ascii="Times New Roman" w:hAnsi="Times New Roman" w:cs="Times New Roman"/>
          <w:color w:val="auto"/>
          <w:sz w:val="24"/>
          <w:szCs w:val="24"/>
        </w:rPr>
      </w:r>
      <w:r w:rsidR="00B36EAA">
        <w:rPr>
          <w:rFonts w:ascii="Times New Roman" w:hAnsi="Times New Roman" w:cs="Times New Roman"/>
          <w:color w:val="auto"/>
          <w:sz w:val="24"/>
          <w:szCs w:val="24"/>
        </w:rPr>
        <w:fldChar w:fldCharType="separate"/>
      </w:r>
      <w:r w:rsidR="0076245A">
        <w:rPr>
          <w:rFonts w:ascii="Times New Roman" w:hAnsi="Times New Roman" w:cs="Times New Roman"/>
          <w:color w:val="000000"/>
          <w:sz w:val="24"/>
          <w:szCs w:val="24"/>
          <w:shd w:val="clear" w:color="auto" w:fill="FFFFFF"/>
        </w:rPr>
        <w:t>[2</w:t>
      </w:r>
      <w:r w:rsidR="0076245A">
        <w:rPr>
          <w:rFonts w:ascii="Times New Roman" w:hAnsi="Times New Roman" w:cs="Times New Roman"/>
          <w:color w:val="000000"/>
          <w:sz w:val="24"/>
          <w:szCs w:val="24"/>
          <w:shd w:val="clear" w:color="auto" w:fill="FFFFFF"/>
        </w:rPr>
        <w:t>5</w:t>
      </w:r>
      <w:r w:rsidR="0076245A">
        <w:rPr>
          <w:rFonts w:ascii="Times New Roman" w:hAnsi="Times New Roman" w:cs="Times New Roman"/>
          <w:color w:val="000000"/>
          <w:sz w:val="24"/>
          <w:szCs w:val="24"/>
          <w:shd w:val="clear" w:color="auto" w:fill="FFFFFF"/>
        </w:rPr>
        <w:t>]</w:t>
      </w:r>
      <w:r w:rsidR="00B36EAA">
        <w:rPr>
          <w:rFonts w:ascii="Times New Roman" w:hAnsi="Times New Roman" w:cs="Times New Roman"/>
          <w:color w:val="auto"/>
          <w:sz w:val="24"/>
          <w:szCs w:val="24"/>
        </w:rPr>
        <w:fldChar w:fldCharType="end"/>
      </w:r>
    </w:p>
    <w:p w:rsidR="00F850FB" w:rsidRDefault="00E31D9C" w:rsidP="001260A0">
      <w:pPr>
        <w:spacing w:after="0"/>
        <w:jc w:val="both"/>
        <w:rPr>
          <w:rFonts w:ascii="Times New Roman" w:eastAsiaTheme="minorEastAsia" w:hAnsi="Times New Roman" w:cs="Times New Roman"/>
          <w:sz w:val="24"/>
          <w:szCs w:val="24"/>
        </w:rPr>
      </w:pPr>
      <w:r w:rsidRPr="00E31D9C">
        <w:rPr>
          <w:rFonts w:ascii="Times New Roman" w:hAnsi="Times New Roman" w:cs="Times New Roman"/>
          <w:sz w:val="24"/>
          <w:szCs w:val="24"/>
        </w:rPr>
        <w:t xml:space="preserve">In </w:t>
      </w:r>
      <w:r w:rsidRPr="00E31D9C">
        <w:rPr>
          <w:rFonts w:ascii="Times New Roman" w:hAnsi="Times New Roman" w:cs="Times New Roman"/>
          <w:sz w:val="24"/>
          <w:szCs w:val="24"/>
        </w:rPr>
        <w:fldChar w:fldCharType="begin"/>
      </w:r>
      <w:r w:rsidRPr="00E31D9C">
        <w:rPr>
          <w:rFonts w:ascii="Times New Roman" w:hAnsi="Times New Roman" w:cs="Times New Roman"/>
          <w:sz w:val="24"/>
          <w:szCs w:val="24"/>
        </w:rPr>
        <w:instrText xml:space="preserve"> REF _Ref391901826 \h  \* MERGEFORMAT </w:instrText>
      </w:r>
      <w:r w:rsidRPr="00E31D9C">
        <w:rPr>
          <w:rFonts w:ascii="Times New Roman" w:hAnsi="Times New Roman" w:cs="Times New Roman"/>
          <w:sz w:val="24"/>
          <w:szCs w:val="24"/>
        </w:rPr>
      </w:r>
      <w:r w:rsidRPr="00E31D9C">
        <w:rPr>
          <w:rFonts w:ascii="Times New Roman" w:hAnsi="Times New Roman" w:cs="Times New Roman"/>
          <w:sz w:val="24"/>
          <w:szCs w:val="24"/>
        </w:rPr>
        <w:fldChar w:fldCharType="separate"/>
      </w:r>
      <w:ins w:id="245" w:author="Samer Adeeb" w:date="2014-07-20T19:44:00Z">
        <w:r w:rsidR="0076245A" w:rsidRPr="00D5460A">
          <w:rPr>
            <w:rFonts w:ascii="Times New Roman" w:hAnsi="Times New Roman" w:cs="Times New Roman"/>
            <w:sz w:val="24"/>
            <w:szCs w:val="24"/>
          </w:rPr>
          <w:t xml:space="preserve">Figure </w:t>
        </w:r>
        <w:r w:rsidR="0076245A">
          <w:rPr>
            <w:rFonts w:ascii="Times New Roman" w:hAnsi="Times New Roman" w:cs="Times New Roman"/>
            <w:noProof/>
            <w:sz w:val="24"/>
            <w:szCs w:val="24"/>
          </w:rPr>
          <w:t>17</w:t>
        </w:r>
      </w:ins>
      <w:del w:id="246" w:author="Samer Adeeb" w:date="2014-07-20T19:44:00Z">
        <w:r w:rsidRPr="00E31D9C" w:rsidDel="0076245A">
          <w:rPr>
            <w:rFonts w:ascii="Times New Roman" w:hAnsi="Times New Roman" w:cs="Times New Roman"/>
            <w:sz w:val="24"/>
            <w:szCs w:val="24"/>
          </w:rPr>
          <w:delText xml:space="preserve">Figure </w:delText>
        </w:r>
        <w:r w:rsidRPr="00E31D9C" w:rsidDel="0076245A">
          <w:rPr>
            <w:rFonts w:ascii="Times New Roman" w:hAnsi="Times New Roman" w:cs="Times New Roman"/>
            <w:noProof/>
            <w:sz w:val="24"/>
            <w:szCs w:val="24"/>
          </w:rPr>
          <w:delText>17</w:delText>
        </w:r>
      </w:del>
      <w:r w:rsidRPr="00E31D9C">
        <w:rPr>
          <w:rFonts w:ascii="Times New Roman" w:hAnsi="Times New Roman" w:cs="Times New Roman"/>
          <w:sz w:val="24"/>
          <w:szCs w:val="24"/>
        </w:rPr>
        <w:fldChar w:fldCharType="end"/>
      </w:r>
      <w:r w:rsidRPr="00E31D9C">
        <w:rPr>
          <w:rFonts w:ascii="Times New Roman" w:hAnsi="Times New Roman" w:cs="Times New Roman"/>
          <w:sz w:val="24"/>
          <w:szCs w:val="24"/>
        </w:rPr>
        <w:t xml:space="preserve"> each of three coordinate axes represents a different parameter</w:t>
      </w:r>
      <w:r>
        <w:rPr>
          <w:rFonts w:ascii="Times New Roman" w:hAnsi="Times New Roman" w:cs="Times New Roman"/>
          <w:sz w:val="24"/>
          <w:szCs w:val="24"/>
        </w:rPr>
        <w:t xml:space="preserve">. </w:t>
      </w:r>
      <w:r w:rsidR="00F77C8F">
        <w:rPr>
          <w:rFonts w:ascii="Times New Roman" w:hAnsi="Times New Roman" w:cs="Times New Roman"/>
          <w:sz w:val="24"/>
          <w:szCs w:val="24"/>
        </w:rPr>
        <w:t xml:space="preserve">The three digit numbers at the corners and side mid-lengths of the cube represent the combinations of the parameters for which the output quantity is evaluated. In each three digit number the first second and third digits denote the levels of the parameters Factor A, Factor B and Factor C respectively. The digits </w:t>
      </w:r>
      <m:oMath>
        <m:r>
          <w:rPr>
            <w:rFonts w:ascii="Cambria Math" w:hAnsi="Cambria Math" w:cs="Times New Roman"/>
            <w:sz w:val="24"/>
            <w:szCs w:val="24"/>
          </w:rPr>
          <m:t>0,1,2</m:t>
        </m:r>
      </m:oMath>
      <w:r w:rsidR="00F77C8F">
        <w:rPr>
          <w:rFonts w:ascii="Times New Roman" w:eastAsiaTheme="minorEastAsia" w:hAnsi="Times New Roman" w:cs="Times New Roman"/>
          <w:sz w:val="24"/>
          <w:szCs w:val="24"/>
        </w:rPr>
        <w:t xml:space="preserve"> represent the low, intermediate and high levels respectively.</w:t>
      </w:r>
    </w:p>
    <w:p w:rsidR="00712D41" w:rsidRPr="00712D41" w:rsidRDefault="00AB30ED" w:rsidP="001260A0">
      <w:pPr>
        <w:spacing w:after="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case of surface defects, the parameters affecting the tensile strain capacity are defect height, defect length, the ratio of yield stress to ultimate strength of the pipe base metal and the CTOD toughness of the pipe base metal such that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=f(η, ξ, λ, δ)</m:t>
        </m:r>
      </m:oMath>
      <w:r>
        <w:rPr>
          <w:rFonts w:ascii="Times New Roman" w:eastAsiaTheme="minorEastAsia" w:hAnsi="Times New Roman" w:cs="Times New Roman"/>
          <w:sz w:val="24"/>
          <w:szCs w:val="24"/>
        </w:rPr>
        <w:t>.</w:t>
      </w:r>
      <w:r w:rsidR="00B02C69">
        <w:rPr>
          <w:rFonts w:ascii="Times New Roman" w:eastAsiaTheme="minorEastAsia" w:hAnsi="Times New Roman" w:cs="Times New Roman"/>
          <w:sz w:val="24"/>
          <w:szCs w:val="24"/>
        </w:rPr>
        <w:t xml:space="preserve"> In the </w:t>
      </w:r>
      <m:oMath>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3</m:t>
            </m:r>
          </m:e>
          <m:sup>
            <m:r>
              <w:rPr>
                <w:rFonts w:ascii="Cambria Math" w:eastAsiaTheme="minorEastAsia" w:hAnsi="Cambria Math" w:cs="Times New Roman"/>
                <w:sz w:val="24"/>
                <w:szCs w:val="24"/>
              </w:rPr>
              <m:t>4</m:t>
            </m:r>
          </m:sup>
        </m:sSup>
      </m:oMath>
      <w:r w:rsidR="00B02C69">
        <w:rPr>
          <w:rFonts w:ascii="Times New Roman" w:eastAsiaTheme="minorEastAsia" w:hAnsi="Times New Roman" w:cs="Times New Roman"/>
          <w:sz w:val="24"/>
          <w:szCs w:val="24"/>
        </w:rPr>
        <w:t xml:space="preserve"> factorial design,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 xml:space="preserve"> is evaluated at all combinations of the four parameters at the low, intermediate and high levels which gave </w:t>
      </w:r>
      <m:oMath>
        <m:r>
          <w:rPr>
            <w:rFonts w:ascii="Cambria Math" w:eastAsiaTheme="minorEastAsia" w:hAnsi="Cambria Math" w:cs="Times New Roman"/>
            <w:sz w:val="24"/>
            <w:szCs w:val="24"/>
          </w:rPr>
          <m:t>81</m:t>
        </m:r>
      </m:oMath>
      <w:r w:rsidR="00B02C69">
        <w:rPr>
          <w:rFonts w:ascii="Times New Roman" w:eastAsiaTheme="minorEastAsia" w:hAnsi="Times New Roman" w:cs="Times New Roman"/>
          <w:sz w:val="24"/>
          <w:szCs w:val="24"/>
        </w:rPr>
        <w:t xml:space="preserve"> different predictions </w:t>
      </w:r>
      <w:proofErr w:type="gramStart"/>
      <w:r w:rsidR="00B02C69">
        <w:rPr>
          <w:rFonts w:ascii="Times New Roman" w:eastAsiaTheme="minorEastAsia" w:hAnsi="Times New Roman" w:cs="Times New Roman"/>
          <w:sz w:val="24"/>
          <w:szCs w:val="24"/>
        </w:rPr>
        <w:t xml:space="preserve">for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B02C69">
        <w:rPr>
          <w:rFonts w:ascii="Times New Roman" w:eastAsiaTheme="minorEastAsia" w:hAnsi="Times New Roman" w:cs="Times New Roman"/>
          <w:sz w:val="24"/>
          <w:szCs w:val="24"/>
        </w:rPr>
        <w:t>.</w:t>
      </w:r>
      <w:r w:rsidR="00372D4F">
        <w:rPr>
          <w:rFonts w:ascii="Times New Roman" w:eastAsiaTheme="minorEastAsia" w:hAnsi="Times New Roman" w:cs="Times New Roman"/>
          <w:sz w:val="24"/>
          <w:szCs w:val="24"/>
        </w:rPr>
        <w:t xml:space="preserve"> In order to determine the sensitivity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to the changes in a particular </w:t>
      </w:r>
      <w:proofErr w:type="gramStart"/>
      <w:r w:rsidR="00372D4F">
        <w:rPr>
          <w:rFonts w:ascii="Times New Roman" w:eastAsiaTheme="minorEastAsia" w:hAnsi="Times New Roman" w:cs="Times New Roman"/>
          <w:sz w:val="24"/>
          <w:szCs w:val="24"/>
        </w:rPr>
        <w:t>parameter,</w:t>
      </w:r>
      <w:proofErr w:type="gramEnd"/>
      <w:r w:rsidR="00372D4F">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is evaluated when this parameter is kept fixed at low, intermediate and high levels for all possible combinations of the rest of the parameters. This analysis gives 27 different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372D4F">
        <w:rPr>
          <w:rFonts w:ascii="Times New Roman" w:eastAsiaTheme="minorEastAsia" w:hAnsi="Times New Roman" w:cs="Times New Roman"/>
          <w:sz w:val="24"/>
          <w:szCs w:val="24"/>
        </w:rPr>
        <w:t xml:space="preserve"> predictions for each fixed level of the parameter. The next step of the analysis is to take the average of the 27 predictions for each level which gives a single real number for each level of the parameter. The final step of the analysis is to plot the variation of these averages with respect to the level at which the parameter is fixed and to repeat this procedure for all of the parameters. </w:t>
      </w:r>
    </w:p>
    <w:p w:rsidR="00712D41" w:rsidRDefault="00712D41" w:rsidP="00712D41">
      <w:pPr>
        <w:spacing w:after="0" w:line="240" w:lineRule="auto"/>
        <w:jc w:val="center"/>
        <w:rPr>
          <w:rFonts w:ascii="Times New Roman" w:hAnsi="Times New Roman" w:cs="Times New Roman"/>
          <w:b/>
          <w:sz w:val="24"/>
          <w:szCs w:val="24"/>
        </w:rPr>
      </w:pPr>
    </w:p>
    <w:p w:rsidR="001260A0" w:rsidRDefault="00712D41" w:rsidP="001260A0">
      <w:pPr>
        <w:keepNext/>
        <w:spacing w:after="0" w:line="240" w:lineRule="auto"/>
        <w:jc w:val="center"/>
      </w:pPr>
      <w:r>
        <w:rPr>
          <w:rFonts w:ascii="Times New Roman" w:hAnsi="Times New Roman" w:cs="Times New Roman"/>
          <w:b/>
          <w:noProof/>
          <w:sz w:val="24"/>
          <w:szCs w:val="24"/>
          <w:lang w:eastAsia="en-CA"/>
        </w:rPr>
        <w:lastRenderedPageBreak/>
        <w:drawing>
          <wp:inline distT="0" distB="0" distL="0" distR="0" wp14:anchorId="04171E6D" wp14:editId="05F6F107">
            <wp:extent cx="4179600" cy="290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faceFactorial.JPG"/>
                    <pic:cNvPicPr/>
                  </pic:nvPicPr>
                  <pic:blipFill>
                    <a:blip r:embed="rId26">
                      <a:extLst>
                        <a:ext uri="{28A0092B-C50C-407E-A947-70E740481C1C}">
                          <a14:useLocalDpi xmlns:a14="http://schemas.microsoft.com/office/drawing/2010/main" val="0"/>
                        </a:ext>
                      </a:extLst>
                    </a:blip>
                    <a:stretch>
                      <a:fillRect/>
                    </a:stretch>
                  </pic:blipFill>
                  <pic:spPr>
                    <a:xfrm>
                      <a:off x="0" y="0"/>
                      <a:ext cx="4179600" cy="2901600"/>
                    </a:xfrm>
                    <a:prstGeom prst="rect">
                      <a:avLst/>
                    </a:prstGeom>
                  </pic:spPr>
                </pic:pic>
              </a:graphicData>
            </a:graphic>
          </wp:inline>
        </w:drawing>
      </w:r>
    </w:p>
    <w:p w:rsidR="00E31D9C" w:rsidRPr="001260A0" w:rsidRDefault="001260A0" w:rsidP="001260A0">
      <w:pPr>
        <w:pStyle w:val="Caption"/>
        <w:jc w:val="center"/>
        <w:rPr>
          <w:rFonts w:ascii="Times New Roman" w:hAnsi="Times New Roman" w:cs="Times New Roman"/>
          <w:b w:val="0"/>
          <w:color w:val="auto"/>
          <w:sz w:val="24"/>
          <w:szCs w:val="24"/>
        </w:rPr>
      </w:pPr>
      <w:bookmarkStart w:id="247" w:name="_Ref391907951"/>
      <w:r w:rsidRPr="001260A0">
        <w:rPr>
          <w:rFonts w:ascii="Times New Roman" w:hAnsi="Times New Roman" w:cs="Times New Roman"/>
          <w:color w:val="auto"/>
          <w:sz w:val="24"/>
          <w:szCs w:val="24"/>
        </w:rPr>
        <w:t xml:space="preserve">Figure </w:t>
      </w:r>
      <w:r w:rsidRPr="001260A0">
        <w:rPr>
          <w:rFonts w:ascii="Times New Roman" w:hAnsi="Times New Roman" w:cs="Times New Roman"/>
          <w:color w:val="auto"/>
          <w:sz w:val="24"/>
          <w:szCs w:val="24"/>
        </w:rPr>
        <w:fldChar w:fldCharType="begin"/>
      </w:r>
      <w:r w:rsidRPr="001260A0">
        <w:rPr>
          <w:rFonts w:ascii="Times New Roman" w:hAnsi="Times New Roman" w:cs="Times New Roman"/>
          <w:color w:val="auto"/>
          <w:sz w:val="24"/>
          <w:szCs w:val="24"/>
        </w:rPr>
        <w:instrText xml:space="preserve"> SEQ Figure \* ARABIC </w:instrText>
      </w:r>
      <w:r w:rsidRPr="001260A0">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18</w:t>
      </w:r>
      <w:r w:rsidRPr="001260A0">
        <w:rPr>
          <w:rFonts w:ascii="Times New Roman" w:hAnsi="Times New Roman" w:cs="Times New Roman"/>
          <w:color w:val="auto"/>
          <w:sz w:val="24"/>
          <w:szCs w:val="24"/>
        </w:rPr>
        <w:fldChar w:fldCharType="end"/>
      </w:r>
      <w:bookmarkEnd w:id="247"/>
      <w:r w:rsidRPr="001260A0">
        <w:rPr>
          <w:rFonts w:ascii="Times New Roman" w:hAnsi="Times New Roman" w:cs="Times New Roman"/>
          <w:color w:val="auto"/>
          <w:sz w:val="24"/>
          <w:szCs w:val="24"/>
        </w:rPr>
        <w:t>: Sensitivity analysis for surface defects</w:t>
      </w:r>
    </w:p>
    <w:p w:rsidR="00712D41" w:rsidRDefault="007D5883" w:rsidP="007D5883">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_Ref391907951 \h </w:instrText>
      </w:r>
      <w:r>
        <w:rPr>
          <w:rFonts w:ascii="Times New Roman" w:hAnsi="Times New Roman" w:cs="Times New Roman"/>
          <w:b/>
          <w:sz w:val="24"/>
          <w:szCs w:val="24"/>
        </w:rPr>
      </w:r>
      <w:r>
        <w:rPr>
          <w:rFonts w:ascii="Times New Roman" w:hAnsi="Times New Roman" w:cs="Times New Roman"/>
          <w:b/>
          <w:sz w:val="24"/>
          <w:szCs w:val="24"/>
        </w:rPr>
        <w:fldChar w:fldCharType="separate"/>
      </w:r>
      <w:ins w:id="248" w:author="Samer Adeeb" w:date="2014-07-20T19:44:00Z">
        <w:r w:rsidR="0076245A" w:rsidRPr="001260A0">
          <w:rPr>
            <w:rFonts w:ascii="Times New Roman" w:hAnsi="Times New Roman" w:cs="Times New Roman"/>
            <w:sz w:val="24"/>
            <w:szCs w:val="24"/>
          </w:rPr>
          <w:t xml:space="preserve">Figure </w:t>
        </w:r>
        <w:r w:rsidR="0076245A">
          <w:rPr>
            <w:rFonts w:ascii="Times New Roman" w:hAnsi="Times New Roman" w:cs="Times New Roman"/>
            <w:noProof/>
            <w:sz w:val="24"/>
            <w:szCs w:val="24"/>
          </w:rPr>
          <w:t>18</w:t>
        </w:r>
      </w:ins>
      <w:del w:id="249" w:author="Samer Adeeb" w:date="2014-07-20T19:44:00Z">
        <w:r w:rsidRPr="001260A0" w:rsidDel="0076245A">
          <w:rPr>
            <w:rFonts w:ascii="Times New Roman" w:hAnsi="Times New Roman" w:cs="Times New Roman"/>
            <w:sz w:val="24"/>
            <w:szCs w:val="24"/>
          </w:rPr>
          <w:delText xml:space="preserve">Figure </w:delText>
        </w:r>
        <w:r w:rsidRPr="001260A0" w:rsidDel="0076245A">
          <w:rPr>
            <w:rFonts w:ascii="Times New Roman" w:hAnsi="Times New Roman" w:cs="Times New Roman"/>
            <w:noProof/>
            <w:sz w:val="24"/>
            <w:szCs w:val="24"/>
          </w:rPr>
          <w:delText>18</w:delText>
        </w:r>
      </w:del>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shows the result of the factorial design for surface defects</w:t>
      </w:r>
      <w:r>
        <w:rPr>
          <w:rFonts w:ascii="Times New Roman" w:hAnsi="Times New Roman" w:cs="Times New Roman"/>
          <w:sz w:val="24"/>
          <w:szCs w:val="24"/>
        </w:rPr>
        <w:t xml:space="preserve">. For the analysis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_Ref391907951 \h </w:instrText>
      </w:r>
      <w:r>
        <w:rPr>
          <w:rFonts w:ascii="Times New Roman" w:hAnsi="Times New Roman" w:cs="Times New Roman"/>
          <w:sz w:val="24"/>
          <w:szCs w:val="24"/>
        </w:rPr>
      </w:r>
      <w:r>
        <w:rPr>
          <w:rFonts w:ascii="Times New Roman" w:hAnsi="Times New Roman" w:cs="Times New Roman"/>
          <w:sz w:val="24"/>
          <w:szCs w:val="24"/>
        </w:rPr>
        <w:fldChar w:fldCharType="separate"/>
      </w:r>
      <w:ins w:id="250" w:author="Samer Adeeb" w:date="2014-07-20T19:44:00Z">
        <w:r w:rsidR="0076245A" w:rsidRPr="001260A0">
          <w:rPr>
            <w:rFonts w:ascii="Times New Roman" w:hAnsi="Times New Roman" w:cs="Times New Roman"/>
            <w:sz w:val="24"/>
            <w:szCs w:val="24"/>
          </w:rPr>
          <w:t xml:space="preserve">Figure </w:t>
        </w:r>
        <w:r w:rsidR="0076245A">
          <w:rPr>
            <w:rFonts w:ascii="Times New Roman" w:hAnsi="Times New Roman" w:cs="Times New Roman"/>
            <w:noProof/>
            <w:sz w:val="24"/>
            <w:szCs w:val="24"/>
          </w:rPr>
          <w:t>18</w:t>
        </w:r>
      </w:ins>
      <w:del w:id="251" w:author="Samer Adeeb" w:date="2014-07-20T19:44:00Z">
        <w:r w:rsidRPr="001260A0" w:rsidDel="0076245A">
          <w:rPr>
            <w:rFonts w:ascii="Times New Roman" w:hAnsi="Times New Roman" w:cs="Times New Roman"/>
            <w:sz w:val="24"/>
            <w:szCs w:val="24"/>
          </w:rPr>
          <w:delText xml:space="preserve">Figure </w:delText>
        </w:r>
        <w:r w:rsidRPr="001260A0" w:rsidDel="0076245A">
          <w:rPr>
            <w:rFonts w:ascii="Times New Roman" w:hAnsi="Times New Roman" w:cs="Times New Roman"/>
            <w:noProof/>
            <w:sz w:val="24"/>
            <w:szCs w:val="24"/>
          </w:rPr>
          <w:delText>18</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the parameters </w:t>
      </w:r>
      <m:oMath>
        <m:r>
          <w:rPr>
            <w:rFonts w:ascii="Cambria Math" w:hAnsi="Cambria Math" w:cs="Times New Roman"/>
            <w:sz w:val="24"/>
            <w:szCs w:val="24"/>
          </w:rPr>
          <m:t xml:space="preserve">η, ξ, λ, δ </m:t>
        </m:r>
      </m:oMath>
      <w:r>
        <w:rPr>
          <w:rFonts w:ascii="Times New Roman" w:eastAsiaTheme="minorEastAsia" w:hAnsi="Times New Roman" w:cs="Times New Roman"/>
          <w:sz w:val="24"/>
          <w:szCs w:val="24"/>
        </w:rPr>
        <w:t xml:space="preserve">are fixed in low, intermediate and high levels. These levels are assigned based on the acceptability boundaries for these parameters defined by the CSA code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csa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ins w:id="252" w:author="Samer Adeeb" w:date="2014-07-20T19:44:00Z">
        <w:r w:rsidR="0076245A">
          <w:rPr>
            <w:rFonts w:ascii="Times New Roman" w:hAnsi="Times New Roman" w:cs="Times New Roman"/>
            <w:sz w:val="24"/>
            <w:szCs w:val="24"/>
          </w:rPr>
          <w:t>[23</w:t>
        </w:r>
        <w:r w:rsidR="0076245A" w:rsidRPr="00301E41">
          <w:rPr>
            <w:rFonts w:ascii="Times New Roman" w:hAnsi="Times New Roman" w:cs="Times New Roman"/>
            <w:sz w:val="24"/>
            <w:szCs w:val="24"/>
          </w:rPr>
          <w:t>]</w:t>
        </w:r>
      </w:ins>
      <w:del w:id="253" w:author="Samer Adeeb" w:date="2014-07-20T19:44:00Z">
        <w:r w:rsidDel="0076245A">
          <w:rPr>
            <w:rFonts w:ascii="Times New Roman" w:hAnsi="Times New Roman" w:cs="Times New Roman"/>
            <w:sz w:val="24"/>
            <w:szCs w:val="24"/>
          </w:rPr>
          <w:delText>[24</w:delText>
        </w:r>
        <w:r w:rsidRPr="00301E41" w:rsidDel="0076245A">
          <w:rPr>
            <w:rFonts w:ascii="Times New Roman" w:hAnsi="Times New Roman" w:cs="Times New Roman"/>
            <w:sz w:val="24"/>
            <w:szCs w:val="24"/>
          </w:rPr>
          <w:delText>]</w:delText>
        </w:r>
      </w:del>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w:t>
      </w:r>
      <w:r w:rsidR="0058794E">
        <w:rPr>
          <w:rFonts w:ascii="Times New Roman" w:eastAsiaTheme="minorEastAsia" w:hAnsi="Times New Roman" w:cs="Times New Roman"/>
          <w:sz w:val="24"/>
          <w:szCs w:val="24"/>
        </w:rPr>
        <w:t xml:space="preserve"> </w:t>
      </w:r>
      <w:r w:rsidR="006A2242">
        <w:rPr>
          <w:rFonts w:ascii="Times New Roman" w:eastAsiaTheme="minorEastAsia" w:hAnsi="Times New Roman" w:cs="Times New Roman"/>
          <w:sz w:val="24"/>
          <w:szCs w:val="24"/>
        </w:rPr>
        <w:t xml:space="preserve">In </w:t>
      </w:r>
      <w:r w:rsidR="006A2242">
        <w:rPr>
          <w:rFonts w:ascii="Times New Roman" w:eastAsiaTheme="minorEastAsia" w:hAnsi="Times New Roman" w:cs="Times New Roman"/>
          <w:sz w:val="24"/>
          <w:szCs w:val="24"/>
        </w:rPr>
        <w:fldChar w:fldCharType="begin"/>
      </w:r>
      <w:r w:rsidR="006A2242">
        <w:rPr>
          <w:rFonts w:ascii="Times New Roman" w:eastAsiaTheme="minorEastAsia" w:hAnsi="Times New Roman" w:cs="Times New Roman"/>
          <w:sz w:val="24"/>
          <w:szCs w:val="24"/>
        </w:rPr>
        <w:instrText xml:space="preserve"> REF _Ref391907951 \h </w:instrText>
      </w:r>
      <w:r w:rsidR="006A2242">
        <w:rPr>
          <w:rFonts w:ascii="Times New Roman" w:eastAsiaTheme="minorEastAsia" w:hAnsi="Times New Roman" w:cs="Times New Roman"/>
          <w:sz w:val="24"/>
          <w:szCs w:val="24"/>
        </w:rPr>
      </w:r>
      <w:r w:rsidR="006A2242">
        <w:rPr>
          <w:rFonts w:ascii="Times New Roman" w:eastAsiaTheme="minorEastAsia" w:hAnsi="Times New Roman" w:cs="Times New Roman"/>
          <w:sz w:val="24"/>
          <w:szCs w:val="24"/>
        </w:rPr>
        <w:fldChar w:fldCharType="separate"/>
      </w:r>
      <w:ins w:id="254" w:author="Samer Adeeb" w:date="2014-07-20T19:44:00Z">
        <w:r w:rsidR="0076245A" w:rsidRPr="001260A0">
          <w:rPr>
            <w:rFonts w:ascii="Times New Roman" w:hAnsi="Times New Roman" w:cs="Times New Roman"/>
            <w:sz w:val="24"/>
            <w:szCs w:val="24"/>
          </w:rPr>
          <w:t xml:space="preserve">Figure </w:t>
        </w:r>
        <w:r w:rsidR="0076245A">
          <w:rPr>
            <w:rFonts w:ascii="Times New Roman" w:hAnsi="Times New Roman" w:cs="Times New Roman"/>
            <w:noProof/>
            <w:sz w:val="24"/>
            <w:szCs w:val="24"/>
          </w:rPr>
          <w:t>18</w:t>
        </w:r>
      </w:ins>
      <w:del w:id="255" w:author="Samer Adeeb" w:date="2014-07-20T19:44:00Z">
        <w:r w:rsidR="006A2242" w:rsidRPr="001260A0" w:rsidDel="0076245A">
          <w:rPr>
            <w:rFonts w:ascii="Times New Roman" w:hAnsi="Times New Roman" w:cs="Times New Roman"/>
            <w:sz w:val="24"/>
            <w:szCs w:val="24"/>
          </w:rPr>
          <w:delText xml:space="preserve">Figure </w:delText>
        </w:r>
        <w:r w:rsidR="006A2242" w:rsidRPr="001260A0" w:rsidDel="0076245A">
          <w:rPr>
            <w:rFonts w:ascii="Times New Roman" w:hAnsi="Times New Roman" w:cs="Times New Roman"/>
            <w:noProof/>
            <w:sz w:val="24"/>
            <w:szCs w:val="24"/>
          </w:rPr>
          <w:delText>18</w:delText>
        </w:r>
      </w:del>
      <w:r w:rsidR="006A2242">
        <w:rPr>
          <w:rFonts w:ascii="Times New Roman" w:eastAsiaTheme="minorEastAsia" w:hAnsi="Times New Roman" w:cs="Times New Roman"/>
          <w:sz w:val="24"/>
          <w:szCs w:val="24"/>
        </w:rPr>
        <w:fldChar w:fldCharType="end"/>
      </w:r>
      <w:r w:rsidR="006A2242">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Δ</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max</m:t>
            </m:r>
          </m:sub>
        </m:sSub>
      </m:oMath>
      <w:r w:rsidR="006A2242">
        <w:rPr>
          <w:rFonts w:ascii="Times New Roman" w:eastAsiaTheme="minorEastAsia" w:hAnsi="Times New Roman" w:cs="Times New Roman"/>
          <w:sz w:val="24"/>
          <w:szCs w:val="24"/>
        </w:rPr>
        <w:t xml:space="preserve"> is the maximum difference between the highest and the lowest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6A2242">
        <w:rPr>
          <w:rFonts w:ascii="Times New Roman" w:eastAsiaTheme="minorEastAsia" w:hAnsi="Times New Roman" w:cs="Times New Roman"/>
          <w:sz w:val="24"/>
          <w:szCs w:val="24"/>
        </w:rPr>
        <w:t xml:space="preserve"> value exhibited by a </w:t>
      </w:r>
      <w:proofErr w:type="gramStart"/>
      <w:r w:rsidR="006A2242">
        <w:rPr>
          <w:rFonts w:ascii="Times New Roman" w:eastAsiaTheme="minorEastAsia" w:hAnsi="Times New Roman" w:cs="Times New Roman"/>
          <w:sz w:val="24"/>
          <w:szCs w:val="24"/>
        </w:rPr>
        <w:t>parameter.</w:t>
      </w:r>
      <w:proofErr w:type="gramEnd"/>
      <w:r w:rsidR="006A2242">
        <w:rPr>
          <w:rFonts w:ascii="Times New Roman" w:eastAsiaTheme="minorEastAsia" w:hAnsi="Times New Roman" w:cs="Times New Roman"/>
          <w:sz w:val="24"/>
          <w:szCs w:val="24"/>
        </w:rPr>
        <w:t xml:space="preserve"> A high value of </w:t>
      </w:r>
      <m:oMath>
        <m:r>
          <m:rPr>
            <m:sty m:val="p"/>
          </m:rPr>
          <w:rPr>
            <w:rFonts w:ascii="Cambria Math" w:eastAsiaTheme="minorEastAsia" w:hAnsi="Cambria Math" w:cs="Times New Roman"/>
            <w:sz w:val="24"/>
            <w:szCs w:val="24"/>
          </w:rPr>
          <m:t>Δ</m:t>
        </m:r>
      </m:oMath>
      <w:r w:rsidR="006A2242">
        <w:rPr>
          <w:rFonts w:ascii="Times New Roman" w:eastAsiaTheme="minorEastAsia" w:hAnsi="Times New Roman" w:cs="Times New Roman"/>
          <w:sz w:val="24"/>
          <w:szCs w:val="24"/>
        </w:rPr>
        <w:t xml:space="preserve"> for a parameter indicates that the prediction equation is highly sensitive with respect to this parameter.</w:t>
      </w:r>
      <w:r w:rsidR="00287691">
        <w:rPr>
          <w:rFonts w:ascii="Times New Roman" w:eastAsiaTheme="minorEastAsia" w:hAnsi="Times New Roman" w:cs="Times New Roman"/>
          <w:sz w:val="24"/>
          <w:szCs w:val="24"/>
        </w:rPr>
        <w:t xml:space="preserve"> In case of the surface defect the highest </w:t>
      </w:r>
      <m:oMath>
        <m:r>
          <m:rPr>
            <m:sty m:val="p"/>
          </m:rPr>
          <w:rPr>
            <w:rFonts w:ascii="Cambria Math" w:eastAsiaTheme="minorEastAsia" w:hAnsi="Cambria Math" w:cs="Times New Roman"/>
            <w:sz w:val="24"/>
            <w:szCs w:val="24"/>
          </w:rPr>
          <m:t>Δ</m:t>
        </m:r>
      </m:oMath>
      <w:r w:rsidR="00287691">
        <w:rPr>
          <w:rFonts w:ascii="Times New Roman" w:eastAsiaTheme="minorEastAsia" w:hAnsi="Times New Roman" w:cs="Times New Roman"/>
          <w:sz w:val="24"/>
          <w:szCs w:val="24"/>
        </w:rPr>
        <w:t xml:space="preserve"> value was observed for the variation of the </w:t>
      </w:r>
      <w:proofErr w:type="gramStart"/>
      <w:r w:rsidR="00287691">
        <w:rPr>
          <w:rFonts w:ascii="Times New Roman" w:eastAsiaTheme="minorEastAsia" w:hAnsi="Times New Roman" w:cs="Times New Roman"/>
          <w:sz w:val="24"/>
          <w:szCs w:val="24"/>
        </w:rPr>
        <w:t xml:space="preserve">parameter </w:t>
      </w:r>
      <w:proofErr w:type="gramEnd"/>
      <m:oMath>
        <m:r>
          <w:rPr>
            <w:rFonts w:ascii="Cambria Math" w:eastAsiaTheme="minorEastAsia" w:hAnsi="Cambria Math" w:cs="Times New Roman"/>
            <w:sz w:val="24"/>
            <w:szCs w:val="24"/>
          </w:rPr>
          <m:t>ξ</m:t>
        </m:r>
      </m:oMath>
      <w:r w:rsidR="00287691">
        <w:rPr>
          <w:rFonts w:ascii="Times New Roman" w:eastAsiaTheme="minorEastAsia" w:hAnsi="Times New Roman" w:cs="Times New Roman"/>
          <w:sz w:val="24"/>
          <w:szCs w:val="24"/>
        </w:rPr>
        <w:t xml:space="preserve">. </w:t>
      </w:r>
      <w:r w:rsidR="00287691">
        <w:rPr>
          <w:rFonts w:ascii="Times New Roman" w:eastAsiaTheme="minorEastAsia" w:hAnsi="Times New Roman" w:cs="Times New Roman"/>
          <w:sz w:val="24"/>
          <w:szCs w:val="24"/>
        </w:rPr>
        <w:fldChar w:fldCharType="begin"/>
      </w:r>
      <w:r w:rsidR="00287691">
        <w:rPr>
          <w:rFonts w:ascii="Times New Roman" w:eastAsiaTheme="minorEastAsia" w:hAnsi="Times New Roman" w:cs="Times New Roman"/>
          <w:sz w:val="24"/>
          <w:szCs w:val="24"/>
        </w:rPr>
        <w:instrText xml:space="preserve"> REF _Ref391909045 \h </w:instrText>
      </w:r>
      <w:r w:rsidR="00287691">
        <w:rPr>
          <w:rFonts w:ascii="Times New Roman" w:eastAsiaTheme="minorEastAsia" w:hAnsi="Times New Roman" w:cs="Times New Roman"/>
          <w:sz w:val="24"/>
          <w:szCs w:val="24"/>
        </w:rPr>
      </w:r>
      <w:r w:rsidR="00287691">
        <w:rPr>
          <w:rFonts w:ascii="Times New Roman" w:eastAsiaTheme="minorEastAsia" w:hAnsi="Times New Roman" w:cs="Times New Roman"/>
          <w:sz w:val="24"/>
          <w:szCs w:val="24"/>
        </w:rPr>
        <w:fldChar w:fldCharType="separate"/>
      </w:r>
      <w:ins w:id="256" w:author="Samer Adeeb" w:date="2014-07-20T19:44:00Z">
        <w:r w:rsidR="0076245A" w:rsidRPr="00287691">
          <w:rPr>
            <w:rFonts w:ascii="Times New Roman" w:hAnsi="Times New Roman" w:cs="Times New Roman"/>
            <w:sz w:val="24"/>
            <w:szCs w:val="24"/>
          </w:rPr>
          <w:t xml:space="preserve">Table </w:t>
        </w:r>
        <w:r w:rsidR="0076245A">
          <w:rPr>
            <w:rFonts w:ascii="Times New Roman" w:hAnsi="Times New Roman" w:cs="Times New Roman"/>
            <w:noProof/>
            <w:sz w:val="24"/>
            <w:szCs w:val="24"/>
          </w:rPr>
          <w:t>6</w:t>
        </w:r>
      </w:ins>
      <w:del w:id="257" w:author="Samer Adeeb" w:date="2014-07-20T19:44:00Z">
        <w:r w:rsidR="00287691" w:rsidRPr="00287691" w:rsidDel="0076245A">
          <w:rPr>
            <w:rFonts w:ascii="Times New Roman" w:hAnsi="Times New Roman" w:cs="Times New Roman"/>
            <w:sz w:val="24"/>
            <w:szCs w:val="24"/>
          </w:rPr>
          <w:delText xml:space="preserve">Table </w:delText>
        </w:r>
        <w:r w:rsidR="00287691" w:rsidRPr="00287691" w:rsidDel="0076245A">
          <w:rPr>
            <w:rFonts w:ascii="Times New Roman" w:hAnsi="Times New Roman" w:cs="Times New Roman"/>
            <w:noProof/>
            <w:sz w:val="24"/>
            <w:szCs w:val="24"/>
          </w:rPr>
          <w:delText>6</w:delText>
        </w:r>
      </w:del>
      <w:r w:rsidR="00287691">
        <w:rPr>
          <w:rFonts w:ascii="Times New Roman" w:eastAsiaTheme="minorEastAsia" w:hAnsi="Times New Roman" w:cs="Times New Roman"/>
          <w:sz w:val="24"/>
          <w:szCs w:val="24"/>
        </w:rPr>
        <w:fldChar w:fldCharType="end"/>
      </w:r>
      <w:r w:rsidR="00287691">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7691">
        <w:rPr>
          <w:rFonts w:ascii="Times New Roman" w:eastAsiaTheme="minorEastAsia" w:hAnsi="Times New Roman" w:cs="Times New Roman"/>
          <w:sz w:val="24"/>
          <w:szCs w:val="24"/>
        </w:rPr>
        <w:t xml:space="preserve"> values for the case of surface defect.</w:t>
      </w:r>
      <w:r w:rsidR="001D2080">
        <w:rPr>
          <w:rFonts w:ascii="Times New Roman" w:eastAsiaTheme="minorEastAsia" w:hAnsi="Times New Roman" w:cs="Times New Roman"/>
          <w:sz w:val="24"/>
          <w:szCs w:val="24"/>
        </w:rPr>
        <w:t xml:space="preserve"> </w:t>
      </w:r>
      <w:r w:rsidR="001D2080">
        <w:rPr>
          <w:rFonts w:ascii="Times New Roman" w:eastAsiaTheme="minorEastAsia" w:hAnsi="Times New Roman" w:cs="Times New Roman"/>
          <w:sz w:val="24"/>
          <w:szCs w:val="24"/>
        </w:rPr>
        <w:fldChar w:fldCharType="begin"/>
      </w:r>
      <w:r w:rsidR="001D2080">
        <w:rPr>
          <w:rFonts w:ascii="Times New Roman" w:eastAsiaTheme="minorEastAsia" w:hAnsi="Times New Roman" w:cs="Times New Roman"/>
          <w:sz w:val="24"/>
          <w:szCs w:val="24"/>
        </w:rPr>
        <w:instrText xml:space="preserve"> REF _Ref391907951 \h </w:instrText>
      </w:r>
      <w:r w:rsidR="001D2080">
        <w:rPr>
          <w:rFonts w:ascii="Times New Roman" w:eastAsiaTheme="minorEastAsia" w:hAnsi="Times New Roman" w:cs="Times New Roman"/>
          <w:sz w:val="24"/>
          <w:szCs w:val="24"/>
        </w:rPr>
      </w:r>
      <w:r w:rsidR="001D2080">
        <w:rPr>
          <w:rFonts w:ascii="Times New Roman" w:eastAsiaTheme="minorEastAsia" w:hAnsi="Times New Roman" w:cs="Times New Roman"/>
          <w:sz w:val="24"/>
          <w:szCs w:val="24"/>
        </w:rPr>
        <w:fldChar w:fldCharType="separate"/>
      </w:r>
      <w:ins w:id="258" w:author="Samer Adeeb" w:date="2014-07-20T19:44:00Z">
        <w:r w:rsidR="0076245A" w:rsidRPr="001260A0">
          <w:rPr>
            <w:rFonts w:ascii="Times New Roman" w:hAnsi="Times New Roman" w:cs="Times New Roman"/>
            <w:sz w:val="24"/>
            <w:szCs w:val="24"/>
          </w:rPr>
          <w:t xml:space="preserve">Figure </w:t>
        </w:r>
        <w:r w:rsidR="0076245A">
          <w:rPr>
            <w:rFonts w:ascii="Times New Roman" w:hAnsi="Times New Roman" w:cs="Times New Roman"/>
            <w:noProof/>
            <w:sz w:val="24"/>
            <w:szCs w:val="24"/>
          </w:rPr>
          <w:t>18</w:t>
        </w:r>
      </w:ins>
      <w:del w:id="259" w:author="Samer Adeeb" w:date="2014-07-20T19:44:00Z">
        <w:r w:rsidR="001D2080" w:rsidRPr="001260A0" w:rsidDel="0076245A">
          <w:rPr>
            <w:rFonts w:ascii="Times New Roman" w:hAnsi="Times New Roman" w:cs="Times New Roman"/>
            <w:sz w:val="24"/>
            <w:szCs w:val="24"/>
          </w:rPr>
          <w:delText xml:space="preserve">Figure </w:delText>
        </w:r>
        <w:r w:rsidR="001D2080" w:rsidRPr="001260A0" w:rsidDel="0076245A">
          <w:rPr>
            <w:rFonts w:ascii="Times New Roman" w:hAnsi="Times New Roman" w:cs="Times New Roman"/>
            <w:noProof/>
            <w:sz w:val="24"/>
            <w:szCs w:val="24"/>
          </w:rPr>
          <w:delText>18</w:delText>
        </w:r>
      </w:del>
      <w:r w:rsidR="001D2080">
        <w:rPr>
          <w:rFonts w:ascii="Times New Roman" w:eastAsiaTheme="minorEastAsia" w:hAnsi="Times New Roman" w:cs="Times New Roman"/>
          <w:sz w:val="24"/>
          <w:szCs w:val="24"/>
        </w:rPr>
        <w:fldChar w:fldCharType="end"/>
      </w:r>
      <w:r w:rsidR="001D2080">
        <w:rPr>
          <w:rFonts w:ascii="Times New Roman" w:eastAsiaTheme="minorEastAsia" w:hAnsi="Times New Roman" w:cs="Times New Roman"/>
          <w:sz w:val="24"/>
          <w:szCs w:val="24"/>
        </w:rPr>
        <w:t xml:space="preserve"> also shows that 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1D2080">
        <w:rPr>
          <w:rFonts w:ascii="Times New Roman" w:eastAsiaTheme="minorEastAsia" w:hAnsi="Times New Roman" w:cs="Times New Roman"/>
          <w:sz w:val="24"/>
          <w:szCs w:val="24"/>
        </w:rPr>
        <w:t xml:space="preserve"> with respect to </w:t>
      </w:r>
      <m:oMath>
        <m:r>
          <w:rPr>
            <w:rFonts w:ascii="Cambria Math" w:eastAsiaTheme="minorEastAsia" w:hAnsi="Cambria Math" w:cs="Times New Roman"/>
            <w:sz w:val="24"/>
            <w:szCs w:val="24"/>
          </w:rPr>
          <m:t>δ</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1D2080">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λ</m:t>
        </m:r>
      </m:oMath>
      <w:r w:rsidR="001D2080">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ξ</m:t>
        </m:r>
      </m:oMath>
      <w:r w:rsidR="001D2080">
        <w:rPr>
          <w:rFonts w:ascii="Times New Roman" w:eastAsiaTheme="minorEastAsia" w:hAnsi="Times New Roman" w:cs="Times New Roman"/>
          <w:sz w:val="24"/>
          <w:szCs w:val="24"/>
        </w:rPr>
        <w:t xml:space="preserve"> are non-linear.</w:t>
      </w:r>
    </w:p>
    <w:p w:rsidR="00287691" w:rsidRDefault="00287691" w:rsidP="007D5883">
      <w:pPr>
        <w:spacing w:after="0"/>
        <w:jc w:val="both"/>
        <w:rPr>
          <w:rFonts w:ascii="Times New Roman" w:eastAsiaTheme="minorEastAsia" w:hAnsi="Times New Roman" w:cs="Times New Roman"/>
          <w:sz w:val="24"/>
          <w:szCs w:val="24"/>
        </w:rPr>
      </w:pPr>
    </w:p>
    <w:p w:rsidR="00287691" w:rsidRPr="00287691" w:rsidRDefault="00287691" w:rsidP="00287691">
      <w:pPr>
        <w:pStyle w:val="Caption"/>
        <w:keepNext/>
        <w:jc w:val="center"/>
        <w:rPr>
          <w:rFonts w:ascii="Times New Roman" w:hAnsi="Times New Roman" w:cs="Times New Roman"/>
          <w:color w:val="auto"/>
          <w:sz w:val="24"/>
          <w:szCs w:val="24"/>
        </w:rPr>
      </w:pPr>
      <w:bookmarkStart w:id="260" w:name="_Ref391909045"/>
      <w:r w:rsidRPr="00287691">
        <w:rPr>
          <w:rFonts w:ascii="Times New Roman" w:hAnsi="Times New Roman" w:cs="Times New Roman"/>
          <w:color w:val="auto"/>
          <w:sz w:val="24"/>
          <w:szCs w:val="24"/>
        </w:rPr>
        <w:t xml:space="preserve">Table </w:t>
      </w:r>
      <w:r w:rsidRPr="00287691">
        <w:rPr>
          <w:rFonts w:ascii="Times New Roman" w:hAnsi="Times New Roman" w:cs="Times New Roman"/>
          <w:color w:val="auto"/>
          <w:sz w:val="24"/>
          <w:szCs w:val="24"/>
        </w:rPr>
        <w:fldChar w:fldCharType="begin"/>
      </w:r>
      <w:r w:rsidRPr="00287691">
        <w:rPr>
          <w:rFonts w:ascii="Times New Roman" w:hAnsi="Times New Roman" w:cs="Times New Roman"/>
          <w:color w:val="auto"/>
          <w:sz w:val="24"/>
          <w:szCs w:val="24"/>
        </w:rPr>
        <w:instrText xml:space="preserve"> SEQ Table \* ARABIC </w:instrText>
      </w:r>
      <w:r w:rsidRPr="00287691">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6</w:t>
      </w:r>
      <w:r w:rsidRPr="00287691">
        <w:rPr>
          <w:rFonts w:ascii="Times New Roman" w:hAnsi="Times New Roman" w:cs="Times New Roman"/>
          <w:color w:val="auto"/>
          <w:sz w:val="24"/>
          <w:szCs w:val="24"/>
        </w:rPr>
        <w:fldChar w:fldCharType="end"/>
      </w:r>
      <w:bookmarkEnd w:id="260"/>
      <w:r w:rsidRPr="00287691">
        <w:rPr>
          <w:rFonts w:ascii="Times New Roman" w:hAnsi="Times New Roman" w:cs="Times New Roman"/>
          <w:color w:val="auto"/>
          <w:sz w:val="24"/>
          <w:szCs w:val="24"/>
        </w:rPr>
        <w:t xml:space="preserve">: Differences between the highest and lowest predicted </w:t>
      </w:r>
      <m:oMath>
        <m:sSubSup>
          <m:sSubSupPr>
            <m:ctrlPr>
              <w:rPr>
                <w:rFonts w:ascii="Cambria Math" w:hAnsi="Cambria Math" w:cs="Times New Roman"/>
                <w:i/>
                <w:color w:val="auto"/>
                <w:sz w:val="24"/>
                <w:szCs w:val="24"/>
              </w:rPr>
            </m:ctrlPr>
          </m:sSubSupPr>
          <m:e>
            <m:r>
              <m:rPr>
                <m:sty m:val="bi"/>
              </m:rPr>
              <w:rPr>
                <w:rFonts w:ascii="Cambria Math" w:hAnsi="Cambria Math" w:cs="Times New Roman"/>
                <w:color w:val="auto"/>
                <w:sz w:val="24"/>
                <w:szCs w:val="24"/>
              </w:rPr>
              <m:t>ε</m:t>
            </m:r>
          </m:e>
          <m:sub>
            <m:r>
              <m:rPr>
                <m:sty m:val="bi"/>
              </m:rPr>
              <w:rPr>
                <w:rFonts w:ascii="Cambria Math" w:hAnsi="Cambria Math" w:cs="Times New Roman"/>
                <w:color w:val="auto"/>
                <w:sz w:val="24"/>
                <w:szCs w:val="24"/>
              </w:rPr>
              <m:t>t</m:t>
            </m:r>
          </m:sub>
          <m:sup>
            <m:r>
              <m:rPr>
                <m:sty m:val="bi"/>
              </m:rPr>
              <w:rPr>
                <w:rFonts w:ascii="Cambria Math" w:hAnsi="Cambria Math" w:cs="Times New Roman"/>
                <w:color w:val="auto"/>
                <w:sz w:val="24"/>
                <w:szCs w:val="24"/>
              </w:rPr>
              <m:t>crit</m:t>
            </m:r>
          </m:sup>
        </m:sSubSup>
      </m:oMath>
    </w:p>
    <w:tbl>
      <w:tblPr>
        <w:tblStyle w:val="TableGrid"/>
        <w:tblW w:w="0" w:type="auto"/>
        <w:jc w:val="center"/>
        <w:tblLook w:val="04A0" w:firstRow="1" w:lastRow="0" w:firstColumn="1" w:lastColumn="0" w:noHBand="0" w:noVBand="1"/>
      </w:tblPr>
      <w:tblGrid>
        <w:gridCol w:w="492"/>
        <w:gridCol w:w="756"/>
        <w:gridCol w:w="756"/>
        <w:gridCol w:w="756"/>
        <w:gridCol w:w="756"/>
      </w:tblGrid>
      <w:tr w:rsidR="00287691" w:rsidTr="006A5432">
        <w:trPr>
          <w:jc w:val="center"/>
        </w:trPr>
        <w:tc>
          <w:tcPr>
            <w:tcW w:w="492" w:type="dxa"/>
          </w:tcPr>
          <w:p w:rsidR="00287691" w:rsidRDefault="00287691" w:rsidP="007D5883">
            <w:pPr>
              <w:jc w:val="both"/>
              <w:rPr>
                <w:rFonts w:ascii="Times New Roman" w:hAnsi="Times New Roman" w:cs="Times New Roman"/>
                <w:b/>
                <w:sz w:val="24"/>
                <w:szCs w:val="24"/>
              </w:rPr>
            </w:pPr>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756" w:type="dxa"/>
          </w:tcPr>
          <w:p w:rsidR="00287691" w:rsidRDefault="00287691" w:rsidP="00287691">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r>
      <w:tr w:rsidR="00287691" w:rsidTr="006A5432">
        <w:trPr>
          <w:jc w:val="center"/>
        </w:trPr>
        <w:tc>
          <w:tcPr>
            <w:tcW w:w="492" w:type="dxa"/>
          </w:tcPr>
          <w:p w:rsidR="00287691" w:rsidRPr="00287691" w:rsidRDefault="00287691" w:rsidP="00287691">
            <w:pPr>
              <w:jc w:val="both"/>
              <w:rPr>
                <w:rFonts w:ascii="Times New Roman" w:hAnsi="Times New Roman" w:cs="Times New Roman"/>
                <w:b/>
                <w:sz w:val="24"/>
                <w:szCs w:val="24"/>
              </w:rPr>
            </w:pPr>
            <m:oMathPara>
              <m:oMathParaPr>
                <m:jc m:val="center"/>
              </m:oMathParaPr>
              <m:oMath>
                <m:r>
                  <m:rPr>
                    <m:sty m:val="b"/>
                  </m:rPr>
                  <w:rPr>
                    <w:rFonts w:ascii="Cambria Math" w:hAnsi="Cambria Math" w:cs="Times New Roman"/>
                    <w:sz w:val="24"/>
                    <w:szCs w:val="24"/>
                  </w:rPr>
                  <m:t>Δ</m:t>
                </m:r>
              </m:oMath>
            </m:oMathPara>
          </w:p>
        </w:tc>
        <w:tc>
          <w:tcPr>
            <w:tcW w:w="756" w:type="dxa"/>
          </w:tcPr>
          <w:p w:rsidR="00287691" w:rsidRPr="00287691" w:rsidRDefault="00287691" w:rsidP="00637885">
            <w:pPr>
              <w:jc w:val="center"/>
              <w:rPr>
                <w:rFonts w:ascii="Times New Roman" w:hAnsi="Times New Roman" w:cs="Times New Roman"/>
                <w:sz w:val="24"/>
                <w:szCs w:val="24"/>
              </w:rPr>
            </w:pPr>
            <w:r w:rsidRPr="00287691">
              <w:rPr>
                <w:rFonts w:ascii="Times New Roman" w:hAnsi="Times New Roman" w:cs="Times New Roman"/>
                <w:sz w:val="24"/>
                <w:szCs w:val="24"/>
              </w:rPr>
              <w:t>1.18</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1.16</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1.12</w:t>
            </w:r>
          </w:p>
        </w:tc>
        <w:tc>
          <w:tcPr>
            <w:tcW w:w="756" w:type="dxa"/>
          </w:tcPr>
          <w:p w:rsidR="00287691" w:rsidRPr="00287691" w:rsidRDefault="00287691" w:rsidP="00287691">
            <w:pPr>
              <w:jc w:val="center"/>
              <w:rPr>
                <w:rFonts w:ascii="Times New Roman" w:hAnsi="Times New Roman" w:cs="Times New Roman"/>
                <w:sz w:val="24"/>
                <w:szCs w:val="24"/>
              </w:rPr>
            </w:pPr>
            <w:r w:rsidRPr="00287691">
              <w:rPr>
                <w:rFonts w:ascii="Times New Roman" w:hAnsi="Times New Roman" w:cs="Times New Roman"/>
                <w:sz w:val="24"/>
                <w:szCs w:val="24"/>
              </w:rPr>
              <w:t>0.82</w:t>
            </w:r>
          </w:p>
        </w:tc>
      </w:tr>
    </w:tbl>
    <w:p w:rsidR="00287691" w:rsidRDefault="00287691" w:rsidP="007D5883">
      <w:pPr>
        <w:spacing w:after="0"/>
        <w:jc w:val="both"/>
        <w:rPr>
          <w:rFonts w:ascii="Times New Roman" w:hAnsi="Times New Roman" w:cs="Times New Roman"/>
          <w:b/>
          <w:sz w:val="24"/>
          <w:szCs w:val="24"/>
        </w:rPr>
      </w:pPr>
    </w:p>
    <w:p w:rsidR="00712D41" w:rsidRDefault="00557D63" w:rsidP="00F9778A">
      <w:pPr>
        <w:spacing w:after="0"/>
        <w:jc w:val="both"/>
        <w:rPr>
          <w:rFonts w:ascii="Times New Roman" w:hAnsi="Times New Roman" w:cs="Times New Roman"/>
          <w:sz w:val="24"/>
          <w:szCs w:val="24"/>
        </w:rPr>
      </w:pPr>
      <w:r w:rsidRPr="00F9778A">
        <w:rPr>
          <w:rFonts w:ascii="Times New Roman" w:hAnsi="Times New Roman" w:cs="Times New Roman"/>
          <w:sz w:val="24"/>
          <w:szCs w:val="24"/>
        </w:rPr>
        <w:t>For the case of buried defects the same procedure is applied with the difference that this time two additional parameters, wall thickness (t) and the ratio of defect depth</w:t>
      </w:r>
      <w:r w:rsidR="00F9778A">
        <w:rPr>
          <w:rFonts w:ascii="Times New Roman" w:hAnsi="Times New Roman" w:cs="Times New Roman"/>
          <w:sz w:val="24"/>
          <w:szCs w:val="24"/>
        </w:rPr>
        <w:t xml:space="preserve"> (measured from internal pipe surface)</w:t>
      </w:r>
      <w:r w:rsidRPr="00F9778A">
        <w:rPr>
          <w:rFonts w:ascii="Times New Roman" w:hAnsi="Times New Roman" w:cs="Times New Roman"/>
          <w:sz w:val="24"/>
          <w:szCs w:val="24"/>
        </w:rPr>
        <w:t xml:space="preserve"> to pipe wall thickness (</w:t>
      </w:r>
      <m:oMath>
        <m:r>
          <w:rPr>
            <w:rFonts w:ascii="Cambria Math" w:hAnsi="Cambria Math" w:cs="Times New Roman"/>
            <w:sz w:val="24"/>
            <w:szCs w:val="24"/>
          </w:rPr>
          <m:t>ψ</m:t>
        </m:r>
      </m:oMath>
      <w:r w:rsidRPr="00F9778A">
        <w:rPr>
          <w:rFonts w:ascii="Times New Roman" w:hAnsi="Times New Roman" w:cs="Times New Roman"/>
          <w:sz w:val="24"/>
          <w:szCs w:val="24"/>
        </w:rPr>
        <w:t xml:space="preserve">), are also included in the factorial design. The addition of these parameters increased the number of total evaluations of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Pr="00F9778A">
        <w:rPr>
          <w:rFonts w:ascii="Times New Roman" w:eastAsiaTheme="minorEastAsia" w:hAnsi="Times New Roman" w:cs="Times New Roman"/>
          <w:sz w:val="24"/>
          <w:szCs w:val="24"/>
        </w:rPr>
        <w:t xml:space="preserve"> from 81 to 729 and the number of evaluations for each fixed value of each parameter from 27 to </w:t>
      </w:r>
      <w:r w:rsidR="00F9778A" w:rsidRPr="00F9778A">
        <w:rPr>
          <w:rFonts w:ascii="Times New Roman" w:eastAsiaTheme="minorEastAsia" w:hAnsi="Times New Roman" w:cs="Times New Roman"/>
          <w:sz w:val="24"/>
          <w:szCs w:val="24"/>
        </w:rPr>
        <w:t>243.</w:t>
      </w:r>
      <w:r w:rsidRPr="00F9778A">
        <w:rPr>
          <w:rFonts w:ascii="Times New Roman" w:hAnsi="Times New Roman" w:cs="Times New Roman"/>
          <w:sz w:val="24"/>
          <w:szCs w:val="24"/>
        </w:rPr>
        <w:t xml:space="preserve"> </w:t>
      </w:r>
    </w:p>
    <w:p w:rsidR="00D474D6" w:rsidRDefault="00D474D6" w:rsidP="00F9778A">
      <w:pPr>
        <w:spacing w:after="0"/>
        <w:jc w:val="both"/>
        <w:rPr>
          <w:rFonts w:ascii="Times New Roman" w:hAnsi="Times New Roman" w:cs="Times New Roman"/>
          <w:sz w:val="24"/>
          <w:szCs w:val="24"/>
        </w:rPr>
      </w:pPr>
    </w:p>
    <w:p w:rsidR="00F22AC8" w:rsidRDefault="00F9778A" w:rsidP="00F22AC8">
      <w:pPr>
        <w:keepNext/>
        <w:spacing w:after="0"/>
        <w:jc w:val="center"/>
      </w:pPr>
      <w:r>
        <w:rPr>
          <w:rFonts w:ascii="Times New Roman" w:hAnsi="Times New Roman" w:cs="Times New Roman"/>
          <w:noProof/>
          <w:sz w:val="24"/>
          <w:szCs w:val="24"/>
          <w:lang w:eastAsia="en-CA"/>
        </w:rPr>
        <w:lastRenderedPageBreak/>
        <w:drawing>
          <wp:inline distT="0" distB="0" distL="0" distR="0" wp14:anchorId="6D893A36" wp14:editId="448B0AF3">
            <wp:extent cx="4194000" cy="291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riedFactorial.JPG"/>
                    <pic:cNvPicPr/>
                  </pic:nvPicPr>
                  <pic:blipFill>
                    <a:blip r:embed="rId27">
                      <a:extLst>
                        <a:ext uri="{28A0092B-C50C-407E-A947-70E740481C1C}">
                          <a14:useLocalDpi xmlns:a14="http://schemas.microsoft.com/office/drawing/2010/main" val="0"/>
                        </a:ext>
                      </a:extLst>
                    </a:blip>
                    <a:stretch>
                      <a:fillRect/>
                    </a:stretch>
                  </pic:blipFill>
                  <pic:spPr>
                    <a:xfrm>
                      <a:off x="0" y="0"/>
                      <a:ext cx="4194000" cy="2916000"/>
                    </a:xfrm>
                    <a:prstGeom prst="rect">
                      <a:avLst/>
                    </a:prstGeom>
                  </pic:spPr>
                </pic:pic>
              </a:graphicData>
            </a:graphic>
          </wp:inline>
        </w:drawing>
      </w:r>
    </w:p>
    <w:p w:rsidR="00F9778A" w:rsidRPr="00F22AC8" w:rsidRDefault="00F22AC8" w:rsidP="00F22AC8">
      <w:pPr>
        <w:pStyle w:val="Caption"/>
        <w:jc w:val="center"/>
        <w:rPr>
          <w:rFonts w:ascii="Times New Roman" w:hAnsi="Times New Roman" w:cs="Times New Roman"/>
          <w:color w:val="auto"/>
          <w:sz w:val="24"/>
          <w:szCs w:val="24"/>
        </w:rPr>
      </w:pPr>
      <w:bookmarkStart w:id="261" w:name="_Ref391911110"/>
      <w:r w:rsidRPr="00F22AC8">
        <w:rPr>
          <w:rFonts w:ascii="Times New Roman" w:hAnsi="Times New Roman" w:cs="Times New Roman"/>
          <w:color w:val="auto"/>
          <w:sz w:val="24"/>
          <w:szCs w:val="24"/>
        </w:rPr>
        <w:t xml:space="preserve">Figure </w:t>
      </w:r>
      <w:r w:rsidRPr="00F22AC8">
        <w:rPr>
          <w:rFonts w:ascii="Times New Roman" w:hAnsi="Times New Roman" w:cs="Times New Roman"/>
          <w:color w:val="auto"/>
          <w:sz w:val="24"/>
          <w:szCs w:val="24"/>
        </w:rPr>
        <w:fldChar w:fldCharType="begin"/>
      </w:r>
      <w:r w:rsidRPr="00F22AC8">
        <w:rPr>
          <w:rFonts w:ascii="Times New Roman" w:hAnsi="Times New Roman" w:cs="Times New Roman"/>
          <w:color w:val="auto"/>
          <w:sz w:val="24"/>
          <w:szCs w:val="24"/>
        </w:rPr>
        <w:instrText xml:space="preserve"> SEQ Figure \* ARABIC </w:instrText>
      </w:r>
      <w:r w:rsidRPr="00F22AC8">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19</w:t>
      </w:r>
      <w:r w:rsidRPr="00F22AC8">
        <w:rPr>
          <w:rFonts w:ascii="Times New Roman" w:hAnsi="Times New Roman" w:cs="Times New Roman"/>
          <w:color w:val="auto"/>
          <w:sz w:val="24"/>
          <w:szCs w:val="24"/>
        </w:rPr>
        <w:fldChar w:fldCharType="end"/>
      </w:r>
      <w:bookmarkEnd w:id="261"/>
      <w:r w:rsidRPr="00F22AC8">
        <w:rPr>
          <w:rFonts w:ascii="Times New Roman" w:hAnsi="Times New Roman" w:cs="Times New Roman"/>
          <w:color w:val="auto"/>
          <w:sz w:val="24"/>
          <w:szCs w:val="24"/>
        </w:rPr>
        <w:t>: Sensitivity analysis for buried defects</w:t>
      </w:r>
    </w:p>
    <w:p w:rsidR="00557D63" w:rsidRDefault="00A80EDE" w:rsidP="00A80EDE">
      <w:pPr>
        <w:spacing w:after="0"/>
        <w:jc w:val="both"/>
        <w:rPr>
          <w:rFonts w:ascii="Times New Roman" w:eastAsiaTheme="minorEastAsia" w:hAnsi="Times New Roman" w:cs="Times New Roman"/>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_Ref391911110 \h </w:instrText>
      </w:r>
      <w:r>
        <w:rPr>
          <w:rFonts w:ascii="Times New Roman" w:hAnsi="Times New Roman" w:cs="Times New Roman"/>
          <w:b/>
          <w:sz w:val="24"/>
          <w:szCs w:val="24"/>
        </w:rPr>
      </w:r>
      <w:r>
        <w:rPr>
          <w:rFonts w:ascii="Times New Roman" w:hAnsi="Times New Roman" w:cs="Times New Roman"/>
          <w:b/>
          <w:sz w:val="24"/>
          <w:szCs w:val="24"/>
        </w:rPr>
        <w:fldChar w:fldCharType="separate"/>
      </w:r>
      <w:ins w:id="262" w:author="Samer Adeeb" w:date="2014-07-20T19:44:00Z">
        <w:r w:rsidR="0076245A" w:rsidRPr="00F22AC8">
          <w:rPr>
            <w:rFonts w:ascii="Times New Roman" w:hAnsi="Times New Roman" w:cs="Times New Roman"/>
            <w:sz w:val="24"/>
            <w:szCs w:val="24"/>
          </w:rPr>
          <w:t xml:space="preserve">Figure </w:t>
        </w:r>
        <w:r w:rsidR="0076245A">
          <w:rPr>
            <w:rFonts w:ascii="Times New Roman" w:hAnsi="Times New Roman" w:cs="Times New Roman"/>
            <w:noProof/>
            <w:sz w:val="24"/>
            <w:szCs w:val="24"/>
          </w:rPr>
          <w:t>19</w:t>
        </w:r>
      </w:ins>
      <w:del w:id="263" w:author="Samer Adeeb" w:date="2014-07-20T19:44:00Z">
        <w:r w:rsidRPr="00F22AC8" w:rsidDel="0076245A">
          <w:rPr>
            <w:rFonts w:ascii="Times New Roman" w:hAnsi="Times New Roman" w:cs="Times New Roman"/>
            <w:sz w:val="24"/>
            <w:szCs w:val="24"/>
          </w:rPr>
          <w:delText xml:space="preserve">Figure </w:delText>
        </w:r>
        <w:r w:rsidRPr="00F22AC8" w:rsidDel="0076245A">
          <w:rPr>
            <w:rFonts w:ascii="Times New Roman" w:hAnsi="Times New Roman" w:cs="Times New Roman"/>
            <w:noProof/>
            <w:sz w:val="24"/>
            <w:szCs w:val="24"/>
          </w:rPr>
          <w:delText>19</w:delText>
        </w:r>
      </w:del>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7D5883">
        <w:rPr>
          <w:rFonts w:ascii="Times New Roman" w:hAnsi="Times New Roman" w:cs="Times New Roman"/>
          <w:sz w:val="24"/>
          <w:szCs w:val="24"/>
        </w:rPr>
        <w:t xml:space="preserve">shows the result of the factorial design for </w:t>
      </w:r>
      <w:r>
        <w:rPr>
          <w:rFonts w:ascii="Times New Roman" w:hAnsi="Times New Roman" w:cs="Times New Roman"/>
          <w:sz w:val="24"/>
          <w:szCs w:val="24"/>
        </w:rPr>
        <w:t>buried</w:t>
      </w:r>
      <w:r w:rsidRPr="007D5883">
        <w:rPr>
          <w:rFonts w:ascii="Times New Roman" w:hAnsi="Times New Roman" w:cs="Times New Roman"/>
          <w:sz w:val="24"/>
          <w:szCs w:val="24"/>
        </w:rPr>
        <w:t xml:space="preserve"> defects</w:t>
      </w:r>
      <w:r>
        <w:rPr>
          <w:rFonts w:ascii="Times New Roman" w:hAnsi="Times New Roman" w:cs="Times New Roman"/>
          <w:sz w:val="24"/>
          <w:szCs w:val="24"/>
        </w:rPr>
        <w:t xml:space="preserve">. According to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_Ref391911110 \h </w:instrText>
      </w:r>
      <w:r>
        <w:rPr>
          <w:rFonts w:ascii="Times New Roman" w:hAnsi="Times New Roman" w:cs="Times New Roman"/>
          <w:sz w:val="24"/>
          <w:szCs w:val="24"/>
        </w:rPr>
      </w:r>
      <w:r>
        <w:rPr>
          <w:rFonts w:ascii="Times New Roman" w:hAnsi="Times New Roman" w:cs="Times New Roman"/>
          <w:sz w:val="24"/>
          <w:szCs w:val="24"/>
        </w:rPr>
        <w:fldChar w:fldCharType="separate"/>
      </w:r>
      <w:ins w:id="264" w:author="Samer Adeeb" w:date="2014-07-20T19:44:00Z">
        <w:r w:rsidR="0076245A" w:rsidRPr="00F22AC8">
          <w:rPr>
            <w:rFonts w:ascii="Times New Roman" w:hAnsi="Times New Roman" w:cs="Times New Roman"/>
            <w:sz w:val="24"/>
            <w:szCs w:val="24"/>
          </w:rPr>
          <w:t xml:space="preserve">Figure </w:t>
        </w:r>
        <w:r w:rsidR="0076245A">
          <w:rPr>
            <w:rFonts w:ascii="Times New Roman" w:hAnsi="Times New Roman" w:cs="Times New Roman"/>
            <w:noProof/>
            <w:sz w:val="24"/>
            <w:szCs w:val="24"/>
          </w:rPr>
          <w:t>19</w:t>
        </w:r>
      </w:ins>
      <w:del w:id="265" w:author="Samer Adeeb" w:date="2014-07-20T19:44:00Z">
        <w:r w:rsidRPr="00F22AC8" w:rsidDel="0076245A">
          <w:rPr>
            <w:rFonts w:ascii="Times New Roman" w:hAnsi="Times New Roman" w:cs="Times New Roman"/>
            <w:sz w:val="24"/>
            <w:szCs w:val="24"/>
          </w:rPr>
          <w:delText xml:space="preserve">Figure </w:delText>
        </w:r>
        <w:r w:rsidRPr="00F22AC8" w:rsidDel="0076245A">
          <w:rPr>
            <w:rFonts w:ascii="Times New Roman" w:hAnsi="Times New Roman" w:cs="Times New Roman"/>
            <w:noProof/>
            <w:sz w:val="24"/>
            <w:szCs w:val="24"/>
          </w:rPr>
          <w:delText>19</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eastAsiaTheme="minorEastAsia" w:hAnsi="Times New Roman" w:cs="Times New Roman"/>
          <w:sz w:val="24"/>
          <w:szCs w:val="24"/>
        </w:rPr>
        <w:t xml:space="preserve">the variations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with respect </w:t>
      </w:r>
      <w:proofErr w:type="gramStart"/>
      <w:r>
        <w:rPr>
          <w:rFonts w:ascii="Times New Roman" w:eastAsiaTheme="minorEastAsia" w:hAnsi="Times New Roman" w:cs="Times New Roman"/>
          <w:sz w:val="24"/>
          <w:szCs w:val="24"/>
        </w:rPr>
        <w:t xml:space="preserve">to </w:t>
      </w:r>
      <w:proofErr w:type="gramEnd"/>
      <m:oMath>
        <m:r>
          <w:rPr>
            <w:rFonts w:ascii="Cambria Math" w:eastAsiaTheme="minorEastAsia" w:hAnsi="Cambria Math" w:cs="Times New Roman"/>
            <w:sz w:val="24"/>
            <w:szCs w:val="24"/>
          </w:rPr>
          <m:t>δ</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are close to linear whereas the variations with respect to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Pr>
          <w:rFonts w:ascii="Times New Roman" w:eastAsiaTheme="minorEastAsia" w:hAnsi="Times New Roman" w:cs="Times New Roman"/>
          <w:sz w:val="24"/>
          <w:szCs w:val="24"/>
        </w:rPr>
        <w:t xml:space="preserve"> are non-linear. </w:t>
      </w:r>
      <w:r w:rsidR="004D0E4F">
        <w:rPr>
          <w:rFonts w:ascii="Times New Roman" w:eastAsiaTheme="minorEastAsia" w:hAnsi="Times New Roman" w:cs="Times New Roman"/>
          <w:sz w:val="24"/>
          <w:szCs w:val="24"/>
        </w:rPr>
        <w:fldChar w:fldCharType="begin"/>
      </w:r>
      <w:r w:rsidR="004D0E4F">
        <w:rPr>
          <w:rFonts w:ascii="Times New Roman" w:eastAsiaTheme="minorEastAsia" w:hAnsi="Times New Roman" w:cs="Times New Roman"/>
          <w:sz w:val="24"/>
          <w:szCs w:val="24"/>
        </w:rPr>
        <w:instrText xml:space="preserve"> REF _Ref391911963 \h </w:instrText>
      </w:r>
      <w:r w:rsidR="004D0E4F">
        <w:rPr>
          <w:rFonts w:ascii="Times New Roman" w:eastAsiaTheme="minorEastAsia" w:hAnsi="Times New Roman" w:cs="Times New Roman"/>
          <w:sz w:val="24"/>
          <w:szCs w:val="24"/>
        </w:rPr>
      </w:r>
      <w:r w:rsidR="004D0E4F">
        <w:rPr>
          <w:rFonts w:ascii="Times New Roman" w:eastAsiaTheme="minorEastAsia" w:hAnsi="Times New Roman" w:cs="Times New Roman"/>
          <w:sz w:val="24"/>
          <w:szCs w:val="24"/>
        </w:rPr>
        <w:fldChar w:fldCharType="separate"/>
      </w:r>
      <w:ins w:id="266" w:author="Samer Adeeb" w:date="2014-07-20T19:44:00Z">
        <w:r w:rsidR="0076245A" w:rsidRPr="001740F1">
          <w:rPr>
            <w:rFonts w:ascii="Times New Roman" w:hAnsi="Times New Roman" w:cs="Times New Roman"/>
            <w:sz w:val="24"/>
            <w:szCs w:val="24"/>
          </w:rPr>
          <w:t xml:space="preserve">Table </w:t>
        </w:r>
        <w:r w:rsidR="0076245A">
          <w:rPr>
            <w:rFonts w:ascii="Times New Roman" w:hAnsi="Times New Roman" w:cs="Times New Roman"/>
            <w:noProof/>
            <w:sz w:val="24"/>
            <w:szCs w:val="24"/>
          </w:rPr>
          <w:t>7</w:t>
        </w:r>
      </w:ins>
      <w:del w:id="267" w:author="Samer Adeeb" w:date="2014-07-20T19:44:00Z">
        <w:r w:rsidR="004D0E4F" w:rsidRPr="001740F1" w:rsidDel="0076245A">
          <w:rPr>
            <w:rFonts w:ascii="Times New Roman" w:hAnsi="Times New Roman" w:cs="Times New Roman"/>
            <w:sz w:val="24"/>
            <w:szCs w:val="24"/>
          </w:rPr>
          <w:delText xml:space="preserve">Table </w:delText>
        </w:r>
        <w:r w:rsidR="004D0E4F" w:rsidRPr="001740F1" w:rsidDel="0076245A">
          <w:rPr>
            <w:rFonts w:ascii="Times New Roman" w:hAnsi="Times New Roman" w:cs="Times New Roman"/>
            <w:noProof/>
            <w:sz w:val="24"/>
            <w:szCs w:val="24"/>
          </w:rPr>
          <w:delText>7</w:delText>
        </w:r>
      </w:del>
      <w:r w:rsidR="004D0E4F">
        <w:rPr>
          <w:rFonts w:ascii="Times New Roman" w:eastAsiaTheme="minorEastAsia" w:hAnsi="Times New Roman" w:cs="Times New Roman"/>
          <w:sz w:val="24"/>
          <w:szCs w:val="24"/>
        </w:rPr>
        <w:fldChar w:fldCharType="end"/>
      </w:r>
      <w:r w:rsidR="004D0E4F">
        <w:rPr>
          <w:rFonts w:ascii="Times New Roman" w:eastAsiaTheme="minorEastAsia" w:hAnsi="Times New Roman" w:cs="Times New Roman"/>
          <w:sz w:val="24"/>
          <w:szCs w:val="24"/>
        </w:rPr>
        <w:t xml:space="preserve"> shows a list of the maximum differences in predicted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4D0E4F">
        <w:rPr>
          <w:rFonts w:ascii="Times New Roman" w:eastAsiaTheme="minorEastAsia" w:hAnsi="Times New Roman" w:cs="Times New Roman"/>
          <w:sz w:val="24"/>
          <w:szCs w:val="24"/>
        </w:rPr>
        <w:t xml:space="preserve"> values for the case of buried defect.</w:t>
      </w:r>
    </w:p>
    <w:p w:rsidR="001740F1" w:rsidRDefault="001740F1" w:rsidP="00A80EDE">
      <w:pPr>
        <w:spacing w:after="0"/>
        <w:jc w:val="both"/>
        <w:rPr>
          <w:rFonts w:ascii="Times New Roman" w:eastAsiaTheme="minorEastAsia" w:hAnsi="Times New Roman" w:cs="Times New Roman"/>
          <w:sz w:val="24"/>
          <w:szCs w:val="24"/>
        </w:rPr>
      </w:pPr>
    </w:p>
    <w:p w:rsidR="001740F1" w:rsidRPr="001740F1" w:rsidRDefault="001740F1" w:rsidP="001740F1">
      <w:pPr>
        <w:pStyle w:val="Caption"/>
        <w:keepNext/>
        <w:jc w:val="center"/>
        <w:rPr>
          <w:rFonts w:ascii="Times New Roman" w:hAnsi="Times New Roman" w:cs="Times New Roman"/>
          <w:color w:val="auto"/>
          <w:sz w:val="24"/>
          <w:szCs w:val="24"/>
        </w:rPr>
      </w:pPr>
      <w:bookmarkStart w:id="268" w:name="_Ref391911963"/>
      <w:r w:rsidRPr="001740F1">
        <w:rPr>
          <w:rFonts w:ascii="Times New Roman" w:hAnsi="Times New Roman" w:cs="Times New Roman"/>
          <w:color w:val="auto"/>
          <w:sz w:val="24"/>
          <w:szCs w:val="24"/>
        </w:rPr>
        <w:t xml:space="preserve">Table </w:t>
      </w:r>
      <w:r w:rsidRPr="001740F1">
        <w:rPr>
          <w:rFonts w:ascii="Times New Roman" w:hAnsi="Times New Roman" w:cs="Times New Roman"/>
          <w:color w:val="auto"/>
          <w:sz w:val="24"/>
          <w:szCs w:val="24"/>
        </w:rPr>
        <w:fldChar w:fldCharType="begin"/>
      </w:r>
      <w:r w:rsidRPr="001740F1">
        <w:rPr>
          <w:rFonts w:ascii="Times New Roman" w:hAnsi="Times New Roman" w:cs="Times New Roman"/>
          <w:color w:val="auto"/>
          <w:sz w:val="24"/>
          <w:szCs w:val="24"/>
        </w:rPr>
        <w:instrText xml:space="preserve"> SEQ Table \* ARABIC </w:instrText>
      </w:r>
      <w:r w:rsidRPr="001740F1">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7</w:t>
      </w:r>
      <w:r w:rsidRPr="001740F1">
        <w:rPr>
          <w:rFonts w:ascii="Times New Roman" w:hAnsi="Times New Roman" w:cs="Times New Roman"/>
          <w:color w:val="auto"/>
          <w:sz w:val="24"/>
          <w:szCs w:val="24"/>
        </w:rPr>
        <w:fldChar w:fldCharType="end"/>
      </w:r>
      <w:bookmarkEnd w:id="268"/>
      <w:r w:rsidRPr="001740F1">
        <w:rPr>
          <w:rFonts w:ascii="Times New Roman" w:hAnsi="Times New Roman" w:cs="Times New Roman"/>
          <w:color w:val="auto"/>
          <w:sz w:val="24"/>
          <w:szCs w:val="24"/>
        </w:rPr>
        <w:t>:</w:t>
      </w:r>
      <w:r>
        <w:rPr>
          <w:rFonts w:ascii="Times New Roman" w:hAnsi="Times New Roman" w:cs="Times New Roman"/>
          <w:color w:val="auto"/>
          <w:sz w:val="24"/>
          <w:szCs w:val="24"/>
        </w:rPr>
        <w:t xml:space="preserve"> </w:t>
      </w:r>
      <w:r w:rsidRPr="001740F1">
        <w:rPr>
          <w:rFonts w:ascii="Times New Roman" w:hAnsi="Times New Roman" w:cs="Times New Roman"/>
          <w:color w:val="auto"/>
          <w:sz w:val="24"/>
          <w:szCs w:val="24"/>
        </w:rPr>
        <w:t>Differences between the highest and lowest predicted</w:t>
      </w:r>
    </w:p>
    <w:tbl>
      <w:tblPr>
        <w:tblStyle w:val="TableGrid"/>
        <w:tblW w:w="0" w:type="auto"/>
        <w:jc w:val="center"/>
        <w:tblLook w:val="04A0" w:firstRow="1" w:lastRow="0" w:firstColumn="1" w:lastColumn="0" w:noHBand="0" w:noVBand="1"/>
      </w:tblPr>
      <w:tblGrid>
        <w:gridCol w:w="492"/>
        <w:gridCol w:w="636"/>
        <w:gridCol w:w="636"/>
        <w:gridCol w:w="636"/>
        <w:gridCol w:w="636"/>
        <w:gridCol w:w="636"/>
        <w:gridCol w:w="636"/>
      </w:tblGrid>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η</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ξ</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λ</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δ</m:t>
                </m:r>
              </m:oMath>
            </m:oMathPara>
          </w:p>
        </w:tc>
        <w:tc>
          <w:tcPr>
            <w:tcW w:w="636" w:type="dxa"/>
          </w:tcPr>
          <w:p w:rsidR="00A80EDE" w:rsidRDefault="00A80EDE" w:rsidP="00A80EDE">
            <w:pPr>
              <w:jc w:val="both"/>
              <w:rPr>
                <w:rFonts w:ascii="Times New Roman" w:hAnsi="Times New Roman" w:cs="Times New Roman"/>
                <w:b/>
                <w:sz w:val="24"/>
                <w:szCs w:val="24"/>
              </w:rPr>
            </w:pPr>
            <m:oMathPara>
              <m:oMath>
                <m:r>
                  <m:rPr>
                    <m:sty m:val="bi"/>
                  </m:rPr>
                  <w:rPr>
                    <w:rFonts w:ascii="Cambria Math" w:hAnsi="Cambria Math" w:cs="Times New Roman"/>
                    <w:sz w:val="24"/>
                    <w:szCs w:val="24"/>
                  </w:rPr>
                  <m:t>ψ</m:t>
                </m:r>
              </m:oMath>
            </m:oMathPara>
          </w:p>
        </w:tc>
        <w:tc>
          <w:tcPr>
            <w:tcW w:w="636" w:type="dxa"/>
          </w:tcPr>
          <w:p w:rsidR="00A80EDE" w:rsidRDefault="00A80EDE" w:rsidP="00A80EDE">
            <w:pPr>
              <w:jc w:val="both"/>
              <w:rPr>
                <w:rFonts w:ascii="Times New Roman" w:hAnsi="Times New Roman" w:cs="Times New Roman"/>
                <w:b/>
                <w:sz w:val="24"/>
                <w:szCs w:val="24"/>
              </w:rPr>
            </w:pPr>
            <w:r>
              <w:rPr>
                <w:rFonts w:ascii="Times New Roman" w:hAnsi="Times New Roman" w:cs="Times New Roman"/>
                <w:b/>
                <w:sz w:val="24"/>
                <w:szCs w:val="24"/>
              </w:rPr>
              <w:t>t</w:t>
            </w:r>
          </w:p>
        </w:tc>
      </w:tr>
      <w:tr w:rsidR="00A80EDE" w:rsidTr="001740F1">
        <w:trPr>
          <w:jc w:val="center"/>
        </w:trPr>
        <w:tc>
          <w:tcPr>
            <w:tcW w:w="492" w:type="dxa"/>
          </w:tcPr>
          <w:p w:rsidR="00A80EDE" w:rsidRDefault="00A80EDE" w:rsidP="00A80EDE">
            <w:pPr>
              <w:jc w:val="both"/>
              <w:rPr>
                <w:rFonts w:ascii="Times New Roman" w:hAnsi="Times New Roman" w:cs="Times New Roman"/>
                <w:b/>
                <w:sz w:val="24"/>
                <w:szCs w:val="24"/>
              </w:rPr>
            </w:pPr>
            <m:oMathPara>
              <m:oMath>
                <m:r>
                  <m:rPr>
                    <m:sty m:val="b"/>
                  </m:rPr>
                  <w:rPr>
                    <w:rFonts w:ascii="Cambria Math" w:hAnsi="Cambria Math" w:cs="Times New Roman"/>
                    <w:sz w:val="24"/>
                    <w:szCs w:val="24"/>
                  </w:rPr>
                  <m:t>Δ</m:t>
                </m:r>
              </m:oMath>
            </m:oMathPara>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5.25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2.77</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2.52</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2.35</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2.28</w:t>
            </w:r>
          </w:p>
        </w:tc>
        <w:tc>
          <w:tcPr>
            <w:tcW w:w="636" w:type="dxa"/>
          </w:tcPr>
          <w:p w:rsidR="00A80EDE" w:rsidRPr="00A80EDE" w:rsidRDefault="00A80EDE" w:rsidP="00A80EDE">
            <w:pPr>
              <w:jc w:val="both"/>
              <w:rPr>
                <w:rFonts w:ascii="Times New Roman" w:hAnsi="Times New Roman" w:cs="Times New Roman"/>
                <w:sz w:val="24"/>
                <w:szCs w:val="24"/>
              </w:rPr>
            </w:pPr>
            <w:r w:rsidRPr="00A80EDE">
              <w:rPr>
                <w:rFonts w:ascii="Times New Roman" w:hAnsi="Times New Roman" w:cs="Times New Roman"/>
                <w:sz w:val="24"/>
                <w:szCs w:val="24"/>
              </w:rPr>
              <w:t>0.99</w:t>
            </w:r>
          </w:p>
        </w:tc>
      </w:tr>
    </w:tbl>
    <w:p w:rsidR="0028122A" w:rsidRDefault="0028122A" w:rsidP="00A80EDE">
      <w:pPr>
        <w:spacing w:after="0"/>
        <w:jc w:val="both"/>
        <w:rPr>
          <w:rFonts w:ascii="Times New Roman" w:hAnsi="Times New Roman" w:cs="Times New Roman"/>
          <w:b/>
          <w:sz w:val="24"/>
          <w:szCs w:val="24"/>
        </w:rPr>
      </w:pPr>
    </w:p>
    <w:p w:rsidR="0028122A" w:rsidRDefault="0028122A" w:rsidP="00A80EDE">
      <w:pPr>
        <w:spacing w:after="0"/>
        <w:jc w:val="both"/>
        <w:rPr>
          <w:rFonts w:ascii="Times New Roman" w:hAnsi="Times New Roman" w:cs="Times New Roman"/>
          <w:b/>
          <w:sz w:val="24"/>
          <w:szCs w:val="24"/>
        </w:rPr>
      </w:pPr>
    </w:p>
    <w:p w:rsidR="00A80EDE" w:rsidRDefault="00C326B5" w:rsidP="00A80EDE">
      <w:pPr>
        <w:spacing w:after="0"/>
        <w:jc w:val="both"/>
        <w:rPr>
          <w:rFonts w:ascii="Times New Roman" w:hAnsi="Times New Roman" w:cs="Times New Roman"/>
          <w:b/>
          <w:sz w:val="24"/>
          <w:szCs w:val="24"/>
        </w:rPr>
      </w:pPr>
      <w:r>
        <w:rPr>
          <w:rFonts w:ascii="Times New Roman" w:hAnsi="Times New Roman" w:cs="Times New Roman"/>
          <w:b/>
          <w:sz w:val="24"/>
          <w:szCs w:val="24"/>
        </w:rPr>
        <w:t>4-2 Full Scale Tensile Strain Experiments</w:t>
      </w:r>
    </w:p>
    <w:p w:rsidR="00C326B5" w:rsidRDefault="00C326B5" w:rsidP="00A80EDE">
      <w:pPr>
        <w:spacing w:after="0"/>
        <w:jc w:val="both"/>
        <w:rPr>
          <w:rFonts w:ascii="Times New Roman" w:hAnsi="Times New Roman" w:cs="Times New Roman"/>
          <w:b/>
          <w:sz w:val="24"/>
          <w:szCs w:val="24"/>
        </w:rPr>
      </w:pPr>
    </w:p>
    <w:p w:rsidR="00C326B5" w:rsidRDefault="00C326B5" w:rsidP="00A80EDE">
      <w:pPr>
        <w:spacing w:after="0"/>
        <w:jc w:val="both"/>
        <w:rPr>
          <w:rFonts w:ascii="Times New Roman" w:hAnsi="Times New Roman" w:cs="Times New Roman"/>
          <w:sz w:val="24"/>
          <w:szCs w:val="24"/>
        </w:rPr>
      </w:pPr>
      <w:r w:rsidRPr="00C326B5">
        <w:rPr>
          <w:rFonts w:ascii="Times New Roman" w:hAnsi="Times New Roman" w:cs="Times New Roman"/>
          <w:sz w:val="24"/>
          <w:szCs w:val="24"/>
        </w:rPr>
        <w:t xml:space="preserve">As it is shown in </w:t>
      </w:r>
      <w:r w:rsidRPr="00C326B5">
        <w:rPr>
          <w:rFonts w:ascii="Times New Roman" w:hAnsi="Times New Roman" w:cs="Times New Roman"/>
          <w:sz w:val="24"/>
          <w:szCs w:val="24"/>
        </w:rPr>
        <w:fldChar w:fldCharType="begin"/>
      </w:r>
      <w:r w:rsidRPr="00C326B5">
        <w:rPr>
          <w:rFonts w:ascii="Times New Roman" w:hAnsi="Times New Roman" w:cs="Times New Roman"/>
          <w:sz w:val="24"/>
          <w:szCs w:val="24"/>
        </w:rPr>
        <w:instrText xml:space="preserve"> REF _Ref388206554 \h </w:instrText>
      </w:r>
      <w:r>
        <w:rPr>
          <w:rFonts w:ascii="Times New Roman" w:hAnsi="Times New Roman" w:cs="Times New Roman"/>
          <w:sz w:val="24"/>
          <w:szCs w:val="24"/>
        </w:rPr>
        <w:instrText xml:space="preserve"> \* MERGEFORMAT </w:instrText>
      </w:r>
      <w:r w:rsidRPr="00C326B5">
        <w:rPr>
          <w:rFonts w:ascii="Times New Roman" w:hAnsi="Times New Roman" w:cs="Times New Roman"/>
          <w:sz w:val="24"/>
          <w:szCs w:val="24"/>
        </w:rPr>
      </w:r>
      <w:r w:rsidRPr="00C326B5">
        <w:rPr>
          <w:rFonts w:ascii="Times New Roman" w:hAnsi="Times New Roman" w:cs="Times New Roman"/>
          <w:sz w:val="24"/>
          <w:szCs w:val="24"/>
        </w:rPr>
        <w:fldChar w:fldCharType="separate"/>
      </w:r>
      <w:ins w:id="269" w:author="Samer Adeeb" w:date="2014-07-20T19:44:00Z">
        <w:r w:rsidR="0076245A" w:rsidRPr="00DC640F">
          <w:rPr>
            <w:rFonts w:ascii="Times New Roman" w:hAnsi="Times New Roman" w:cs="Times New Roman"/>
            <w:sz w:val="24"/>
            <w:szCs w:val="24"/>
          </w:rPr>
          <w:t xml:space="preserve">Table </w:t>
        </w:r>
        <w:r w:rsidR="0076245A">
          <w:rPr>
            <w:rFonts w:ascii="Times New Roman" w:hAnsi="Times New Roman" w:cs="Times New Roman"/>
            <w:noProof/>
            <w:sz w:val="24"/>
            <w:szCs w:val="24"/>
          </w:rPr>
          <w:t>3</w:t>
        </w:r>
      </w:ins>
      <w:del w:id="270" w:author="Samer Adeeb" w:date="2014-07-20T19:44:00Z">
        <w:r w:rsidRPr="00C326B5" w:rsidDel="0076245A">
          <w:rPr>
            <w:rFonts w:ascii="Times New Roman" w:hAnsi="Times New Roman" w:cs="Times New Roman"/>
            <w:sz w:val="24"/>
            <w:szCs w:val="24"/>
          </w:rPr>
          <w:delText xml:space="preserve">Table </w:delText>
        </w:r>
        <w:r w:rsidRPr="00C326B5" w:rsidDel="0076245A">
          <w:rPr>
            <w:rFonts w:ascii="Times New Roman" w:hAnsi="Times New Roman" w:cs="Times New Roman"/>
            <w:noProof/>
            <w:sz w:val="24"/>
            <w:szCs w:val="24"/>
          </w:rPr>
          <w:delText>3</w:delText>
        </w:r>
      </w:del>
      <w:r w:rsidRPr="00C326B5">
        <w:rPr>
          <w:rFonts w:ascii="Times New Roman" w:hAnsi="Times New Roman" w:cs="Times New Roman"/>
          <w:sz w:val="24"/>
          <w:szCs w:val="24"/>
        </w:rPr>
        <w:fldChar w:fldCharType="end"/>
      </w:r>
      <w:r w:rsidRPr="00C326B5">
        <w:rPr>
          <w:rFonts w:ascii="Times New Roman" w:hAnsi="Times New Roman" w:cs="Times New Roman"/>
          <w:sz w:val="24"/>
          <w:szCs w:val="24"/>
        </w:rPr>
        <w:t xml:space="preserve"> a total of 8 full scale tests are planned to be carried out in this research program. The first two of these experiments are accomplished. In this section the results of these two experiments will be demonstrated.</w:t>
      </w:r>
    </w:p>
    <w:p w:rsidR="004141B9" w:rsidRPr="00C326B5" w:rsidRDefault="00C326B5" w:rsidP="00A80EDE">
      <w:pPr>
        <w:spacing w:after="0"/>
        <w:jc w:val="both"/>
        <w:rPr>
          <w:rFonts w:ascii="Times New Roman" w:hAnsi="Times New Roman" w:cs="Times New Roman"/>
          <w:sz w:val="24"/>
          <w:szCs w:val="24"/>
        </w:rPr>
      </w:pPr>
      <w:r>
        <w:rPr>
          <w:rFonts w:ascii="Times New Roman" w:hAnsi="Times New Roman" w:cs="Times New Roman"/>
          <w:sz w:val="24"/>
          <w:szCs w:val="24"/>
        </w:rPr>
        <w:t xml:space="preserve">Tensile strain data is collected using strain gauges </w:t>
      </w:r>
      <w:r w:rsidR="00655B16">
        <w:rPr>
          <w:rFonts w:ascii="Times New Roman" w:hAnsi="Times New Roman" w:cs="Times New Roman"/>
          <w:sz w:val="24"/>
          <w:szCs w:val="24"/>
        </w:rPr>
        <w:t xml:space="preserve">and digital image correlation. In the first two tests the image correlation and strain gauge methods are applied on separate parts of the pipe surface. In the following tests it is planned to apply both methods over the entire tension side of the pipe surface. </w:t>
      </w:r>
      <w:r w:rsidR="007D2AAC">
        <w:rPr>
          <w:rFonts w:ascii="Times New Roman" w:hAnsi="Times New Roman" w:cs="Times New Roman"/>
          <w:sz w:val="24"/>
          <w:szCs w:val="24"/>
        </w:rPr>
        <w:fldChar w:fldCharType="begin"/>
      </w:r>
      <w:r w:rsidR="007D2AAC">
        <w:rPr>
          <w:rFonts w:ascii="Times New Roman" w:hAnsi="Times New Roman" w:cs="Times New Roman"/>
          <w:sz w:val="24"/>
          <w:szCs w:val="24"/>
        </w:rPr>
        <w:instrText xml:space="preserve"> REF _Ref392205730 \h </w:instrText>
      </w:r>
      <w:r w:rsidR="007D2AAC">
        <w:rPr>
          <w:rFonts w:ascii="Times New Roman" w:hAnsi="Times New Roman" w:cs="Times New Roman"/>
          <w:sz w:val="24"/>
          <w:szCs w:val="24"/>
        </w:rPr>
      </w:r>
      <w:r w:rsidR="007D2AAC">
        <w:rPr>
          <w:rFonts w:ascii="Times New Roman" w:hAnsi="Times New Roman" w:cs="Times New Roman"/>
          <w:sz w:val="24"/>
          <w:szCs w:val="24"/>
        </w:rPr>
        <w:fldChar w:fldCharType="separate"/>
      </w:r>
      <w:ins w:id="271" w:author="Samer Adeeb" w:date="2014-07-20T19:44:00Z">
        <w:r w:rsidR="0076245A" w:rsidRPr="00BA6DCD">
          <w:rPr>
            <w:rFonts w:ascii="Times New Roman" w:hAnsi="Times New Roman" w:cs="Times New Roman"/>
            <w:sz w:val="24"/>
            <w:szCs w:val="24"/>
          </w:rPr>
          <w:t xml:space="preserve">Figure </w:t>
        </w:r>
        <w:r w:rsidR="0076245A">
          <w:rPr>
            <w:rFonts w:ascii="Times New Roman" w:hAnsi="Times New Roman" w:cs="Times New Roman"/>
            <w:noProof/>
            <w:sz w:val="24"/>
            <w:szCs w:val="24"/>
          </w:rPr>
          <w:t>20</w:t>
        </w:r>
      </w:ins>
      <w:del w:id="272" w:author="Samer Adeeb" w:date="2014-07-20T19:44:00Z">
        <w:r w:rsidR="007D2AAC" w:rsidRPr="00BA6DCD" w:rsidDel="0076245A">
          <w:rPr>
            <w:rFonts w:ascii="Times New Roman" w:hAnsi="Times New Roman" w:cs="Times New Roman"/>
            <w:sz w:val="24"/>
            <w:szCs w:val="24"/>
          </w:rPr>
          <w:delText xml:space="preserve">Figure </w:delText>
        </w:r>
        <w:r w:rsidR="007D2AAC" w:rsidRPr="00BA6DCD" w:rsidDel="0076245A">
          <w:rPr>
            <w:rFonts w:ascii="Times New Roman" w:hAnsi="Times New Roman" w:cs="Times New Roman"/>
            <w:noProof/>
            <w:sz w:val="24"/>
            <w:szCs w:val="24"/>
          </w:rPr>
          <w:delText>20</w:delText>
        </w:r>
      </w:del>
      <w:r w:rsidR="007D2AAC">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_Ref392353808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ins w:id="273" w:author="Samer Adeeb" w:date="2014-07-20T19:44:00Z">
        <w:r w:rsidR="0076245A" w:rsidRPr="00242738">
          <w:rPr>
            <w:rFonts w:ascii="Times New Roman" w:hAnsi="Times New Roman" w:cs="Times New Roman"/>
            <w:sz w:val="24"/>
            <w:szCs w:val="24"/>
          </w:rPr>
          <w:t xml:space="preserve">Figure </w:t>
        </w:r>
        <w:r w:rsidR="0076245A">
          <w:rPr>
            <w:rFonts w:ascii="Times New Roman" w:hAnsi="Times New Roman" w:cs="Times New Roman"/>
            <w:noProof/>
            <w:sz w:val="24"/>
            <w:szCs w:val="24"/>
          </w:rPr>
          <w:t>21</w:t>
        </w:r>
      </w:ins>
      <w:del w:id="274" w:author="Samer Adeeb" w:date="2014-07-20T19:44:00Z">
        <w:r w:rsidR="00691D9E" w:rsidRPr="00242738" w:rsidDel="0076245A">
          <w:rPr>
            <w:rFonts w:ascii="Times New Roman" w:hAnsi="Times New Roman" w:cs="Times New Roman"/>
            <w:sz w:val="24"/>
            <w:szCs w:val="24"/>
          </w:rPr>
          <w:delText xml:space="preserve">Figure </w:delText>
        </w:r>
        <w:r w:rsidR="00691D9E" w:rsidDel="0076245A">
          <w:rPr>
            <w:rFonts w:ascii="Times New Roman" w:hAnsi="Times New Roman" w:cs="Times New Roman"/>
            <w:noProof/>
            <w:sz w:val="24"/>
            <w:szCs w:val="24"/>
          </w:rPr>
          <w:delText>21</w:delText>
        </w:r>
      </w:del>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_Ref392353811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ins w:id="275" w:author="Samer Adeeb" w:date="2014-07-20T19:44:00Z">
        <w:r w:rsidR="0076245A" w:rsidRPr="00E951C2">
          <w:rPr>
            <w:rFonts w:ascii="Times New Roman" w:hAnsi="Times New Roman" w:cs="Times New Roman"/>
            <w:sz w:val="24"/>
            <w:szCs w:val="24"/>
          </w:rPr>
          <w:t xml:space="preserve">Figure </w:t>
        </w:r>
        <w:r w:rsidR="0076245A">
          <w:rPr>
            <w:rFonts w:ascii="Times New Roman" w:hAnsi="Times New Roman" w:cs="Times New Roman"/>
            <w:noProof/>
            <w:sz w:val="24"/>
            <w:szCs w:val="24"/>
          </w:rPr>
          <w:t>22</w:t>
        </w:r>
      </w:ins>
      <w:del w:id="276" w:author="Samer Adeeb" w:date="2014-07-20T19:44:00Z">
        <w:r w:rsidR="00691D9E" w:rsidRPr="00E951C2" w:rsidDel="0076245A">
          <w:rPr>
            <w:rFonts w:ascii="Times New Roman" w:hAnsi="Times New Roman" w:cs="Times New Roman"/>
            <w:sz w:val="24"/>
            <w:szCs w:val="24"/>
          </w:rPr>
          <w:delText xml:space="preserve">Figure </w:delText>
        </w:r>
        <w:r w:rsidR="00691D9E" w:rsidDel="0076245A">
          <w:rPr>
            <w:rFonts w:ascii="Times New Roman" w:hAnsi="Times New Roman" w:cs="Times New Roman"/>
            <w:noProof/>
            <w:sz w:val="24"/>
            <w:szCs w:val="24"/>
          </w:rPr>
          <w:delText>22</w:delText>
        </w:r>
      </w:del>
      <w:r w:rsidR="00691D9E">
        <w:rPr>
          <w:rFonts w:ascii="Times New Roman" w:hAnsi="Times New Roman" w:cs="Times New Roman"/>
          <w:sz w:val="24"/>
          <w:szCs w:val="24"/>
        </w:rPr>
        <w:fldChar w:fldCharType="end"/>
      </w:r>
      <w:r w:rsidR="00691D9E">
        <w:rPr>
          <w:rFonts w:ascii="Times New Roman" w:hAnsi="Times New Roman" w:cs="Times New Roman"/>
          <w:sz w:val="24"/>
          <w:szCs w:val="24"/>
        </w:rPr>
        <w:t xml:space="preserve">, </w:t>
      </w:r>
      <w:r w:rsidR="00691D9E">
        <w:rPr>
          <w:rFonts w:ascii="Times New Roman" w:hAnsi="Times New Roman" w:cs="Times New Roman"/>
          <w:sz w:val="24"/>
          <w:szCs w:val="24"/>
        </w:rPr>
        <w:fldChar w:fldCharType="begin"/>
      </w:r>
      <w:r w:rsidR="00691D9E">
        <w:rPr>
          <w:rFonts w:ascii="Times New Roman" w:hAnsi="Times New Roman" w:cs="Times New Roman"/>
          <w:sz w:val="24"/>
          <w:szCs w:val="24"/>
        </w:rPr>
        <w:instrText xml:space="preserve"> REF _Ref392353813 \h </w:instrText>
      </w:r>
      <w:r w:rsidR="00691D9E">
        <w:rPr>
          <w:rFonts w:ascii="Times New Roman" w:hAnsi="Times New Roman" w:cs="Times New Roman"/>
          <w:sz w:val="24"/>
          <w:szCs w:val="24"/>
        </w:rPr>
      </w:r>
      <w:r w:rsidR="00691D9E">
        <w:rPr>
          <w:rFonts w:ascii="Times New Roman" w:hAnsi="Times New Roman" w:cs="Times New Roman"/>
          <w:sz w:val="24"/>
          <w:szCs w:val="24"/>
        </w:rPr>
        <w:fldChar w:fldCharType="separate"/>
      </w:r>
      <w:ins w:id="277" w:author="Samer Adeeb" w:date="2014-07-20T19:44:00Z">
        <w:r w:rsidR="0076245A" w:rsidRPr="00C6380F">
          <w:rPr>
            <w:rFonts w:ascii="Times New Roman" w:hAnsi="Times New Roman" w:cs="Times New Roman"/>
            <w:sz w:val="24"/>
            <w:szCs w:val="24"/>
          </w:rPr>
          <w:t xml:space="preserve">Figure </w:t>
        </w:r>
        <w:r w:rsidR="0076245A">
          <w:rPr>
            <w:rFonts w:ascii="Times New Roman" w:hAnsi="Times New Roman" w:cs="Times New Roman"/>
            <w:noProof/>
            <w:sz w:val="24"/>
            <w:szCs w:val="24"/>
          </w:rPr>
          <w:t>23</w:t>
        </w:r>
      </w:ins>
      <w:del w:id="278" w:author="Samer Adeeb" w:date="2014-07-20T19:44:00Z">
        <w:r w:rsidR="00691D9E" w:rsidRPr="00C6380F" w:rsidDel="0076245A">
          <w:rPr>
            <w:rFonts w:ascii="Times New Roman" w:hAnsi="Times New Roman" w:cs="Times New Roman"/>
            <w:sz w:val="24"/>
            <w:szCs w:val="24"/>
          </w:rPr>
          <w:delText xml:space="preserve">Figure </w:delText>
        </w:r>
        <w:r w:rsidR="00691D9E" w:rsidRPr="00C6380F" w:rsidDel="0076245A">
          <w:rPr>
            <w:rFonts w:ascii="Times New Roman" w:hAnsi="Times New Roman" w:cs="Times New Roman"/>
            <w:noProof/>
            <w:sz w:val="24"/>
            <w:szCs w:val="24"/>
          </w:rPr>
          <w:delText>23</w:delText>
        </w:r>
      </w:del>
      <w:r w:rsidR="00691D9E">
        <w:rPr>
          <w:rFonts w:ascii="Times New Roman" w:hAnsi="Times New Roman" w:cs="Times New Roman"/>
          <w:sz w:val="24"/>
          <w:szCs w:val="24"/>
        </w:rPr>
        <w:fldChar w:fldCharType="end"/>
      </w:r>
      <w:r w:rsidR="007D2AAC">
        <w:rPr>
          <w:rFonts w:ascii="Times New Roman" w:hAnsi="Times New Roman" w:cs="Times New Roman"/>
          <w:sz w:val="24"/>
          <w:szCs w:val="24"/>
        </w:rPr>
        <w:t xml:space="preserve"> show the positions of the strain gauges and the painted areas for the image correlation</w:t>
      </w:r>
      <w:r w:rsidR="00B06DCC">
        <w:rPr>
          <w:rFonts w:ascii="Times New Roman" w:hAnsi="Times New Roman" w:cs="Times New Roman"/>
          <w:sz w:val="24"/>
          <w:szCs w:val="24"/>
        </w:rPr>
        <w:t xml:space="preserve"> for the first two tests</w:t>
      </w:r>
      <w:r w:rsidR="00691D9E">
        <w:rPr>
          <w:rFonts w:ascii="Times New Roman" w:hAnsi="Times New Roman" w:cs="Times New Roman"/>
          <w:sz w:val="24"/>
          <w:szCs w:val="24"/>
        </w:rPr>
        <w:t>. For each test the bottom and top sides of the specimen are shown separately for the sake of clarity.</w:t>
      </w:r>
      <w:r w:rsidR="007D2AAC">
        <w:rPr>
          <w:rFonts w:ascii="Times New Roman" w:hAnsi="Times New Roman" w:cs="Times New Roman"/>
          <w:sz w:val="24"/>
          <w:szCs w:val="24"/>
        </w:rPr>
        <w:t xml:space="preserve"> The locations of the longitudinal and hoop direction strain gauges are marked with purple and green</w:t>
      </w:r>
      <w:r w:rsidR="00B06DCC">
        <w:rPr>
          <w:rFonts w:ascii="Times New Roman" w:hAnsi="Times New Roman" w:cs="Times New Roman"/>
          <w:sz w:val="24"/>
          <w:szCs w:val="24"/>
        </w:rPr>
        <w:t xml:space="preserve"> colours</w:t>
      </w:r>
      <w:r w:rsidR="007D2AAC">
        <w:rPr>
          <w:rFonts w:ascii="Times New Roman" w:hAnsi="Times New Roman" w:cs="Times New Roman"/>
          <w:sz w:val="24"/>
          <w:szCs w:val="24"/>
        </w:rPr>
        <w:t xml:space="preserve"> respectively.</w:t>
      </w:r>
      <w:r w:rsidR="00691D9E">
        <w:rPr>
          <w:rFonts w:ascii="Times New Roman" w:hAnsi="Times New Roman" w:cs="Times New Roman"/>
          <w:sz w:val="24"/>
          <w:szCs w:val="24"/>
        </w:rPr>
        <w:t xml:space="preserve"> For both tests both the top and </w:t>
      </w:r>
      <w:r w:rsidR="00FB2869">
        <w:rPr>
          <w:rFonts w:ascii="Times New Roman" w:hAnsi="Times New Roman" w:cs="Times New Roman"/>
          <w:sz w:val="24"/>
          <w:szCs w:val="24"/>
        </w:rPr>
        <w:t xml:space="preserve">the </w:t>
      </w:r>
      <w:r w:rsidR="00691D9E">
        <w:rPr>
          <w:rFonts w:ascii="Times New Roman" w:hAnsi="Times New Roman" w:cs="Times New Roman"/>
          <w:sz w:val="24"/>
          <w:szCs w:val="24"/>
        </w:rPr>
        <w:t>bottom part</w:t>
      </w:r>
      <w:r w:rsidR="00AE5300">
        <w:rPr>
          <w:rFonts w:ascii="Times New Roman" w:hAnsi="Times New Roman" w:cs="Times New Roman"/>
          <w:sz w:val="24"/>
          <w:szCs w:val="24"/>
        </w:rPr>
        <w:t>s</w:t>
      </w:r>
      <w:r w:rsidR="00691D9E">
        <w:rPr>
          <w:rFonts w:ascii="Times New Roman" w:hAnsi="Times New Roman" w:cs="Times New Roman"/>
          <w:sz w:val="24"/>
          <w:szCs w:val="24"/>
        </w:rPr>
        <w:t xml:space="preserve"> of the specimens have a ring of strain gauges 1.5 OD away from the end plates.</w:t>
      </w:r>
      <w:r w:rsidR="007D2AAC">
        <w:rPr>
          <w:rFonts w:ascii="Times New Roman" w:hAnsi="Times New Roman" w:cs="Times New Roman"/>
          <w:sz w:val="24"/>
          <w:szCs w:val="24"/>
        </w:rPr>
        <w:t xml:space="preserve"> </w:t>
      </w:r>
      <w:r w:rsidR="00691D9E">
        <w:rPr>
          <w:rFonts w:ascii="Times New Roman" w:hAnsi="Times New Roman" w:cs="Times New Roman"/>
          <w:sz w:val="24"/>
          <w:szCs w:val="24"/>
        </w:rPr>
        <w:t xml:space="preserve">For both tests the main </w:t>
      </w:r>
      <w:r w:rsidR="00691D9E">
        <w:rPr>
          <w:rFonts w:ascii="Times New Roman" w:hAnsi="Times New Roman" w:cs="Times New Roman"/>
          <w:sz w:val="24"/>
          <w:szCs w:val="24"/>
        </w:rPr>
        <w:lastRenderedPageBreak/>
        <w:t>difference in the locations of the strain gauges between the top and bottom parts of the specimen is that in the bottom part there is a ring of strain gauges 1 OD away from the girth weld flaw whereas in the top part there is a ring of strain gauges 1 OD away from the top end plate. The reason for this is the different positions of the speckled areas at the top and bottom parts.</w:t>
      </w:r>
      <w:r w:rsidR="00CF3260">
        <w:rPr>
          <w:rFonts w:ascii="Times New Roman" w:hAnsi="Times New Roman" w:cs="Times New Roman"/>
          <w:sz w:val="24"/>
          <w:szCs w:val="24"/>
        </w:rPr>
        <w:t xml:space="preserve"> On the top side of the girth weld the only image correlation area was adjacent to the girth weld due to the height l</w:t>
      </w:r>
      <w:r w:rsidR="00AE5300">
        <w:rPr>
          <w:rFonts w:ascii="Times New Roman" w:hAnsi="Times New Roman" w:cs="Times New Roman"/>
          <w:sz w:val="24"/>
          <w:szCs w:val="24"/>
        </w:rPr>
        <w:t>imitation of the camera system.</w:t>
      </w:r>
      <w:r w:rsidR="00CF3260">
        <w:rPr>
          <w:rFonts w:ascii="Times New Roman" w:hAnsi="Times New Roman" w:cs="Times New Roman"/>
          <w:sz w:val="24"/>
          <w:szCs w:val="24"/>
        </w:rPr>
        <w:t xml:space="preserve"> </w:t>
      </w:r>
      <w:r w:rsidR="00AE5300">
        <w:rPr>
          <w:rFonts w:ascii="Times New Roman" w:hAnsi="Times New Roman" w:cs="Times New Roman"/>
          <w:sz w:val="24"/>
          <w:szCs w:val="24"/>
        </w:rPr>
        <w:t xml:space="preserve">The longitudinal strain values on the top part of the specimen close to the top end plate are measured using the ring of strain gauges 1 OD away from the top end plate. </w:t>
      </w:r>
    </w:p>
    <w:p w:rsidR="004141B9" w:rsidRDefault="00AE5300" w:rsidP="00AE5300">
      <w:pPr>
        <w:spacing w:after="0"/>
        <w:jc w:val="both"/>
        <w:rPr>
          <w:rFonts w:ascii="Times New Roman" w:hAnsi="Times New Roman" w:cs="Times New Roman"/>
          <w:b/>
          <w:sz w:val="24"/>
          <w:szCs w:val="24"/>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ins w:id="279" w:author="Samer Adeeb" w:date="2014-07-20T19:44:00Z">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8</w:t>
        </w:r>
      </w:ins>
      <w:del w:id="280" w:author="Samer Adeeb" w:date="2014-07-20T19:44:00Z">
        <w:r w:rsidRPr="00A40C41" w:rsidDel="0076245A">
          <w:rPr>
            <w:rFonts w:ascii="Times New Roman" w:hAnsi="Times New Roman" w:cs="Times New Roman"/>
            <w:sz w:val="24"/>
            <w:szCs w:val="24"/>
          </w:rPr>
          <w:delText xml:space="preserve">Table </w:delText>
        </w:r>
        <w:r w:rsidRPr="00A40C41" w:rsidDel="0076245A">
          <w:rPr>
            <w:rFonts w:ascii="Times New Roman" w:hAnsi="Times New Roman" w:cs="Times New Roman"/>
            <w:noProof/>
            <w:sz w:val="24"/>
            <w:szCs w:val="24"/>
          </w:rPr>
          <w:delText>8</w:delText>
        </w:r>
      </w:del>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AE5300">
        <w:rPr>
          <w:rFonts w:ascii="Times New Roman" w:hAnsi="Times New Roman" w:cs="Times New Roman"/>
          <w:sz w:val="24"/>
          <w:szCs w:val="24"/>
        </w:rPr>
        <w:t xml:space="preserve">and </w:t>
      </w:r>
      <w:r w:rsidRPr="00AE5300">
        <w:rPr>
          <w:rFonts w:ascii="Times New Roman" w:hAnsi="Times New Roman" w:cs="Times New Roman"/>
          <w:sz w:val="24"/>
          <w:szCs w:val="24"/>
        </w:rPr>
        <w:fldChar w:fldCharType="begin"/>
      </w:r>
      <w:r w:rsidRPr="00AE5300">
        <w:rPr>
          <w:rFonts w:ascii="Times New Roman" w:hAnsi="Times New Roman" w:cs="Times New Roman"/>
          <w:sz w:val="24"/>
          <w:szCs w:val="24"/>
        </w:rPr>
        <w:instrText xml:space="preserve"> REF _Ref392354712 \h </w:instrText>
      </w:r>
      <w:r>
        <w:rPr>
          <w:rFonts w:ascii="Times New Roman" w:hAnsi="Times New Roman" w:cs="Times New Roman"/>
          <w:sz w:val="24"/>
          <w:szCs w:val="24"/>
        </w:rPr>
        <w:instrText xml:space="preserve"> \* MERGEFORMAT </w:instrText>
      </w:r>
      <w:r w:rsidRPr="00AE5300">
        <w:rPr>
          <w:rFonts w:ascii="Times New Roman" w:hAnsi="Times New Roman" w:cs="Times New Roman"/>
          <w:sz w:val="24"/>
          <w:szCs w:val="24"/>
        </w:rPr>
      </w:r>
      <w:r w:rsidRPr="00AE5300">
        <w:rPr>
          <w:rFonts w:ascii="Times New Roman" w:hAnsi="Times New Roman" w:cs="Times New Roman"/>
          <w:sz w:val="24"/>
          <w:szCs w:val="24"/>
        </w:rPr>
        <w:fldChar w:fldCharType="separate"/>
      </w:r>
      <w:ins w:id="281" w:author="Samer Adeeb" w:date="2014-07-20T19:44:00Z">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9</w:t>
        </w:r>
      </w:ins>
      <w:del w:id="282" w:author="Samer Adeeb" w:date="2014-07-20T19:44:00Z">
        <w:r w:rsidRPr="00AE5300" w:rsidDel="0076245A">
          <w:rPr>
            <w:rFonts w:ascii="Times New Roman" w:hAnsi="Times New Roman" w:cs="Times New Roman"/>
            <w:sz w:val="24"/>
            <w:szCs w:val="24"/>
          </w:rPr>
          <w:delText xml:space="preserve">Table </w:delText>
        </w:r>
        <w:r w:rsidRPr="00AE5300" w:rsidDel="0076245A">
          <w:rPr>
            <w:rFonts w:ascii="Times New Roman" w:hAnsi="Times New Roman" w:cs="Times New Roman"/>
            <w:noProof/>
            <w:sz w:val="24"/>
            <w:szCs w:val="24"/>
          </w:rPr>
          <w:delText>9</w:delText>
        </w:r>
      </w:del>
      <w:r w:rsidRPr="00AE5300">
        <w:rPr>
          <w:rFonts w:ascii="Times New Roman" w:hAnsi="Times New Roman" w:cs="Times New Roman"/>
          <w:sz w:val="24"/>
          <w:szCs w:val="24"/>
        </w:rPr>
        <w:fldChar w:fldCharType="end"/>
      </w:r>
      <w:r w:rsidRPr="00AE5300">
        <w:rPr>
          <w:rFonts w:ascii="Times New Roman" w:hAnsi="Times New Roman" w:cs="Times New Roman"/>
          <w:sz w:val="24"/>
          <w:szCs w:val="24"/>
        </w:rPr>
        <w:t xml:space="preserve"> show the cross correlation</w:t>
      </w:r>
      <w:r w:rsidR="00FB2869">
        <w:rPr>
          <w:rFonts w:ascii="Times New Roman" w:hAnsi="Times New Roman" w:cs="Times New Roman"/>
          <w:sz w:val="24"/>
          <w:szCs w:val="24"/>
        </w:rPr>
        <w:t xml:space="preserve"> coefficients</w:t>
      </w:r>
      <w:r w:rsidRPr="00AE5300">
        <w:rPr>
          <w:rFonts w:ascii="Times New Roman" w:hAnsi="Times New Roman" w:cs="Times New Roman"/>
          <w:sz w:val="24"/>
          <w:szCs w:val="24"/>
        </w:rPr>
        <w:t xml:space="preserve"> between th</w:t>
      </w:r>
      <w:r w:rsidR="009365A8">
        <w:rPr>
          <w:rFonts w:ascii="Times New Roman" w:hAnsi="Times New Roman" w:cs="Times New Roman"/>
          <w:sz w:val="24"/>
          <w:szCs w:val="24"/>
        </w:rPr>
        <w:t>e strain gauge measurements of test 1 and t</w:t>
      </w:r>
      <w:r w:rsidRPr="00AE5300">
        <w:rPr>
          <w:rFonts w:ascii="Times New Roman" w:hAnsi="Times New Roman" w:cs="Times New Roman"/>
          <w:sz w:val="24"/>
          <w:szCs w:val="24"/>
        </w:rPr>
        <w:t>est 2 respectively.</w:t>
      </w:r>
      <w:r>
        <w:rPr>
          <w:rFonts w:ascii="Times New Roman" w:hAnsi="Times New Roman" w:cs="Times New Roman"/>
          <w:b/>
          <w:sz w:val="24"/>
          <w:szCs w:val="24"/>
        </w:rPr>
        <w:t xml:space="preserve"> </w:t>
      </w:r>
      <w:r w:rsidR="000C5CB2" w:rsidRPr="000C5CB2">
        <w:rPr>
          <w:rFonts w:ascii="Times New Roman" w:hAnsi="Times New Roman" w:cs="Times New Roman"/>
          <w:sz w:val="24"/>
          <w:szCs w:val="24"/>
        </w:rPr>
        <w:t>The values in</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_Ref392354706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ins w:id="283" w:author="Samer Adeeb" w:date="2014-07-20T19:44:00Z">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8</w:t>
        </w:r>
      </w:ins>
      <w:del w:id="284" w:author="Samer Adeeb" w:date="2014-07-20T19:44:00Z">
        <w:r w:rsidR="000C5CB2" w:rsidRPr="00A40C41" w:rsidDel="0076245A">
          <w:rPr>
            <w:rFonts w:ascii="Times New Roman" w:hAnsi="Times New Roman" w:cs="Times New Roman"/>
            <w:sz w:val="24"/>
            <w:szCs w:val="24"/>
          </w:rPr>
          <w:delText xml:space="preserve">Table </w:delText>
        </w:r>
        <w:r w:rsidR="000C5CB2" w:rsidRPr="00A40C41" w:rsidDel="0076245A">
          <w:rPr>
            <w:rFonts w:ascii="Times New Roman" w:hAnsi="Times New Roman" w:cs="Times New Roman"/>
            <w:noProof/>
            <w:sz w:val="24"/>
            <w:szCs w:val="24"/>
          </w:rPr>
          <w:delText>8</w:delText>
        </w:r>
      </w:del>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and</w:t>
      </w:r>
      <w:r w:rsidR="000C5CB2">
        <w:rPr>
          <w:rFonts w:ascii="Times New Roman" w:hAnsi="Times New Roman" w:cs="Times New Roman"/>
          <w:b/>
          <w:sz w:val="24"/>
          <w:szCs w:val="24"/>
        </w:rPr>
        <w:t xml:space="preserve"> </w:t>
      </w:r>
      <w:r w:rsidR="000C5CB2">
        <w:rPr>
          <w:rFonts w:ascii="Times New Roman" w:hAnsi="Times New Roman" w:cs="Times New Roman"/>
          <w:b/>
          <w:sz w:val="24"/>
          <w:szCs w:val="24"/>
        </w:rPr>
        <w:fldChar w:fldCharType="begin"/>
      </w:r>
      <w:r w:rsidR="000C5CB2">
        <w:rPr>
          <w:rFonts w:ascii="Times New Roman" w:hAnsi="Times New Roman" w:cs="Times New Roman"/>
          <w:b/>
          <w:sz w:val="24"/>
          <w:szCs w:val="24"/>
        </w:rPr>
        <w:instrText xml:space="preserve"> REF _Ref392354712 \h </w:instrText>
      </w:r>
      <w:r w:rsidR="000C5CB2">
        <w:rPr>
          <w:rFonts w:ascii="Times New Roman" w:hAnsi="Times New Roman" w:cs="Times New Roman"/>
          <w:b/>
          <w:sz w:val="24"/>
          <w:szCs w:val="24"/>
        </w:rPr>
      </w:r>
      <w:r w:rsidR="000C5CB2">
        <w:rPr>
          <w:rFonts w:ascii="Times New Roman" w:hAnsi="Times New Roman" w:cs="Times New Roman"/>
          <w:b/>
          <w:sz w:val="24"/>
          <w:szCs w:val="24"/>
        </w:rPr>
        <w:fldChar w:fldCharType="separate"/>
      </w:r>
      <w:ins w:id="285" w:author="Samer Adeeb" w:date="2014-07-20T19:44:00Z">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9</w:t>
        </w:r>
      </w:ins>
      <w:del w:id="286" w:author="Samer Adeeb" w:date="2014-07-20T19:44:00Z">
        <w:r w:rsidR="000C5CB2" w:rsidRPr="00A40C41" w:rsidDel="0076245A">
          <w:rPr>
            <w:rFonts w:ascii="Times New Roman" w:hAnsi="Times New Roman" w:cs="Times New Roman"/>
            <w:sz w:val="24"/>
            <w:szCs w:val="24"/>
          </w:rPr>
          <w:delText xml:space="preserve">Table </w:delText>
        </w:r>
        <w:r w:rsidR="000C5CB2" w:rsidDel="0076245A">
          <w:rPr>
            <w:rFonts w:ascii="Times New Roman" w:hAnsi="Times New Roman" w:cs="Times New Roman"/>
            <w:noProof/>
            <w:sz w:val="24"/>
            <w:szCs w:val="24"/>
          </w:rPr>
          <w:delText>9</w:delText>
        </w:r>
      </w:del>
      <w:r w:rsidR="000C5CB2">
        <w:rPr>
          <w:rFonts w:ascii="Times New Roman" w:hAnsi="Times New Roman" w:cs="Times New Roman"/>
          <w:b/>
          <w:sz w:val="24"/>
          <w:szCs w:val="24"/>
        </w:rPr>
        <w:fldChar w:fldCharType="end"/>
      </w:r>
      <w:r w:rsidR="000C5CB2">
        <w:rPr>
          <w:rFonts w:ascii="Times New Roman" w:hAnsi="Times New Roman" w:cs="Times New Roman"/>
          <w:b/>
          <w:sz w:val="24"/>
          <w:szCs w:val="24"/>
        </w:rPr>
        <w:t xml:space="preserve"> </w:t>
      </w:r>
      <w:r w:rsidR="000C5CB2" w:rsidRPr="000C5CB2">
        <w:rPr>
          <w:rFonts w:ascii="Times New Roman" w:hAnsi="Times New Roman" w:cs="Times New Roman"/>
          <w:sz w:val="24"/>
          <w:szCs w:val="24"/>
        </w:rPr>
        <w:t>are calculated using the</w:t>
      </w:r>
      <w:r w:rsidR="000C5CB2">
        <w:rPr>
          <w:rFonts w:ascii="Times New Roman" w:hAnsi="Times New Roman" w:cs="Times New Roman"/>
          <w:b/>
          <w:sz w:val="24"/>
          <w:szCs w:val="24"/>
        </w:rPr>
        <w:t xml:space="preserve"> “</w:t>
      </w:r>
      <w:proofErr w:type="spellStart"/>
      <w:r w:rsidR="000C5CB2" w:rsidRPr="000C5CB2">
        <w:rPr>
          <w:rFonts w:ascii="Times New Roman" w:hAnsi="Times New Roman" w:cs="Times New Roman"/>
          <w:i/>
          <w:sz w:val="24"/>
          <w:szCs w:val="24"/>
        </w:rPr>
        <w:t>corrcoef</w:t>
      </w:r>
      <w:proofErr w:type="spellEnd"/>
      <w:r w:rsidR="000C5CB2">
        <w:rPr>
          <w:rFonts w:ascii="Times New Roman" w:hAnsi="Times New Roman" w:cs="Times New Roman"/>
          <w:sz w:val="24"/>
          <w:szCs w:val="24"/>
        </w:rPr>
        <w:t>”</w:t>
      </w:r>
      <w:r w:rsidR="002C6130">
        <w:rPr>
          <w:rFonts w:ascii="Times New Roman" w:hAnsi="Times New Roman" w:cs="Times New Roman"/>
          <w:sz w:val="24"/>
          <w:szCs w:val="24"/>
        </w:rPr>
        <w:t xml:space="preserve"> function in</w:t>
      </w:r>
      <w:r w:rsidR="000C5CB2">
        <w:rPr>
          <w:rFonts w:ascii="Times New Roman" w:hAnsi="Times New Roman" w:cs="Times New Roman"/>
          <w:sz w:val="24"/>
          <w:szCs w:val="24"/>
        </w:rPr>
        <w:t xml:space="preserve"> </w:t>
      </w:r>
      <w:proofErr w:type="spellStart"/>
      <w:r w:rsidR="000C5CB2">
        <w:rPr>
          <w:rFonts w:ascii="Times New Roman" w:hAnsi="Times New Roman" w:cs="Times New Roman"/>
          <w:sz w:val="24"/>
          <w:szCs w:val="24"/>
        </w:rPr>
        <w:t>Matlab</w:t>
      </w:r>
      <w:proofErr w:type="spellEnd"/>
      <w:r w:rsidR="000C5CB2">
        <w:rPr>
          <w:rFonts w:ascii="Times New Roman" w:hAnsi="Times New Roman" w:cs="Times New Roman"/>
          <w:sz w:val="24"/>
          <w:szCs w:val="24"/>
        </w:rPr>
        <w:t>.</w:t>
      </w:r>
      <w:r w:rsidR="000C5CB2">
        <w:rPr>
          <w:rFonts w:ascii="Times New Roman" w:hAnsi="Times New Roman" w:cs="Times New Roman"/>
          <w:b/>
          <w:sz w:val="24"/>
          <w:szCs w:val="24"/>
        </w:rPr>
        <w:t xml:space="preserve"> </w:t>
      </w:r>
      <w:r w:rsidRPr="00AE5300">
        <w:rPr>
          <w:rFonts w:ascii="Times New Roman" w:hAnsi="Times New Roman" w:cs="Times New Roman"/>
          <w:sz w:val="24"/>
          <w:szCs w:val="24"/>
        </w:rPr>
        <w:t>In order to use the limited place effectively in</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_Ref392354706 \h </w:instrText>
      </w:r>
      <w:r>
        <w:rPr>
          <w:rFonts w:ascii="Times New Roman" w:hAnsi="Times New Roman" w:cs="Times New Roman"/>
          <w:b/>
          <w:sz w:val="24"/>
          <w:szCs w:val="24"/>
        </w:rPr>
      </w:r>
      <w:r>
        <w:rPr>
          <w:rFonts w:ascii="Times New Roman" w:hAnsi="Times New Roman" w:cs="Times New Roman"/>
          <w:b/>
          <w:sz w:val="24"/>
          <w:szCs w:val="24"/>
        </w:rPr>
        <w:fldChar w:fldCharType="separate"/>
      </w:r>
      <w:ins w:id="287" w:author="Samer Adeeb" w:date="2014-07-20T19:44:00Z">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8</w:t>
        </w:r>
      </w:ins>
      <w:del w:id="288" w:author="Samer Adeeb" w:date="2014-07-20T19:44:00Z">
        <w:r w:rsidRPr="00A40C41" w:rsidDel="0076245A">
          <w:rPr>
            <w:rFonts w:ascii="Times New Roman" w:hAnsi="Times New Roman" w:cs="Times New Roman"/>
            <w:sz w:val="24"/>
            <w:szCs w:val="24"/>
          </w:rPr>
          <w:delText xml:space="preserve">Table </w:delText>
        </w:r>
        <w:r w:rsidRPr="00A40C41" w:rsidDel="0076245A">
          <w:rPr>
            <w:rFonts w:ascii="Times New Roman" w:hAnsi="Times New Roman" w:cs="Times New Roman"/>
            <w:noProof/>
            <w:sz w:val="24"/>
            <w:szCs w:val="24"/>
          </w:rPr>
          <w:delText>8</w:delText>
        </w:r>
      </w:del>
      <w:r>
        <w:rPr>
          <w:rFonts w:ascii="Times New Roman" w:hAnsi="Times New Roman" w:cs="Times New Roman"/>
          <w:b/>
          <w:sz w:val="24"/>
          <w:szCs w:val="24"/>
        </w:rPr>
        <w:fldChar w:fldCharType="end"/>
      </w:r>
      <w:r w:rsidRPr="00AE5300">
        <w:rPr>
          <w:rFonts w:ascii="Times New Roman" w:hAnsi="Times New Roman" w:cs="Times New Roman"/>
          <w:sz w:val="24"/>
          <w:szCs w:val="24"/>
        </w:rPr>
        <w:t xml:space="preserve"> and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_Ref392354712 \h </w:instrText>
      </w:r>
      <w:r>
        <w:rPr>
          <w:rFonts w:ascii="Times New Roman" w:hAnsi="Times New Roman" w:cs="Times New Roman"/>
          <w:b/>
          <w:sz w:val="24"/>
          <w:szCs w:val="24"/>
        </w:rPr>
      </w:r>
      <w:r>
        <w:rPr>
          <w:rFonts w:ascii="Times New Roman" w:hAnsi="Times New Roman" w:cs="Times New Roman"/>
          <w:b/>
          <w:sz w:val="24"/>
          <w:szCs w:val="24"/>
        </w:rPr>
        <w:fldChar w:fldCharType="separate"/>
      </w:r>
      <w:ins w:id="289" w:author="Samer Adeeb" w:date="2014-07-20T19:44:00Z">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9</w:t>
        </w:r>
      </w:ins>
      <w:del w:id="290" w:author="Samer Adeeb" w:date="2014-07-20T19:44:00Z">
        <w:r w:rsidRPr="00A40C41" w:rsidDel="0076245A">
          <w:rPr>
            <w:rFonts w:ascii="Times New Roman" w:hAnsi="Times New Roman" w:cs="Times New Roman"/>
            <w:sz w:val="24"/>
            <w:szCs w:val="24"/>
          </w:rPr>
          <w:delText xml:space="preserve">Table </w:delText>
        </w:r>
        <w:r w:rsidDel="0076245A">
          <w:rPr>
            <w:rFonts w:ascii="Times New Roman" w:hAnsi="Times New Roman" w:cs="Times New Roman"/>
            <w:noProof/>
            <w:sz w:val="24"/>
            <w:szCs w:val="24"/>
          </w:rPr>
          <w:delText>9</w:delText>
        </w:r>
      </w:del>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Pr>
          <w:rFonts w:ascii="Times New Roman" w:hAnsi="Times New Roman" w:cs="Times New Roman"/>
          <w:sz w:val="24"/>
          <w:szCs w:val="24"/>
        </w:rPr>
        <w:t xml:space="preserve">only the strain gauges having good correlation (greater than 0.9) with the other strain gauges are listed. </w:t>
      </w:r>
      <w:r w:rsidR="002F5015">
        <w:rPr>
          <w:rFonts w:ascii="Times New Roman" w:hAnsi="Times New Roman" w:cs="Times New Roman"/>
          <w:sz w:val="24"/>
          <w:szCs w:val="24"/>
        </w:rPr>
        <w:t>Also</w:t>
      </w:r>
      <w:r w:rsidR="00B56011">
        <w:rPr>
          <w:rFonts w:ascii="Times New Roman" w:hAnsi="Times New Roman" w:cs="Times New Roman"/>
          <w:sz w:val="24"/>
          <w:szCs w:val="24"/>
        </w:rPr>
        <w:t xml:space="preserve"> the cross correlation between any two gauges is shown only once and the</w:t>
      </w:r>
      <w:r w:rsidR="002F5015">
        <w:rPr>
          <w:rFonts w:ascii="Times New Roman" w:hAnsi="Times New Roman" w:cs="Times New Roman"/>
          <w:sz w:val="24"/>
          <w:szCs w:val="24"/>
        </w:rPr>
        <w:t xml:space="preserve"> cross correlation values less than 0.9 are not shown in the tables for the sake of clarity.</w:t>
      </w:r>
      <w:r w:rsidR="00C97434">
        <w:rPr>
          <w:rFonts w:ascii="Times New Roman" w:hAnsi="Times New Roman" w:cs="Times New Roman"/>
          <w:sz w:val="24"/>
          <w:szCs w:val="24"/>
        </w:rPr>
        <w:t xml:space="preserve"> The cross correlation values are calculated using the data up to the first strain gauge failure during the test. </w:t>
      </w:r>
      <w:r w:rsidR="00C85346">
        <w:rPr>
          <w:rFonts w:ascii="Times New Roman" w:hAnsi="Times New Roman" w:cs="Times New Roman"/>
          <w:sz w:val="24"/>
          <w:szCs w:val="24"/>
        </w:rPr>
        <w:t xml:space="preserve">The positions of all strain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_Ref392354706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ins w:id="291" w:author="Samer Adeeb" w:date="2014-07-20T19:44:00Z">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8</w:t>
        </w:r>
      </w:ins>
      <w:del w:id="292" w:author="Samer Adeeb" w:date="2014-07-20T19:44:00Z">
        <w:r w:rsidR="00C85346" w:rsidRPr="00A40C41" w:rsidDel="0076245A">
          <w:rPr>
            <w:rFonts w:ascii="Times New Roman" w:hAnsi="Times New Roman" w:cs="Times New Roman"/>
            <w:sz w:val="24"/>
            <w:szCs w:val="24"/>
          </w:rPr>
          <w:delText xml:space="preserve">Table </w:delText>
        </w:r>
        <w:r w:rsidR="00C85346" w:rsidRPr="00A40C41" w:rsidDel="0076245A">
          <w:rPr>
            <w:rFonts w:ascii="Times New Roman" w:hAnsi="Times New Roman" w:cs="Times New Roman"/>
            <w:noProof/>
            <w:sz w:val="24"/>
            <w:szCs w:val="24"/>
          </w:rPr>
          <w:delText>8</w:delText>
        </w:r>
      </w:del>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_Ref392205730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ins w:id="293" w:author="Samer Adeeb" w:date="2014-07-20T19:44:00Z">
        <w:r w:rsidR="0076245A" w:rsidRPr="00BA6DCD">
          <w:rPr>
            <w:rFonts w:ascii="Times New Roman" w:hAnsi="Times New Roman" w:cs="Times New Roman"/>
            <w:sz w:val="24"/>
            <w:szCs w:val="24"/>
          </w:rPr>
          <w:t xml:space="preserve">Figure </w:t>
        </w:r>
        <w:r w:rsidR="0076245A">
          <w:rPr>
            <w:rFonts w:ascii="Times New Roman" w:hAnsi="Times New Roman" w:cs="Times New Roman"/>
            <w:noProof/>
            <w:sz w:val="24"/>
            <w:szCs w:val="24"/>
          </w:rPr>
          <w:t>20</w:t>
        </w:r>
      </w:ins>
      <w:del w:id="294" w:author="Samer Adeeb" w:date="2014-07-20T19:44:00Z">
        <w:r w:rsidR="00C85346" w:rsidRPr="00BA6DCD" w:rsidDel="0076245A">
          <w:rPr>
            <w:rFonts w:ascii="Times New Roman" w:hAnsi="Times New Roman" w:cs="Times New Roman"/>
            <w:sz w:val="24"/>
            <w:szCs w:val="24"/>
          </w:rPr>
          <w:delText xml:space="preserve">Figure </w:delText>
        </w:r>
        <w:r w:rsidR="00C85346" w:rsidDel="0076245A">
          <w:rPr>
            <w:rFonts w:ascii="Times New Roman" w:hAnsi="Times New Roman" w:cs="Times New Roman"/>
            <w:noProof/>
            <w:sz w:val="24"/>
            <w:szCs w:val="24"/>
          </w:rPr>
          <w:delText>20</w:delText>
        </w:r>
      </w:del>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_Ref392353808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ins w:id="295" w:author="Samer Adeeb" w:date="2014-07-20T19:44:00Z">
        <w:r w:rsidR="0076245A" w:rsidRPr="00242738">
          <w:rPr>
            <w:rFonts w:ascii="Times New Roman" w:hAnsi="Times New Roman" w:cs="Times New Roman"/>
            <w:sz w:val="24"/>
            <w:szCs w:val="24"/>
          </w:rPr>
          <w:t xml:space="preserve">Figure </w:t>
        </w:r>
        <w:r w:rsidR="0076245A">
          <w:rPr>
            <w:rFonts w:ascii="Times New Roman" w:hAnsi="Times New Roman" w:cs="Times New Roman"/>
            <w:noProof/>
            <w:sz w:val="24"/>
            <w:szCs w:val="24"/>
          </w:rPr>
          <w:t>21</w:t>
        </w:r>
      </w:ins>
      <w:del w:id="296" w:author="Samer Adeeb" w:date="2014-07-20T19:44:00Z">
        <w:r w:rsidR="00C85346" w:rsidRPr="00242738" w:rsidDel="0076245A">
          <w:rPr>
            <w:rFonts w:ascii="Times New Roman" w:hAnsi="Times New Roman" w:cs="Times New Roman"/>
            <w:sz w:val="24"/>
            <w:szCs w:val="24"/>
          </w:rPr>
          <w:delText xml:space="preserve">Figure </w:delText>
        </w:r>
        <w:r w:rsidR="00C85346" w:rsidDel="0076245A">
          <w:rPr>
            <w:rFonts w:ascii="Times New Roman" w:hAnsi="Times New Roman" w:cs="Times New Roman"/>
            <w:noProof/>
            <w:sz w:val="24"/>
            <w:szCs w:val="24"/>
          </w:rPr>
          <w:delText>21</w:delText>
        </w:r>
      </w:del>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whereas the positions of the gauges listed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_Ref392354712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ins w:id="297" w:author="Samer Adeeb" w:date="2014-07-20T19:44:00Z">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9</w:t>
        </w:r>
      </w:ins>
      <w:del w:id="298" w:author="Samer Adeeb" w:date="2014-07-20T19:44:00Z">
        <w:r w:rsidR="00C85346" w:rsidRPr="00A40C41" w:rsidDel="0076245A">
          <w:rPr>
            <w:rFonts w:ascii="Times New Roman" w:hAnsi="Times New Roman" w:cs="Times New Roman"/>
            <w:sz w:val="24"/>
            <w:szCs w:val="24"/>
          </w:rPr>
          <w:delText xml:space="preserve">Table </w:delText>
        </w:r>
        <w:r w:rsidR="00C85346" w:rsidDel="0076245A">
          <w:rPr>
            <w:rFonts w:ascii="Times New Roman" w:hAnsi="Times New Roman" w:cs="Times New Roman"/>
            <w:noProof/>
            <w:sz w:val="24"/>
            <w:szCs w:val="24"/>
          </w:rPr>
          <w:delText>9</w:delText>
        </w:r>
      </w:del>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are shown in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_Ref392353811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ins w:id="299" w:author="Samer Adeeb" w:date="2014-07-20T19:44:00Z">
        <w:r w:rsidR="0076245A" w:rsidRPr="00E951C2">
          <w:rPr>
            <w:rFonts w:ascii="Times New Roman" w:hAnsi="Times New Roman" w:cs="Times New Roman"/>
            <w:sz w:val="24"/>
            <w:szCs w:val="24"/>
          </w:rPr>
          <w:t xml:space="preserve">Figure </w:t>
        </w:r>
        <w:r w:rsidR="0076245A">
          <w:rPr>
            <w:rFonts w:ascii="Times New Roman" w:hAnsi="Times New Roman" w:cs="Times New Roman"/>
            <w:noProof/>
            <w:sz w:val="24"/>
            <w:szCs w:val="24"/>
          </w:rPr>
          <w:t>22</w:t>
        </w:r>
      </w:ins>
      <w:del w:id="300" w:author="Samer Adeeb" w:date="2014-07-20T19:44:00Z">
        <w:r w:rsidR="00C85346" w:rsidRPr="00E951C2" w:rsidDel="0076245A">
          <w:rPr>
            <w:rFonts w:ascii="Times New Roman" w:hAnsi="Times New Roman" w:cs="Times New Roman"/>
            <w:sz w:val="24"/>
            <w:szCs w:val="24"/>
          </w:rPr>
          <w:delText xml:space="preserve">Figure </w:delText>
        </w:r>
        <w:r w:rsidR="00C85346" w:rsidDel="0076245A">
          <w:rPr>
            <w:rFonts w:ascii="Times New Roman" w:hAnsi="Times New Roman" w:cs="Times New Roman"/>
            <w:noProof/>
            <w:sz w:val="24"/>
            <w:szCs w:val="24"/>
          </w:rPr>
          <w:delText>22</w:delText>
        </w:r>
      </w:del>
      <w:r w:rsidR="00C85346">
        <w:rPr>
          <w:rFonts w:ascii="Times New Roman" w:hAnsi="Times New Roman" w:cs="Times New Roman"/>
          <w:sz w:val="24"/>
          <w:szCs w:val="24"/>
        </w:rPr>
        <w:fldChar w:fldCharType="end"/>
      </w:r>
      <w:r w:rsidR="00C85346">
        <w:rPr>
          <w:rFonts w:ascii="Times New Roman" w:hAnsi="Times New Roman" w:cs="Times New Roman"/>
          <w:sz w:val="24"/>
          <w:szCs w:val="24"/>
        </w:rPr>
        <w:t xml:space="preserve"> and </w:t>
      </w:r>
      <w:r w:rsidR="00C85346">
        <w:rPr>
          <w:rFonts w:ascii="Times New Roman" w:hAnsi="Times New Roman" w:cs="Times New Roman"/>
          <w:sz w:val="24"/>
          <w:szCs w:val="24"/>
        </w:rPr>
        <w:fldChar w:fldCharType="begin"/>
      </w:r>
      <w:r w:rsidR="00C85346">
        <w:rPr>
          <w:rFonts w:ascii="Times New Roman" w:hAnsi="Times New Roman" w:cs="Times New Roman"/>
          <w:sz w:val="24"/>
          <w:szCs w:val="24"/>
        </w:rPr>
        <w:instrText xml:space="preserve"> REF _Ref392353813 \h </w:instrText>
      </w:r>
      <w:r w:rsidR="00C85346">
        <w:rPr>
          <w:rFonts w:ascii="Times New Roman" w:hAnsi="Times New Roman" w:cs="Times New Roman"/>
          <w:sz w:val="24"/>
          <w:szCs w:val="24"/>
        </w:rPr>
      </w:r>
      <w:r w:rsidR="00C85346">
        <w:rPr>
          <w:rFonts w:ascii="Times New Roman" w:hAnsi="Times New Roman" w:cs="Times New Roman"/>
          <w:sz w:val="24"/>
          <w:szCs w:val="24"/>
        </w:rPr>
        <w:fldChar w:fldCharType="separate"/>
      </w:r>
      <w:ins w:id="301" w:author="Samer Adeeb" w:date="2014-07-20T19:44:00Z">
        <w:r w:rsidR="0076245A" w:rsidRPr="00C6380F">
          <w:rPr>
            <w:rFonts w:ascii="Times New Roman" w:hAnsi="Times New Roman" w:cs="Times New Roman"/>
            <w:sz w:val="24"/>
            <w:szCs w:val="24"/>
          </w:rPr>
          <w:t xml:space="preserve">Figure </w:t>
        </w:r>
        <w:r w:rsidR="0076245A">
          <w:rPr>
            <w:rFonts w:ascii="Times New Roman" w:hAnsi="Times New Roman" w:cs="Times New Roman"/>
            <w:noProof/>
            <w:sz w:val="24"/>
            <w:szCs w:val="24"/>
          </w:rPr>
          <w:t>23</w:t>
        </w:r>
      </w:ins>
      <w:del w:id="302" w:author="Samer Adeeb" w:date="2014-07-20T19:44:00Z">
        <w:r w:rsidR="00C85346" w:rsidRPr="00C6380F" w:rsidDel="0076245A">
          <w:rPr>
            <w:rFonts w:ascii="Times New Roman" w:hAnsi="Times New Roman" w:cs="Times New Roman"/>
            <w:sz w:val="24"/>
            <w:szCs w:val="24"/>
          </w:rPr>
          <w:delText xml:space="preserve">Figure </w:delText>
        </w:r>
        <w:r w:rsidR="00C85346" w:rsidRPr="00C6380F" w:rsidDel="0076245A">
          <w:rPr>
            <w:rFonts w:ascii="Times New Roman" w:hAnsi="Times New Roman" w:cs="Times New Roman"/>
            <w:noProof/>
            <w:sz w:val="24"/>
            <w:szCs w:val="24"/>
          </w:rPr>
          <w:delText>23</w:delText>
        </w:r>
      </w:del>
      <w:r w:rsidR="00C85346">
        <w:rPr>
          <w:rFonts w:ascii="Times New Roman" w:hAnsi="Times New Roman" w:cs="Times New Roman"/>
          <w:sz w:val="24"/>
          <w:szCs w:val="24"/>
        </w:rPr>
        <w:fldChar w:fldCharType="end"/>
      </w:r>
      <w:r w:rsidR="00C85346">
        <w:rPr>
          <w:rFonts w:ascii="Times New Roman" w:hAnsi="Times New Roman" w:cs="Times New Roman"/>
          <w:sz w:val="24"/>
          <w:szCs w:val="24"/>
        </w:rPr>
        <w:t>.</w:t>
      </w:r>
      <w:r w:rsidR="003526B0">
        <w:rPr>
          <w:rFonts w:ascii="Times New Roman" w:hAnsi="Times New Roman" w:cs="Times New Roman"/>
          <w:sz w:val="24"/>
          <w:szCs w:val="24"/>
        </w:rPr>
        <w:t xml:space="preserve"> From </w:t>
      </w:r>
      <w:r w:rsidR="003526B0">
        <w:rPr>
          <w:rFonts w:ascii="Times New Roman" w:hAnsi="Times New Roman" w:cs="Times New Roman"/>
          <w:sz w:val="24"/>
          <w:szCs w:val="24"/>
        </w:rPr>
        <w:fldChar w:fldCharType="begin"/>
      </w:r>
      <w:r w:rsidR="003526B0">
        <w:rPr>
          <w:rFonts w:ascii="Times New Roman" w:hAnsi="Times New Roman" w:cs="Times New Roman"/>
          <w:sz w:val="24"/>
          <w:szCs w:val="24"/>
        </w:rPr>
        <w:instrText xml:space="preserve"> REF _Ref392354706 \h </w:instrText>
      </w:r>
      <w:r w:rsidR="003526B0">
        <w:rPr>
          <w:rFonts w:ascii="Times New Roman" w:hAnsi="Times New Roman" w:cs="Times New Roman"/>
          <w:sz w:val="24"/>
          <w:szCs w:val="24"/>
        </w:rPr>
      </w:r>
      <w:r w:rsidR="003526B0">
        <w:rPr>
          <w:rFonts w:ascii="Times New Roman" w:hAnsi="Times New Roman" w:cs="Times New Roman"/>
          <w:sz w:val="24"/>
          <w:szCs w:val="24"/>
        </w:rPr>
        <w:fldChar w:fldCharType="separate"/>
      </w:r>
      <w:ins w:id="303" w:author="Samer Adeeb" w:date="2014-07-20T19:44:00Z">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8</w:t>
        </w:r>
      </w:ins>
      <w:del w:id="304" w:author="Samer Adeeb" w:date="2014-07-20T19:44:00Z">
        <w:r w:rsidR="003526B0" w:rsidRPr="00A40C41" w:rsidDel="0076245A">
          <w:rPr>
            <w:rFonts w:ascii="Times New Roman" w:hAnsi="Times New Roman" w:cs="Times New Roman"/>
            <w:sz w:val="24"/>
            <w:szCs w:val="24"/>
          </w:rPr>
          <w:delText xml:space="preserve">Table </w:delText>
        </w:r>
        <w:r w:rsidR="003526B0" w:rsidRPr="00A40C41" w:rsidDel="0076245A">
          <w:rPr>
            <w:rFonts w:ascii="Times New Roman" w:hAnsi="Times New Roman" w:cs="Times New Roman"/>
            <w:noProof/>
            <w:sz w:val="24"/>
            <w:szCs w:val="24"/>
          </w:rPr>
          <w:delText>8</w:delText>
        </w:r>
      </w:del>
      <w:r w:rsidR="003526B0">
        <w:rPr>
          <w:rFonts w:ascii="Times New Roman" w:hAnsi="Times New Roman" w:cs="Times New Roman"/>
          <w:sz w:val="24"/>
          <w:szCs w:val="24"/>
        </w:rPr>
        <w:fldChar w:fldCharType="end"/>
      </w:r>
      <w:r w:rsidR="003526B0">
        <w:rPr>
          <w:rFonts w:ascii="Times New Roman" w:hAnsi="Times New Roman" w:cs="Times New Roman"/>
          <w:sz w:val="24"/>
          <w:szCs w:val="24"/>
        </w:rPr>
        <w:t xml:space="preserve"> it is clear that </w:t>
      </w:r>
      <w:r w:rsidR="00B56011">
        <w:rPr>
          <w:rFonts w:ascii="Times New Roman" w:hAnsi="Times New Roman" w:cs="Times New Roman"/>
          <w:sz w:val="24"/>
          <w:szCs w:val="24"/>
        </w:rPr>
        <w:t>the strain gauges 4, 10, 12, 16, 22, 24 have goo</w:t>
      </w:r>
      <w:r w:rsidR="00C97434">
        <w:rPr>
          <w:rFonts w:ascii="Times New Roman" w:hAnsi="Times New Roman" w:cs="Times New Roman"/>
          <w:sz w:val="24"/>
          <w:szCs w:val="24"/>
        </w:rPr>
        <w:t>d correlation with at least six</w:t>
      </w:r>
      <w:r w:rsidR="00B56011">
        <w:rPr>
          <w:rFonts w:ascii="Times New Roman" w:hAnsi="Times New Roman" w:cs="Times New Roman"/>
          <w:sz w:val="24"/>
          <w:szCs w:val="24"/>
        </w:rPr>
        <w:t xml:space="preserve"> other strain gauges whereas </w:t>
      </w:r>
      <w:r w:rsidR="00C97434">
        <w:rPr>
          <w:rFonts w:ascii="Times New Roman" w:hAnsi="Times New Roman" w:cs="Times New Roman"/>
          <w:sz w:val="24"/>
          <w:szCs w:val="24"/>
        </w:rPr>
        <w:t>the strain gauges 1, 5, 15, 18, 21 have no correlation with any of the strain gauges</w:t>
      </w:r>
      <w:r w:rsidR="009365A8">
        <w:rPr>
          <w:rFonts w:ascii="Times New Roman" w:hAnsi="Times New Roman" w:cs="Times New Roman"/>
          <w:sz w:val="24"/>
          <w:szCs w:val="24"/>
        </w:rPr>
        <w:t xml:space="preserve"> in test 1</w:t>
      </w:r>
      <w:r w:rsidR="00C97434">
        <w:rPr>
          <w:rFonts w:ascii="Times New Roman" w:hAnsi="Times New Roman" w:cs="Times New Roman"/>
          <w:sz w:val="24"/>
          <w:szCs w:val="24"/>
        </w:rPr>
        <w:t>. The measurements of these two groups of strain gauges are plotted separately in</w:t>
      </w:r>
      <w:r w:rsidR="00B56011">
        <w:rPr>
          <w:rFonts w:ascii="Times New Roman" w:hAnsi="Times New Roman" w:cs="Times New Roman"/>
          <w:sz w:val="24"/>
          <w:szCs w:val="24"/>
        </w:rPr>
        <w:t xml:space="preserve">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_Ref392434046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ins w:id="305" w:author="Samer Adeeb" w:date="2014-07-20T19:44:00Z">
        <w:r w:rsidR="0076245A" w:rsidRPr="00C13B35">
          <w:rPr>
            <w:rFonts w:ascii="Times New Roman" w:hAnsi="Times New Roman" w:cs="Times New Roman"/>
            <w:sz w:val="24"/>
            <w:szCs w:val="24"/>
          </w:rPr>
          <w:t xml:space="preserve">Figure </w:t>
        </w:r>
        <w:r w:rsidR="0076245A">
          <w:rPr>
            <w:rFonts w:ascii="Times New Roman" w:hAnsi="Times New Roman" w:cs="Times New Roman"/>
            <w:noProof/>
            <w:sz w:val="24"/>
            <w:szCs w:val="24"/>
          </w:rPr>
          <w:t>24</w:t>
        </w:r>
      </w:ins>
      <w:del w:id="306" w:author="Samer Adeeb" w:date="2014-07-20T19:44:00Z">
        <w:r w:rsidR="007D42C3" w:rsidRPr="00C13B35" w:rsidDel="0076245A">
          <w:rPr>
            <w:rFonts w:ascii="Times New Roman" w:hAnsi="Times New Roman" w:cs="Times New Roman"/>
            <w:sz w:val="24"/>
            <w:szCs w:val="24"/>
          </w:rPr>
          <w:delText xml:space="preserve">Figure </w:delText>
        </w:r>
        <w:r w:rsidR="007D42C3" w:rsidDel="0076245A">
          <w:rPr>
            <w:rFonts w:ascii="Times New Roman" w:hAnsi="Times New Roman" w:cs="Times New Roman"/>
            <w:noProof/>
            <w:sz w:val="24"/>
            <w:szCs w:val="24"/>
          </w:rPr>
          <w:delText>24</w:delText>
        </w:r>
      </w:del>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and </w:t>
      </w:r>
      <w:r w:rsidR="007D42C3">
        <w:rPr>
          <w:rFonts w:ascii="Times New Roman" w:hAnsi="Times New Roman" w:cs="Times New Roman"/>
          <w:sz w:val="24"/>
          <w:szCs w:val="24"/>
        </w:rPr>
        <w:fldChar w:fldCharType="begin"/>
      </w:r>
      <w:r w:rsidR="007D42C3">
        <w:rPr>
          <w:rFonts w:ascii="Times New Roman" w:hAnsi="Times New Roman" w:cs="Times New Roman"/>
          <w:sz w:val="24"/>
          <w:szCs w:val="24"/>
        </w:rPr>
        <w:instrText xml:space="preserve"> REF _Ref392434048 \h </w:instrText>
      </w:r>
      <w:r w:rsidR="007D42C3">
        <w:rPr>
          <w:rFonts w:ascii="Times New Roman" w:hAnsi="Times New Roman" w:cs="Times New Roman"/>
          <w:sz w:val="24"/>
          <w:szCs w:val="24"/>
        </w:rPr>
      </w:r>
      <w:r w:rsidR="007D42C3">
        <w:rPr>
          <w:rFonts w:ascii="Times New Roman" w:hAnsi="Times New Roman" w:cs="Times New Roman"/>
          <w:sz w:val="24"/>
          <w:szCs w:val="24"/>
        </w:rPr>
        <w:fldChar w:fldCharType="separate"/>
      </w:r>
      <w:ins w:id="307" w:author="Samer Adeeb" w:date="2014-07-20T19:44:00Z">
        <w:r w:rsidR="0076245A" w:rsidRPr="004B7A68">
          <w:rPr>
            <w:rFonts w:ascii="Times New Roman" w:hAnsi="Times New Roman" w:cs="Times New Roman"/>
            <w:sz w:val="24"/>
            <w:szCs w:val="24"/>
          </w:rPr>
          <w:t xml:space="preserve">Figure </w:t>
        </w:r>
        <w:r w:rsidR="0076245A">
          <w:rPr>
            <w:rFonts w:ascii="Times New Roman" w:hAnsi="Times New Roman" w:cs="Times New Roman"/>
            <w:noProof/>
            <w:sz w:val="24"/>
            <w:szCs w:val="24"/>
          </w:rPr>
          <w:t>25</w:t>
        </w:r>
      </w:ins>
      <w:del w:id="308" w:author="Samer Adeeb" w:date="2014-07-20T19:44:00Z">
        <w:r w:rsidR="007D42C3" w:rsidRPr="004B7A68" w:rsidDel="0076245A">
          <w:rPr>
            <w:rFonts w:ascii="Times New Roman" w:hAnsi="Times New Roman" w:cs="Times New Roman"/>
            <w:sz w:val="24"/>
            <w:szCs w:val="24"/>
          </w:rPr>
          <w:delText xml:space="preserve">Figure </w:delText>
        </w:r>
        <w:r w:rsidR="007D42C3" w:rsidRPr="004B7A68" w:rsidDel="0076245A">
          <w:rPr>
            <w:rFonts w:ascii="Times New Roman" w:hAnsi="Times New Roman" w:cs="Times New Roman"/>
            <w:noProof/>
            <w:sz w:val="24"/>
            <w:szCs w:val="24"/>
          </w:rPr>
          <w:delText>25</w:delText>
        </w:r>
      </w:del>
      <w:r w:rsidR="007D42C3">
        <w:rPr>
          <w:rFonts w:ascii="Times New Roman" w:hAnsi="Times New Roman" w:cs="Times New Roman"/>
          <w:sz w:val="24"/>
          <w:szCs w:val="24"/>
        </w:rPr>
        <w:fldChar w:fldCharType="end"/>
      </w:r>
      <w:r w:rsidR="007D42C3">
        <w:rPr>
          <w:rFonts w:ascii="Times New Roman" w:hAnsi="Times New Roman" w:cs="Times New Roman"/>
          <w:sz w:val="24"/>
          <w:szCs w:val="24"/>
        </w:rPr>
        <w:t xml:space="preserve">.  </w:t>
      </w:r>
    </w:p>
    <w:p w:rsidR="004141B9" w:rsidRDefault="004141B9" w:rsidP="000325B9">
      <w:pPr>
        <w:spacing w:after="0" w:line="240" w:lineRule="auto"/>
        <w:jc w:val="both"/>
        <w:rPr>
          <w:rFonts w:ascii="Times New Roman" w:hAnsi="Times New Roman" w:cs="Times New Roman"/>
          <w:b/>
          <w:sz w:val="24"/>
          <w:szCs w:val="24"/>
        </w:rPr>
        <w:sectPr w:rsidR="004141B9">
          <w:pgSz w:w="12240" w:h="15840"/>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BA6DCD" w:rsidRDefault="001938A1" w:rsidP="00BA6DCD">
      <w:pPr>
        <w:keepNext/>
        <w:spacing w:after="0" w:line="240" w:lineRule="auto"/>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674624" behindDoc="0" locked="0" layoutInCell="1" allowOverlap="1" wp14:anchorId="3643A822" wp14:editId="5C95EB0E">
                <wp:simplePos x="0" y="0"/>
                <wp:positionH relativeFrom="column">
                  <wp:posOffset>561975</wp:posOffset>
                </wp:positionH>
                <wp:positionV relativeFrom="paragraph">
                  <wp:posOffset>4991100</wp:posOffset>
                </wp:positionV>
                <wp:extent cx="1066800" cy="35242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245A" w:rsidRDefault="0076245A">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40" type="#_x0000_t202" style="position:absolute;left:0;text-align:left;margin-left:44.25pt;margin-top:393pt;width:84pt;height:27.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" filled="f" stroked="f" strokeweight=".5pt">
                <v:textbox>
                  <w:txbxContent>
                    <w:p w:rsidR="0076245A" w:rsidRDefault="0076245A">
                      <w:r>
                        <w:t>End Plate Side</w:t>
                      </w:r>
                    </w:p>
                  </w:txbxContent>
                </v:textbox>
              </v:shape>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676672" behindDoc="0" locked="0" layoutInCell="1" allowOverlap="1" wp14:anchorId="4D08F771" wp14:editId="6C097D85">
                <wp:simplePos x="0" y="0"/>
                <wp:positionH relativeFrom="column">
                  <wp:posOffset>6667500</wp:posOffset>
                </wp:positionH>
                <wp:positionV relativeFrom="paragraph">
                  <wp:posOffset>228600</wp:posOffset>
                </wp:positionV>
                <wp:extent cx="1266825" cy="36195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76245A" w:rsidRDefault="0076245A" w:rsidP="0054039C">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5" o:spid="_x0000_s1041" type="#_x0000_t202" style="position:absolute;left:0;text-align:left;margin-left:525pt;margin-top:18pt;width:99.75pt;height: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" filled="f" stroked="f" strokeweight=".5pt">
                <v:textbox>
                  <w:txbxContent>
                    <w:p w:rsidR="0076245A" w:rsidRDefault="0076245A" w:rsidP="0054039C">
                      <w:r>
                        <w:t>Girth Weld Side</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20704" behindDoc="0" locked="0" layoutInCell="1" allowOverlap="1" wp14:anchorId="43213E7E" wp14:editId="6D674641">
                <wp:simplePos x="0" y="0"/>
                <wp:positionH relativeFrom="column">
                  <wp:posOffset>4309110</wp:posOffset>
                </wp:positionH>
                <wp:positionV relativeFrom="paragraph">
                  <wp:posOffset>1551940</wp:posOffset>
                </wp:positionV>
                <wp:extent cx="381000" cy="280670"/>
                <wp:effectExtent l="0" t="0" r="0" b="5080"/>
                <wp:wrapNone/>
                <wp:docPr id="640" name="Text Box 640"/>
                <wp:cNvGraphicFramePr/>
                <a:graphic xmlns:a="http://schemas.openxmlformats.org/drawingml/2006/main">
                  <a:graphicData uri="http://schemas.microsoft.com/office/word/2010/wordprocessingShape">
                    <wps:wsp>
                      <wps:cNvSpPr txBox="1"/>
                      <wps:spPr>
                        <a:xfrm>
                          <a:off x="0" y="0"/>
                          <a:ext cx="381000" cy="280670"/>
                        </a:xfrm>
                        <a:prstGeom prst="rect">
                          <a:avLst/>
                        </a:prstGeom>
                        <a:noFill/>
                        <a:ln w="6350">
                          <a:noFill/>
                        </a:ln>
                        <a:effectLst/>
                      </wps:spPr>
                      <wps:txbx>
                        <w:txbxContent>
                          <w:p w:rsidR="0076245A" w:rsidRDefault="0076245A" w:rsidP="00C55EFE">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0" o:spid="_x0000_s1042" type="#_x0000_t202" style="position:absolute;left:0;text-align:left;margin-left:339.3pt;margin-top:122.2pt;width:30pt;height:2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" filled="f" stroked="f" strokeweight=".5pt">
                <v:textbox>
                  <w:txbxContent>
                    <w:p w:rsidR="0076245A" w:rsidRDefault="0076245A" w:rsidP="00C55EFE">
                      <w:r>
                        <w:t>12</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8656" behindDoc="0" locked="0" layoutInCell="1" allowOverlap="1" wp14:anchorId="2DFF2DB1" wp14:editId="31889F5E">
                <wp:simplePos x="0" y="0"/>
                <wp:positionH relativeFrom="column">
                  <wp:posOffset>4909820</wp:posOffset>
                </wp:positionH>
                <wp:positionV relativeFrom="paragraph">
                  <wp:posOffset>2834640</wp:posOffset>
                </wp:positionV>
                <wp:extent cx="356870" cy="280670"/>
                <wp:effectExtent l="0" t="0" r="0" b="5080"/>
                <wp:wrapNone/>
                <wp:docPr id="63" name="Text Box 63"/>
                <wp:cNvGraphicFramePr/>
                <a:graphic xmlns:a="http://schemas.openxmlformats.org/drawingml/2006/main">
                  <a:graphicData uri="http://schemas.microsoft.com/office/word/2010/wordprocessingShape">
                    <wps:wsp>
                      <wps:cNvSpPr txBox="1"/>
                      <wps:spPr>
                        <a:xfrm>
                          <a:off x="0" y="0"/>
                          <a:ext cx="356870" cy="280670"/>
                        </a:xfrm>
                        <a:prstGeom prst="rect">
                          <a:avLst/>
                        </a:prstGeom>
                        <a:noFill/>
                        <a:ln w="6350">
                          <a:noFill/>
                        </a:ln>
                        <a:effectLst/>
                      </wps:spPr>
                      <wps:txbx>
                        <w:txbxContent>
                          <w:p w:rsidR="0076245A" w:rsidRDefault="0076245A" w:rsidP="00B96446">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3" o:spid="_x0000_s1043" type="#_x0000_t202" style="position:absolute;left:0;text-align:left;margin-left:386.6pt;margin-top:223.2pt;width:28.1pt;height:22.1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" filled="f" stroked="f" strokeweight=".5pt">
                <v:textbox>
                  <w:txbxContent>
                    <w:p w:rsidR="0076245A" w:rsidRDefault="0076245A" w:rsidP="00B96446">
                      <w:r>
                        <w:t>11</w:t>
                      </w:r>
                    </w:p>
                  </w:txbxContent>
                </v:textbox>
              </v:shape>
            </w:pict>
          </mc:Fallback>
        </mc:AlternateContent>
      </w:r>
      <w:r w:rsidR="000125DC">
        <w:rPr>
          <w:rFonts w:ascii="Times New Roman" w:hAnsi="Times New Roman" w:cs="Times New Roman"/>
          <w:b/>
          <w:noProof/>
          <w:sz w:val="24"/>
          <w:szCs w:val="24"/>
          <w:lang w:eastAsia="en-CA"/>
        </w:rPr>
        <mc:AlternateContent>
          <mc:Choice Requires="wps">
            <w:drawing>
              <wp:anchor distT="0" distB="0" distL="114300" distR="114300" simplePos="0" relativeHeight="251716608" behindDoc="0" locked="0" layoutInCell="1" allowOverlap="1" wp14:anchorId="6156983D" wp14:editId="521B33C0">
                <wp:simplePos x="0" y="0"/>
                <wp:positionH relativeFrom="column">
                  <wp:posOffset>5532755</wp:posOffset>
                </wp:positionH>
                <wp:positionV relativeFrom="paragraph">
                  <wp:posOffset>2715260</wp:posOffset>
                </wp:positionV>
                <wp:extent cx="361950" cy="280670"/>
                <wp:effectExtent l="0" t="0" r="0" b="5080"/>
                <wp:wrapNone/>
                <wp:docPr id="62" name="Text Box 62"/>
                <wp:cNvGraphicFramePr/>
                <a:graphic xmlns:a="http://schemas.openxmlformats.org/drawingml/2006/main">
                  <a:graphicData uri="http://schemas.microsoft.com/office/word/2010/wordprocessingShape">
                    <wps:wsp>
                      <wps:cNvSpPr txBox="1"/>
                      <wps:spPr>
                        <a:xfrm>
                          <a:off x="0" y="0"/>
                          <a:ext cx="361950" cy="280670"/>
                        </a:xfrm>
                        <a:prstGeom prst="rect">
                          <a:avLst/>
                        </a:prstGeom>
                        <a:noFill/>
                        <a:ln w="6350">
                          <a:noFill/>
                        </a:ln>
                        <a:effectLst/>
                      </wps:spPr>
                      <wps:txbx>
                        <w:txbxContent>
                          <w:p w:rsidR="0076245A" w:rsidRDefault="0076245A" w:rsidP="00B96446">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2" o:spid="_x0000_s1044" type="#_x0000_t202" style="position:absolute;left:0;text-align:left;margin-left:435.65pt;margin-top:213.8pt;width:28.5pt;height:22.1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" filled="f" stroked="f" strokeweight=".5pt">
                <v:textbox>
                  <w:txbxContent>
                    <w:p w:rsidR="0076245A" w:rsidRDefault="0076245A" w:rsidP="00B96446">
                      <w:r>
                        <w:t>10</w:t>
                      </w:r>
                    </w:p>
                  </w:txbxContent>
                </v:textbox>
              </v:shape>
            </w:pict>
          </mc:Fallback>
        </mc:AlternateContent>
      </w:r>
      <w:r w:rsidR="00D22D38">
        <w:rPr>
          <w:rFonts w:ascii="Times New Roman" w:hAnsi="Times New Roman" w:cs="Times New Roman"/>
          <w:b/>
          <w:noProof/>
          <w:sz w:val="24"/>
          <w:szCs w:val="24"/>
          <w:lang w:eastAsia="en-CA"/>
        </w:rPr>
        <mc:AlternateContent>
          <mc:Choice Requires="wps">
            <w:drawing>
              <wp:anchor distT="0" distB="0" distL="114300" distR="114300" simplePos="0" relativeHeight="251714560" behindDoc="0" locked="0" layoutInCell="1" allowOverlap="1" wp14:anchorId="789D338C" wp14:editId="41CF8A27">
                <wp:simplePos x="0" y="0"/>
                <wp:positionH relativeFrom="column">
                  <wp:posOffset>4900295</wp:posOffset>
                </wp:positionH>
                <wp:positionV relativeFrom="paragraph">
                  <wp:posOffset>1267460</wp:posOffset>
                </wp:positionV>
                <wp:extent cx="271145" cy="280670"/>
                <wp:effectExtent l="0" t="0" r="0" b="5080"/>
                <wp:wrapNone/>
                <wp:docPr id="61" name="Text Box 61"/>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76245A" w:rsidRDefault="0076245A" w:rsidP="00B96446">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45" type="#_x0000_t202" style="position:absolute;left:0;text-align:left;margin-left:385.85pt;margin-top:99.8pt;width:21.35pt;height:22.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" filled="f" stroked="f" strokeweight=".5pt">
                <v:textbox>
                  <w:txbxContent>
                    <w:p w:rsidR="0076245A" w:rsidRDefault="0076245A" w:rsidP="00B96446">
                      <w:r>
                        <w:t>9</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10464" behindDoc="0" locked="0" layoutInCell="1" allowOverlap="1" wp14:anchorId="51F3E397" wp14:editId="146F0780">
                <wp:simplePos x="0" y="0"/>
                <wp:positionH relativeFrom="column">
                  <wp:posOffset>3937000</wp:posOffset>
                </wp:positionH>
                <wp:positionV relativeFrom="paragraph">
                  <wp:posOffset>3199765</wp:posOffset>
                </wp:positionV>
                <wp:extent cx="271145" cy="280670"/>
                <wp:effectExtent l="0" t="0" r="0" b="5080"/>
                <wp:wrapNone/>
                <wp:docPr id="59" name="Text Box 59"/>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76245A" w:rsidRDefault="0076245A" w:rsidP="00B96446">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9" o:spid="_x0000_s1046" type="#_x0000_t202" style="position:absolute;left:0;text-align:left;margin-left:310pt;margin-top:251.95pt;width:21.35pt;height:22.1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" filled="f" stroked="f" strokeweight=".5pt">
                <v:textbox>
                  <w:txbxContent>
                    <w:p w:rsidR="0076245A" w:rsidRDefault="0076245A" w:rsidP="00B96446">
                      <w:r>
                        <w:t>7</w:t>
                      </w:r>
                    </w:p>
                  </w:txbxContent>
                </v:textbox>
              </v:shape>
            </w:pict>
          </mc:Fallback>
        </mc:AlternateContent>
      </w:r>
      <w:r w:rsidR="00D5190C">
        <w:rPr>
          <w:rFonts w:ascii="Times New Roman" w:hAnsi="Times New Roman" w:cs="Times New Roman"/>
          <w:b/>
          <w:noProof/>
          <w:sz w:val="24"/>
          <w:szCs w:val="24"/>
          <w:lang w:eastAsia="en-CA"/>
        </w:rPr>
        <mc:AlternateContent>
          <mc:Choice Requires="wps">
            <w:drawing>
              <wp:anchor distT="0" distB="0" distL="114300" distR="114300" simplePos="0" relativeHeight="251708416" behindDoc="0" locked="0" layoutInCell="1" allowOverlap="1" wp14:anchorId="027F85B5" wp14:editId="713919D0">
                <wp:simplePos x="0" y="0"/>
                <wp:positionH relativeFrom="column">
                  <wp:posOffset>4661535</wp:posOffset>
                </wp:positionH>
                <wp:positionV relativeFrom="paragraph">
                  <wp:posOffset>3269615</wp:posOffset>
                </wp:positionV>
                <wp:extent cx="271145" cy="280670"/>
                <wp:effectExtent l="0" t="0" r="0" b="5080"/>
                <wp:wrapNone/>
                <wp:docPr id="58" name="Text Box 58"/>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76245A" w:rsidRDefault="0076245A" w:rsidP="00B9644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8" o:spid="_x0000_s1047" type="#_x0000_t202" style="position:absolute;left:0;text-align:left;margin-left:367.05pt;margin-top:257.45pt;width:21.35pt;height:22.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" filled="f" stroked="f" strokeweight=".5pt">
                <v:textbox>
                  <w:txbxContent>
                    <w:p w:rsidR="0076245A" w:rsidRDefault="0076245A" w:rsidP="00B96446">
                      <w:r>
                        <w:t>6</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6368" behindDoc="0" locked="0" layoutInCell="1" allowOverlap="1" wp14:anchorId="36A02F16" wp14:editId="3A3B2666">
                <wp:simplePos x="0" y="0"/>
                <wp:positionH relativeFrom="column">
                  <wp:posOffset>3849370</wp:posOffset>
                </wp:positionH>
                <wp:positionV relativeFrom="paragraph">
                  <wp:posOffset>1593215</wp:posOffset>
                </wp:positionV>
                <wp:extent cx="271145" cy="280670"/>
                <wp:effectExtent l="0" t="0" r="0" b="5080"/>
                <wp:wrapNone/>
                <wp:docPr id="57" name="Text Box 57"/>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76245A" w:rsidRDefault="0076245A" w:rsidP="00B9644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 o:spid="_x0000_s1048" type="#_x0000_t202" style="position:absolute;left:0;text-align:left;margin-left:303.1pt;margin-top:125.45pt;width:21.35pt;height:22.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" filled="f" stroked="f" strokeweight=".5pt">
                <v:textbox>
                  <w:txbxContent>
                    <w:p w:rsidR="0076245A" w:rsidRDefault="0076245A" w:rsidP="00B96446">
                      <w:r>
                        <w:t>5</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698176" behindDoc="0" locked="0" layoutInCell="1" allowOverlap="1" wp14:anchorId="0A3CF4DE" wp14:editId="5F8AAC02">
                <wp:simplePos x="0" y="0"/>
                <wp:positionH relativeFrom="column">
                  <wp:posOffset>3724275</wp:posOffset>
                </wp:positionH>
                <wp:positionV relativeFrom="paragraph">
                  <wp:posOffset>1924685</wp:posOffset>
                </wp:positionV>
                <wp:extent cx="271145" cy="280670"/>
                <wp:effectExtent l="0" t="0" r="0" b="5080"/>
                <wp:wrapNone/>
                <wp:docPr id="53" name="Text Box 53"/>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76245A" w:rsidRDefault="0076245A" w:rsidP="00B9644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3" o:spid="_x0000_s1049" type="#_x0000_t202" style="position:absolute;left:0;text-align:left;margin-left:293.25pt;margin-top:151.55pt;width:21.35pt;height:22.1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" filled="f" stroked="f" strokeweight=".5pt">
                <v:textbox>
                  <w:txbxContent>
                    <w:p w:rsidR="0076245A" w:rsidRDefault="0076245A" w:rsidP="00B96446">
                      <w:r>
                        <w:t>1</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4320" behindDoc="0" locked="0" layoutInCell="1" allowOverlap="1" wp14:anchorId="65F5ADE1" wp14:editId="1D1C72D2">
                <wp:simplePos x="0" y="0"/>
                <wp:positionH relativeFrom="column">
                  <wp:posOffset>3086100</wp:posOffset>
                </wp:positionH>
                <wp:positionV relativeFrom="paragraph">
                  <wp:posOffset>2062480</wp:posOffset>
                </wp:positionV>
                <wp:extent cx="271145" cy="280670"/>
                <wp:effectExtent l="0" t="0" r="0" b="5080"/>
                <wp:wrapNone/>
                <wp:docPr id="56" name="Text Box 56"/>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76245A" w:rsidRDefault="0076245A" w:rsidP="00B9644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6" o:spid="_x0000_s1050" type="#_x0000_t202" style="position:absolute;left:0;text-align:left;margin-left:243pt;margin-top:162.4pt;width:21.35pt;height:22.1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" filled="f" stroked="f" strokeweight=".5pt">
                <v:textbox>
                  <w:txbxContent>
                    <w:p w:rsidR="0076245A" w:rsidRDefault="0076245A" w:rsidP="00B96446">
                      <w:r>
                        <w:t>4</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2272" behindDoc="0" locked="0" layoutInCell="1" allowOverlap="1" wp14:anchorId="676DB336" wp14:editId="7680FF0C">
                <wp:simplePos x="0" y="0"/>
                <wp:positionH relativeFrom="column">
                  <wp:posOffset>3722370</wp:posOffset>
                </wp:positionH>
                <wp:positionV relativeFrom="paragraph">
                  <wp:posOffset>3405505</wp:posOffset>
                </wp:positionV>
                <wp:extent cx="271145" cy="280670"/>
                <wp:effectExtent l="0" t="0" r="0" b="5080"/>
                <wp:wrapNone/>
                <wp:docPr id="55" name="Text Box 55"/>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76245A" w:rsidRDefault="0076245A" w:rsidP="00B9644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5" o:spid="_x0000_s1051" type="#_x0000_t202" style="position:absolute;left:0;text-align:left;margin-left:293.1pt;margin-top:268.15pt;width:21.35pt;height:22.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" filled="f" stroked="f" strokeweight=".5pt">
                <v:textbox>
                  <w:txbxContent>
                    <w:p w:rsidR="0076245A" w:rsidRDefault="0076245A" w:rsidP="00B96446">
                      <w:r>
                        <w:t>3</w:t>
                      </w:r>
                    </w:p>
                  </w:txbxContent>
                </v:textbox>
              </v:shape>
            </w:pict>
          </mc:Fallback>
        </mc:AlternateContent>
      </w:r>
      <w:r w:rsidR="001A2915">
        <w:rPr>
          <w:rFonts w:ascii="Times New Roman" w:hAnsi="Times New Roman" w:cs="Times New Roman"/>
          <w:b/>
          <w:noProof/>
          <w:sz w:val="24"/>
          <w:szCs w:val="24"/>
          <w:lang w:eastAsia="en-CA"/>
        </w:rPr>
        <mc:AlternateContent>
          <mc:Choice Requires="wps">
            <w:drawing>
              <wp:anchor distT="0" distB="0" distL="114300" distR="114300" simplePos="0" relativeHeight="251700224" behindDoc="0" locked="0" layoutInCell="1" allowOverlap="1" wp14:anchorId="4DC566CB" wp14:editId="29056844">
                <wp:simplePos x="0" y="0"/>
                <wp:positionH relativeFrom="column">
                  <wp:posOffset>4322445</wp:posOffset>
                </wp:positionH>
                <wp:positionV relativeFrom="paragraph">
                  <wp:posOffset>3267710</wp:posOffset>
                </wp:positionV>
                <wp:extent cx="271145" cy="280670"/>
                <wp:effectExtent l="0" t="0" r="0" b="5080"/>
                <wp:wrapNone/>
                <wp:docPr id="54" name="Text Box 54"/>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76245A" w:rsidRDefault="0076245A" w:rsidP="00B9644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4" o:spid="_x0000_s1052" type="#_x0000_t202" style="position:absolute;left:0;text-align:left;margin-left:340.35pt;margin-top:257.3pt;width:21.35pt;height:22.1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" filled="f" stroked="f" strokeweight=".5pt">
                <v:textbox>
                  <w:txbxContent>
                    <w:p w:rsidR="0076245A" w:rsidRDefault="0076245A" w:rsidP="00B96446">
                      <w:r>
                        <w:t>2</w:t>
                      </w:r>
                    </w:p>
                  </w:txbxContent>
                </v:textbox>
              </v:shape>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9984" behindDoc="0" locked="0" layoutInCell="1" allowOverlap="1" wp14:anchorId="4F7DCF78" wp14:editId="288D1579">
                <wp:simplePos x="0" y="0"/>
                <wp:positionH relativeFrom="column">
                  <wp:posOffset>6048375</wp:posOffset>
                </wp:positionH>
                <wp:positionV relativeFrom="paragraph">
                  <wp:posOffset>2838450</wp:posOffset>
                </wp:positionV>
                <wp:extent cx="1866900" cy="752475"/>
                <wp:effectExtent l="38100" t="38100" r="0" b="66675"/>
                <wp:wrapNone/>
                <wp:docPr id="661" name="Group 661"/>
                <wp:cNvGraphicFramePr/>
                <a:graphic xmlns:a="http://schemas.openxmlformats.org/drawingml/2006/main">
                  <a:graphicData uri="http://schemas.microsoft.com/office/word/2010/wordprocessingGroup">
                    <wpg:wgp>
                      <wpg:cNvGrpSpPr/>
                      <wpg:grpSpPr>
                        <a:xfrm>
                          <a:off x="0" y="0"/>
                          <a:ext cx="1866900" cy="752475"/>
                          <a:chOff x="0" y="0"/>
                          <a:chExt cx="1638300" cy="695325"/>
                        </a:xfrm>
                      </wpg:grpSpPr>
                      <wps:wsp>
                        <wps:cNvPr id="47" name="Straight Arrow Connector 47"/>
                        <wps:cNvCnPr/>
                        <wps:spPr>
                          <a:xfrm flipV="1">
                            <a:off x="0" y="0"/>
                            <a:ext cx="1371600" cy="6953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8" name="Text Box 48"/>
                        <wps:cNvSpPr txBox="1"/>
                        <wps:spPr>
                          <a:xfrm>
                            <a:off x="571500" y="342900"/>
                            <a:ext cx="1066800" cy="352425"/>
                          </a:xfrm>
                          <a:prstGeom prst="rect">
                            <a:avLst/>
                          </a:prstGeom>
                          <a:noFill/>
                          <a:ln w="6350">
                            <a:noFill/>
                          </a:ln>
                          <a:effectLst/>
                        </wps:spPr>
                        <wps:txbx>
                          <w:txbxContent>
                            <w:p w:rsidR="0076245A" w:rsidRDefault="0076245A" w:rsidP="007D2AAC">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1" o:spid="_x0000_s1053" style="position:absolute;left:0;text-align:left;margin-left:476.25pt;margin-top:223.5pt;width:147pt;height:59.25pt;z-index:251689984;mso-width-relative:margin;mso-height-relative:margin" coordsize="16383,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">
                <v:shape id="Straight Arrow Connector 47" o:spid="_x0000_s1054" type="#_x0000_t32" style="position:absolute;width:13716;height:6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YYFMUAAADbAAAADwAAAGRycy9kb3ducmV2LnhtbESPQWvCQBSE7wX/w/KE3uomtlqJbqQU&#10;hBaxpakXb4/sM4nNvg27q8Z/7wpCj8PMfMMslr1pxYmcbywrSEcJCOLS6oYrBdvf1dMMhA/IGlvL&#10;pOBCHpb54GGBmbZn/qFTESoRIewzVFCH0GVS+rImg35kO+Lo7a0zGKJ0ldQOzxFuWjlOkqk02HBc&#10;qLGj95rKv+JoFKy/U9kdpsnGHb8m4+ei/NxUq51Sj8P+bQ4iUB/+w/f2h1bw8gq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YYFMUAAADbAAAADwAAAAAAAAAA&#10;AAAAAAChAgAAZHJzL2Rvd25yZXYueG1sUEsFBgAAAAAEAAQA+QAAAJMDAAAAAA==&#10;" strokecolor="#4579b8 [3044]">
                  <v:stroke startarrow="open" endarrow="open"/>
                </v:shape>
                <v:shape id="Text Box 48" o:spid="_x0000_s1055"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76245A" w:rsidRDefault="0076245A" w:rsidP="007D2AAC">
                        <w:r>
                          <w:t>1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6912" behindDoc="0" locked="0" layoutInCell="1" allowOverlap="1" wp14:anchorId="477D857E" wp14:editId="35771801">
                <wp:simplePos x="0" y="0"/>
                <wp:positionH relativeFrom="column">
                  <wp:posOffset>2305050</wp:posOffset>
                </wp:positionH>
                <wp:positionV relativeFrom="paragraph">
                  <wp:posOffset>3590925</wp:posOffset>
                </wp:positionV>
                <wp:extent cx="3752850" cy="1828800"/>
                <wp:effectExtent l="38100" t="38100" r="57150" b="57150"/>
                <wp:wrapNone/>
                <wp:docPr id="659" name="Group 659"/>
                <wp:cNvGraphicFramePr/>
                <a:graphic xmlns:a="http://schemas.openxmlformats.org/drawingml/2006/main">
                  <a:graphicData uri="http://schemas.microsoft.com/office/word/2010/wordprocessingGroup">
                    <wpg:wgp>
                      <wpg:cNvGrpSpPr/>
                      <wpg:grpSpPr>
                        <a:xfrm>
                          <a:off x="0" y="0"/>
                          <a:ext cx="3752850" cy="1828800"/>
                          <a:chOff x="0" y="0"/>
                          <a:chExt cx="3333750" cy="1676400"/>
                        </a:xfrm>
                      </wpg:grpSpPr>
                      <wps:wsp>
                        <wps:cNvPr id="45" name="Straight Arrow Connector 45"/>
                        <wps:cNvCnPr/>
                        <wps:spPr>
                          <a:xfrm flipV="1">
                            <a:off x="0" y="0"/>
                            <a:ext cx="3333750" cy="167640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6" name="Text Box 46"/>
                        <wps:cNvSpPr txBox="1"/>
                        <wps:spPr>
                          <a:xfrm>
                            <a:off x="1333500" y="962025"/>
                            <a:ext cx="1066800" cy="352425"/>
                          </a:xfrm>
                          <a:prstGeom prst="rect">
                            <a:avLst/>
                          </a:prstGeom>
                          <a:noFill/>
                          <a:ln w="6350">
                            <a:noFill/>
                          </a:ln>
                          <a:effectLst/>
                        </wps:spPr>
                        <wps:txbx>
                          <w:txbxContent>
                            <w:p w:rsidR="0076245A" w:rsidRDefault="0076245A" w:rsidP="007D2AAC">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59" o:spid="_x0000_s1056" style="position:absolute;left:0;text-align:left;margin-left:181.5pt;margin-top:282.75pt;width:295.5pt;height:2in;z-index:251686912;mso-width-relative:margin;mso-height-relative:margin" coordsize="33337,1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">
                <v:shape id="Straight Arrow Connector 45" o:spid="_x0000_s1057" type="#_x0000_t32" style="position:absolute;width:33337;height:167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gj+MQAAADbAAAADwAAAGRycy9kb3ducmV2LnhtbESPT4vCMBTE78J+h/AW9qapf5FqlGVB&#10;cBFXrF68PZpn293mpSRR67c3C4LHYWZ+w8yXranFlZyvLCvo9xIQxLnVFRcKjodVdwrCB2SNtWVS&#10;cCcPy8VbZ46ptjfe0zULhYgQ9ikqKENoUil9XpJB37MNcfTO1hkMUbpCaoe3CDe1HCTJRBqsOC6U&#10;2NBXSflfdjEKNru+bH4nydZdfsaDYZZ/b4vVSamP9/ZzBiJQG17hZ3utFYzG8P8l/gC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SCP4xAAAANsAAAAPAAAAAAAAAAAA&#10;AAAAAKECAABkcnMvZG93bnJldi54bWxQSwUGAAAAAAQABAD5AAAAkgMAAAAA&#10;" strokecolor="#4579b8 [3044]">
                  <v:stroke startarrow="open" endarrow="open"/>
                </v:shape>
                <v:shape id="Text Box 46" o:spid="_x0000_s1058"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EIfcUA&#10;AADbAAAADwAAAGRycy9kb3ducmV2LnhtbESPQWvCQBSE7wX/w/IEb3VjUJHUVSQgFWkPWi/entln&#10;Err7Nma3MfXXdwuFHoeZ+YZZrntrREetrx0rmIwTEMSF0zWXCk4f2+cFCB+QNRrHpOCbPKxXg6cl&#10;Ztrd+UDdMZQiQthnqKAKocmk9EVFFv3YNcTRu7rWYoiyLaVu8R7h1sg0SebSYs1xocKG8oqKz+OX&#10;VbDPt+94uKR28TD569t109xO55lSo2G/eQERqA//4b/2TiuYzu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AQh9xQAAANsAAAAPAAAAAAAAAAAAAAAAAJgCAABkcnMv&#10;ZG93bnJldi54bWxQSwUGAAAAAAQABAD1AAAAigMAAAAA&#10;" filled="f" stroked="f" strokeweight=".5pt">
                  <v:textbox>
                    <w:txbxContent>
                      <w:p w:rsidR="0076245A" w:rsidRDefault="0076245A" w:rsidP="007D2AAC">
                        <w:r>
                          <w:t>2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93056" behindDoc="0" locked="0" layoutInCell="1" allowOverlap="1" wp14:anchorId="34E0A10D" wp14:editId="288F3C87">
                <wp:simplePos x="0" y="0"/>
                <wp:positionH relativeFrom="column">
                  <wp:posOffset>647700</wp:posOffset>
                </wp:positionH>
                <wp:positionV relativeFrom="paragraph">
                  <wp:posOffset>2076450</wp:posOffset>
                </wp:positionV>
                <wp:extent cx="1495425" cy="704850"/>
                <wp:effectExtent l="38100" t="38100" r="66675" b="57150"/>
                <wp:wrapNone/>
                <wp:docPr id="662" name="Group 662"/>
                <wp:cNvGraphicFramePr/>
                <a:graphic xmlns:a="http://schemas.openxmlformats.org/drawingml/2006/main">
                  <a:graphicData uri="http://schemas.microsoft.com/office/word/2010/wordprocessingGroup">
                    <wpg:wgp>
                      <wpg:cNvGrpSpPr/>
                      <wpg:grpSpPr>
                        <a:xfrm>
                          <a:off x="0" y="0"/>
                          <a:ext cx="1495425" cy="704850"/>
                          <a:chOff x="0" y="0"/>
                          <a:chExt cx="1333500" cy="704850"/>
                        </a:xfrm>
                      </wpg:grpSpPr>
                      <wps:wsp>
                        <wps:cNvPr id="49" name="Straight Arrow Connector 49"/>
                        <wps:cNvCnPr/>
                        <wps:spPr>
                          <a:xfrm flipV="1">
                            <a:off x="0" y="0"/>
                            <a:ext cx="1333500" cy="704850"/>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190500" y="38100"/>
                            <a:ext cx="1066800" cy="352425"/>
                          </a:xfrm>
                          <a:prstGeom prst="rect">
                            <a:avLst/>
                          </a:prstGeom>
                          <a:noFill/>
                          <a:ln w="6350">
                            <a:noFill/>
                          </a:ln>
                          <a:effectLst/>
                        </wps:spPr>
                        <wps:txbx>
                          <w:txbxContent>
                            <w:p w:rsidR="0076245A" w:rsidRDefault="0076245A" w:rsidP="00F92790">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id="Group 662" o:spid="_x0000_s1059" style="position:absolute;left:0;text-align:left;margin-left:51pt;margin-top:163.5pt;width:117.75pt;height:55.5pt;z-index:251693056;mso-width-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">
                <v:shape id="Straight Arrow Connector 49" o:spid="_x0000_s1060"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Up/cUAAADbAAAADwAAAGRycy9kb3ducmV2LnhtbESPQWvCQBSE7wX/w/KE3uomtkqNbqQU&#10;hBaxpakXb4/sM4nNvg27q8Z/7wpCj8PMfMMslr1pxYmcbywrSEcJCOLS6oYrBdvf1dMrCB+QNbaW&#10;ScGFPCzzwcMCM23P/EOnIlQiQthnqKAOocuk9GVNBv3IdsTR21tnMETpKqkdniPctHKcJFNpsOG4&#10;UGNH7zWVf8XRKFh/p7I7TJONO35Nxs9F+bmpVjulHof92xxEoD78h+/tD63gZQa3L/EHyP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Up/cUAAADbAAAADwAAAAAAAAAA&#10;AAAAAAChAgAAZHJzL2Rvd25yZXYueG1sUEsFBgAAAAAEAAQA+QAAAJMDAAAAAA==&#10;" strokecolor="#4579b8 [3044]">
                  <v:stroke startarrow="open" endarrow="open"/>
                </v:shape>
                <v:shape id="Text Box 50" o:spid="_x0000_s1061"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jT8IA&#10;AADbAAAADwAAAGRycy9kb3ducmV2LnhtbERPTWvCQBC9F/wPywje6saARaKrSCBYxB5ivfQ2Zsck&#10;mJ2N2a2J/fXdg+Dx8b5Xm8E04k6dqy0rmE0jEMSF1TWXCk7f2fsChPPIGhvLpOBBDjbr0dsKE217&#10;zul+9KUIIewSVFB53yZSuqIig25qW+LAXWxn0AfYlVJ32Idw08g4ij6kwZpDQ4UtpRUV1+OvUbBP&#10;sy/Mz7FZ/DXp7nDZtrfTz1ypyXjYLkF4GvxL/HR/agXzsD58C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faNPwgAAANsAAAAPAAAAAAAAAAAAAAAAAJgCAABkcnMvZG93&#10;bnJldi54bWxQSwUGAAAAAAQABAD1AAAAhwMAAAAA&#10;" filled="f" stroked="f" strokeweight=".5pt">
                  <v:textbox>
                    <w:txbxContent>
                      <w:p w:rsidR="0076245A" w:rsidRDefault="0076245A" w:rsidP="00F92790">
                        <w:r>
                          <w:t>5/6 OD</w:t>
                        </w:r>
                      </w:p>
                    </w:txbxContent>
                  </v:textbox>
                </v:shape>
              </v:group>
            </w:pict>
          </mc:Fallback>
        </mc:AlternateContent>
      </w:r>
      <w:r w:rsidR="0044442A">
        <w:rPr>
          <w:rFonts w:ascii="Times New Roman" w:hAnsi="Times New Roman" w:cs="Times New Roman"/>
          <w:b/>
          <w:noProof/>
          <w:sz w:val="24"/>
          <w:szCs w:val="24"/>
          <w:lang w:eastAsia="en-CA"/>
        </w:rPr>
        <mc:AlternateContent>
          <mc:Choice Requires="wpg">
            <w:drawing>
              <wp:anchor distT="0" distB="0" distL="114300" distR="114300" simplePos="0" relativeHeight="251683840" behindDoc="0" locked="0" layoutInCell="1" allowOverlap="1" wp14:anchorId="1A11C17D" wp14:editId="3638A5F6">
                <wp:simplePos x="0" y="0"/>
                <wp:positionH relativeFrom="column">
                  <wp:posOffset>1800225</wp:posOffset>
                </wp:positionH>
                <wp:positionV relativeFrom="paragraph">
                  <wp:posOffset>3733800</wp:posOffset>
                </wp:positionV>
                <wp:extent cx="3048000" cy="1466850"/>
                <wp:effectExtent l="38100" t="38100" r="57150" b="57150"/>
                <wp:wrapNone/>
                <wp:docPr id="660" name="Group 660"/>
                <wp:cNvGraphicFramePr/>
                <a:graphic xmlns:a="http://schemas.openxmlformats.org/drawingml/2006/main">
                  <a:graphicData uri="http://schemas.microsoft.com/office/word/2010/wordprocessingGroup">
                    <wpg:wgp>
                      <wpg:cNvGrpSpPr/>
                      <wpg:grpSpPr>
                        <a:xfrm>
                          <a:off x="0" y="0"/>
                          <a:ext cx="3048000" cy="1466850"/>
                          <a:chOff x="0" y="0"/>
                          <a:chExt cx="3048000" cy="1533525"/>
                        </a:xfrm>
                      </wpg:grpSpPr>
                      <wps:wsp>
                        <wps:cNvPr id="42" name="Straight Arrow Connector 42"/>
                        <wps:cNvCnPr/>
                        <wps:spPr>
                          <a:xfrm flipV="1">
                            <a:off x="0" y="0"/>
                            <a:ext cx="3048000" cy="153352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44" name="Text Box 44"/>
                        <wps:cNvSpPr txBox="1"/>
                        <wps:spPr>
                          <a:xfrm>
                            <a:off x="1362075" y="809625"/>
                            <a:ext cx="1066800" cy="352425"/>
                          </a:xfrm>
                          <a:prstGeom prst="rect">
                            <a:avLst/>
                          </a:prstGeom>
                          <a:noFill/>
                          <a:ln w="6350">
                            <a:noFill/>
                          </a:ln>
                          <a:effectLst/>
                        </wps:spPr>
                        <wps:txbx>
                          <w:txbxContent>
                            <w:p w:rsidR="0076245A" w:rsidRDefault="0076245A" w:rsidP="007D2AAC">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660" o:spid="_x0000_s1062" style="position:absolute;left:0;text-align:left;margin-left:141.75pt;margin-top:294pt;width:240pt;height:115.5pt;z-index:251683840;mso-height-relative:margin" coordsize="30480,15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">
                <v:shape id="Straight Arrow Connector 42" o:spid="_x0000_s1063" type="#_x0000_t32" style="position:absolute;width:30480;height:1533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G7jMUAAADbAAAADwAAAGRycy9kb3ducmV2LnhtbESPQWvCQBSE74X+h+UJ3urG2IpEVymF&#10;QEWsNPXi7ZF9TVKzb8PuRtN/7wqFHoeZ+YZZbQbTigs531hWMJ0kIIhLqxuuFBy/8qcFCB+QNbaW&#10;ScEvedisHx9WmGl75U+6FKESEcI+QwV1CF0mpS9rMugntiOO3rd1BkOUrpLa4TXCTSvTJJlLgw3H&#10;hRo7equpPBe9UbA7TGX3M0/2rv94SWdFud1X+Ump8Wh4XYIINIT/8F/7XSt4TuH+Jf4Aub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KG7jMUAAADbAAAADwAAAAAAAAAA&#10;AAAAAAChAgAAZHJzL2Rvd25yZXYueG1sUEsFBgAAAAAEAAQA+QAAAJMDAAAAAA==&#10;" strokecolor="#4579b8 [3044]">
                  <v:stroke startarrow="open" endarrow="open"/>
                </v:shape>
                <v:shape id="Text Box 44" o:spid="_x0000_s1064" type="#_x0000_t202" style="position:absolute;left:13620;top:8096;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8zkcUA&#10;AADbAAAADwAAAGRycy9kb3ducmV2LnhtbESPT4vCMBTE74LfITxhb5oqKqUaRQrisujBP5e9vW2e&#10;bbF5qU3U7n76jSB4HGbmN8x82ZpK3KlxpWUFw0EEgjizuuRcwem47scgnEfWWFkmBb/kYLnoduaY&#10;aPvgPd0PPhcBwi5BBYX3dSKlywoy6Aa2Jg7e2TYGfZBNLnWDjwA3lRxF0VQaLDksFFhTWlB2OdyM&#10;gq90vcP9z8jEf1W62Z5X9fX0PVHqo9euZiA8tf4dfrU/tYLx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zORxQAAANsAAAAPAAAAAAAAAAAAAAAAAJgCAABkcnMv&#10;ZG93bnJldi54bWxQSwUGAAAAAAQABAD1AAAAigMAAAAA&#10;" filled="f" stroked="f" strokeweight=".5pt">
                  <v:textbox>
                    <w:txbxContent>
                      <w:p w:rsidR="0076245A" w:rsidRDefault="0076245A" w:rsidP="007D2AAC">
                        <w:r>
                          <w:t>1.5 OD</w:t>
                        </w:r>
                      </w:p>
                    </w:txbxContent>
                  </v:textbox>
                </v:shape>
              </v:group>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680768" behindDoc="0" locked="0" layoutInCell="1" allowOverlap="1" wp14:anchorId="1B40DD47" wp14:editId="2275BA45">
                <wp:simplePos x="0" y="0"/>
                <wp:positionH relativeFrom="column">
                  <wp:posOffset>2428875</wp:posOffset>
                </wp:positionH>
                <wp:positionV relativeFrom="paragraph">
                  <wp:posOffset>510540</wp:posOffset>
                </wp:positionV>
                <wp:extent cx="3533775" cy="2133600"/>
                <wp:effectExtent l="0" t="0" r="28575" b="38100"/>
                <wp:wrapNone/>
                <wp:docPr id="705" name="Group 705"/>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38" name="Text Box 38"/>
                        <wps:cNvSpPr txBox="1"/>
                        <wps:spPr>
                          <a:xfrm>
                            <a:off x="142875" y="0"/>
                            <a:ext cx="1066800" cy="352425"/>
                          </a:xfrm>
                          <a:prstGeom prst="rect">
                            <a:avLst/>
                          </a:prstGeom>
                          <a:noFill/>
                          <a:ln w="6350">
                            <a:noFill/>
                          </a:ln>
                          <a:effectLst/>
                        </wps:spPr>
                        <wps:txbx>
                          <w:txbxContent>
                            <w:p w:rsidR="0076245A" w:rsidRDefault="0076245A" w:rsidP="00A3645D">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Straight Arrow Connector 39"/>
                        <wps:cNvCnPr/>
                        <wps:spPr>
                          <a:xfrm flipV="1">
                            <a:off x="0" y="352425"/>
                            <a:ext cx="495300" cy="1781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flipH="1" flipV="1">
                            <a:off x="1209675" y="190500"/>
                            <a:ext cx="2324100"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705" o:spid="_x0000_s1065" style="position:absolute;left:0;text-align:left;margin-left:191.25pt;margin-top:40.2pt;width:278.25pt;height:168pt;z-index:251680768"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">
                <v:shape id="Text Box 38" o:spid="_x0000_s1066"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RK6cMA&#10;AADbAAAADwAAAGRycy9kb3ducmV2LnhtbERPy2rCQBTdF/yH4Ra6q5NaFI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RK6cMAAADbAAAADwAAAAAAAAAAAAAAAACYAgAAZHJzL2Rv&#10;d25yZXYueG1sUEsFBgAAAAAEAAQA9QAAAIgDAAAAAA==&#10;" filled="f" stroked="f" strokeweight=".5pt">
                  <v:textbox>
                    <w:txbxContent>
                      <w:p w:rsidR="0076245A" w:rsidRDefault="0076245A" w:rsidP="00A3645D">
                        <w:r>
                          <w:t>Speckled Areas</w:t>
                        </w:r>
                      </w:p>
                    </w:txbxContent>
                  </v:textbox>
                </v:shape>
                <v:shape id="Straight Arrow Connector 39" o:spid="_x0000_s1067"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mAJcUAAADbAAAADwAAAGRycy9kb3ducmV2LnhtbESPX2vCMBTF3wd+h3CFvc1U50SrUWRj&#10;sCEoVUF8uzbXttjclCSz3bdfBoM9Hs6fH2ex6kwt7uR8ZVnBcJCAIM6trrhQcDy8P01B+ICssbZM&#10;Cr7Jw2rZe1hgqm3LGd33oRBxhH2KCsoQmlRKn5dk0A9sQxy9q3UGQ5SukNphG8dNLUdJMpEGK46E&#10;Eht6LSm/7b9MhLyNs5fNaXMZU7betZfP8za4s1KP/W49BxGoC//hv/aHVvA8g98v8QfI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emAJcUAAADbAAAADwAAAAAAAAAA&#10;AAAAAAChAgAAZHJzL2Rvd25yZXYueG1sUEsFBgAAAAAEAAQA+QAAAJMDAAAAAA==&#10;" strokecolor="#4579b8 [3044]">
                  <v:stroke endarrow="open"/>
                </v:shape>
                <v:shape id="Straight Arrow Connector 40" o:spid="_x0000_s1068"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jZhsEAAADbAAAADwAAAGRycy9kb3ducmV2LnhtbERPS2sCMRC+C/0PYQq9aVZbq6xGEaFQ&#10;D6VofVyHZNxd3EyWzajbf98cCh4/vvd82fla3aiNVWADw0EGitgGV3FhYP/z0Z+CioLssA5MBn4p&#10;wnLx1Jtj7sKdt3TbSaFSCMccDZQiTa51tCV5jIPQECfuHFqPkmBbaNfiPYX7Wo+y7F17rDg1lNjQ&#10;uiR72V29gWs4f60ObvJ6HJ5kYyvZfJMdG/Py3K1moIQ6eYj/3Z/OwFtan76kH6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9mNmGwQAAANsAAAAPAAAAAAAAAAAAAAAA&#10;AKECAABkcnMvZG93bnJldi54bWxQSwUGAAAAAAQABAD5AAAAjwMAAAAA&#10;" strokecolor="#4579b8 [3044]">
                  <v:stroke endarrow="open"/>
                </v:shape>
              </v:group>
            </w:pict>
          </mc:Fallback>
        </mc:AlternateContent>
      </w:r>
      <w:r w:rsidR="0059687E">
        <w:rPr>
          <w:rFonts w:ascii="Times New Roman" w:hAnsi="Times New Roman" w:cs="Times New Roman"/>
          <w:b/>
          <w:noProof/>
          <w:sz w:val="24"/>
          <w:szCs w:val="24"/>
          <w:lang w:eastAsia="en-CA"/>
        </w:rPr>
        <mc:AlternateContent>
          <mc:Choice Requires="wpg">
            <w:drawing>
              <wp:anchor distT="0" distB="0" distL="114300" distR="114300" simplePos="0" relativeHeight="251696128" behindDoc="0" locked="0" layoutInCell="1" allowOverlap="1" wp14:anchorId="1977BBDD" wp14:editId="216EDC1D">
                <wp:simplePos x="0" y="0"/>
                <wp:positionH relativeFrom="column">
                  <wp:posOffset>4752975</wp:posOffset>
                </wp:positionH>
                <wp:positionV relativeFrom="paragraph">
                  <wp:posOffset>224790</wp:posOffset>
                </wp:positionV>
                <wp:extent cx="1266825" cy="600075"/>
                <wp:effectExtent l="0" t="38100" r="66675" b="66675"/>
                <wp:wrapNone/>
                <wp:docPr id="663" name="Group 663"/>
                <wp:cNvGraphicFramePr/>
                <a:graphic xmlns:a="http://schemas.openxmlformats.org/drawingml/2006/main">
                  <a:graphicData uri="http://schemas.microsoft.com/office/word/2010/wordprocessingGroup">
                    <wpg:wgp>
                      <wpg:cNvGrpSpPr/>
                      <wpg:grpSpPr>
                        <a:xfrm>
                          <a:off x="0" y="0"/>
                          <a:ext cx="1266825" cy="600075"/>
                          <a:chOff x="0" y="0"/>
                          <a:chExt cx="1266825" cy="600075"/>
                        </a:xfrm>
                      </wpg:grpSpPr>
                      <wps:wsp>
                        <wps:cNvPr id="51" name="Straight Arrow Connector 51"/>
                        <wps:cNvCnPr/>
                        <wps:spPr>
                          <a:xfrm flipV="1">
                            <a:off x="47625" y="0"/>
                            <a:ext cx="1219200" cy="600075"/>
                          </a:xfrm>
                          <a:prstGeom prst="straightConnector1">
                            <a:avLst/>
                          </a:prstGeom>
                          <a:ln>
                            <a:headEnd type="arrow"/>
                            <a:tailEnd type="arrow"/>
                          </a:ln>
                        </wps:spPr>
                        <wps:style>
                          <a:lnRef idx="1">
                            <a:schemeClr val="accent1"/>
                          </a:lnRef>
                          <a:fillRef idx="0">
                            <a:schemeClr val="accent1"/>
                          </a:fillRef>
                          <a:effectRef idx="0">
                            <a:schemeClr val="accent1"/>
                          </a:effectRef>
                          <a:fontRef idx="minor">
                            <a:schemeClr val="tx1"/>
                          </a:fontRef>
                        </wps:style>
                        <wps:bodyPr/>
                      </wps:wsp>
                      <wps:wsp>
                        <wps:cNvPr id="52" name="Text Box 52"/>
                        <wps:cNvSpPr txBox="1"/>
                        <wps:spPr>
                          <a:xfrm>
                            <a:off x="0" y="57150"/>
                            <a:ext cx="1066800" cy="352425"/>
                          </a:xfrm>
                          <a:prstGeom prst="rect">
                            <a:avLst/>
                          </a:prstGeom>
                          <a:noFill/>
                          <a:ln w="6350">
                            <a:noFill/>
                          </a:ln>
                          <a:effectLst/>
                        </wps:spPr>
                        <wps:txbx>
                          <w:txbxContent>
                            <w:p w:rsidR="0076245A" w:rsidRDefault="0076245A" w:rsidP="00F92790">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63" o:spid="_x0000_s1069" style="position:absolute;left:0;text-align:left;margin-left:374.25pt;margin-top:17.7pt;width:99.75pt;height:47.25pt;z-index:251696128"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">
                <v:shape id="Straight Arrow Connector 51" o:spid="_x0000_s1070"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qzJsQAAADbAAAADwAAAGRycy9kb3ducmV2LnhtbESPQWvCQBSE74L/YXlCb80mFqWkriKC&#10;0CJaTHvp7ZF9TaLZt2F31fjvXUHwOMzMN8xs0ZtWnMn5xrKCLElBEJdWN1wp+P1Zv76D8AFZY2uZ&#10;FFzJw2I+HMww1/bCezoXoRIRwj5HBXUIXS6lL2sy6BPbEUfv3zqDIUpXSe3wEuGmleM0nUqDDceF&#10;Gjta1VQei5NRsPnOZHeYplt32k3Gb0X5ta3Wf0q9jPrlB4hAfXiGH+1PrWCSwf1L/AFy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qrMmxAAAANsAAAAPAAAAAAAAAAAA&#10;AAAAAKECAABkcnMvZG93bnJldi54bWxQSwUGAAAAAAQABAD5AAAAkgMAAAAA&#10;" strokecolor="#4579b8 [3044]">
                  <v:stroke startarrow="open" endarrow="open"/>
                </v:shape>
                <v:shape id="Text Box 52" o:spid="_x0000_s1071"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76245A" w:rsidRDefault="0076245A" w:rsidP="00F92790">
                        <w:r>
                          <w:t>17/24 OD</w:t>
                        </w:r>
                      </w:p>
                    </w:txbxContent>
                  </v:textbox>
                </v:shape>
              </v:group>
            </w:pict>
          </mc:Fallback>
        </mc:AlternateContent>
      </w:r>
      <w:r w:rsidR="00B96446">
        <w:rPr>
          <w:rFonts w:ascii="Times New Roman" w:hAnsi="Times New Roman" w:cs="Times New Roman"/>
          <w:b/>
          <w:noProof/>
          <w:sz w:val="24"/>
          <w:szCs w:val="24"/>
          <w:lang w:eastAsia="en-CA"/>
        </w:rPr>
        <mc:AlternateContent>
          <mc:Choice Requires="wps">
            <w:drawing>
              <wp:anchor distT="0" distB="0" distL="114300" distR="114300" simplePos="0" relativeHeight="251712512" behindDoc="0" locked="0" layoutInCell="1" allowOverlap="1" wp14:anchorId="118AE937" wp14:editId="1921976F">
                <wp:simplePos x="0" y="0"/>
                <wp:positionH relativeFrom="column">
                  <wp:posOffset>3429000</wp:posOffset>
                </wp:positionH>
                <wp:positionV relativeFrom="paragraph">
                  <wp:posOffset>1915160</wp:posOffset>
                </wp:positionV>
                <wp:extent cx="271145" cy="280670"/>
                <wp:effectExtent l="0" t="0" r="0" b="5080"/>
                <wp:wrapNone/>
                <wp:docPr id="60" name="Text Box 60"/>
                <wp:cNvGraphicFramePr/>
                <a:graphic xmlns:a="http://schemas.openxmlformats.org/drawingml/2006/main">
                  <a:graphicData uri="http://schemas.microsoft.com/office/word/2010/wordprocessingShape">
                    <wps:wsp>
                      <wps:cNvSpPr txBox="1"/>
                      <wps:spPr>
                        <a:xfrm>
                          <a:off x="0" y="0"/>
                          <a:ext cx="271145" cy="280670"/>
                        </a:xfrm>
                        <a:prstGeom prst="rect">
                          <a:avLst/>
                        </a:prstGeom>
                        <a:noFill/>
                        <a:ln w="6350">
                          <a:noFill/>
                        </a:ln>
                        <a:effectLst/>
                      </wps:spPr>
                      <wps:txbx>
                        <w:txbxContent>
                          <w:p w:rsidR="0076245A" w:rsidRDefault="0076245A" w:rsidP="00B96446">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0" o:spid="_x0000_s1072" type="#_x0000_t202" style="position:absolute;left:0;text-align:left;margin-left:270pt;margin-top:150.8pt;width:21.35pt;height:22.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" filled="f" stroked="f" strokeweight=".5pt">
                <v:textbox>
                  <w:txbxContent>
                    <w:p w:rsidR="0076245A" w:rsidRDefault="0076245A" w:rsidP="00B96446">
                      <w:r>
                        <w:t>8</w:t>
                      </w:r>
                    </w:p>
                  </w:txbxContent>
                </v:textbox>
              </v:shape>
            </w:pict>
          </mc:Fallback>
        </mc:AlternateContent>
      </w:r>
      <w:r w:rsidR="00225418">
        <w:rPr>
          <w:noProof/>
          <w:lang w:eastAsia="en-CA"/>
        </w:rPr>
        <w:drawing>
          <wp:inline distT="0" distB="0" distL="0" distR="0" wp14:anchorId="3F53CEEF" wp14:editId="0D3684B6">
            <wp:extent cx="7590345" cy="5657850"/>
            <wp:effectExtent l="0" t="0" r="0" b="0"/>
            <wp:docPr id="715" name="Picture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ASide.JPG"/>
                    <pic:cNvPicPr/>
                  </pic:nvPicPr>
                  <pic:blipFill>
                    <a:blip r:embed="rId28">
                      <a:extLst>
                        <a:ext uri="{28A0092B-C50C-407E-A947-70E740481C1C}">
                          <a14:useLocalDpi xmlns:a14="http://schemas.microsoft.com/office/drawing/2010/main" val="0"/>
                        </a:ext>
                      </a:extLst>
                    </a:blip>
                    <a:stretch>
                      <a:fillRect/>
                    </a:stretch>
                  </pic:blipFill>
                  <pic:spPr>
                    <a:xfrm>
                      <a:off x="0" y="0"/>
                      <a:ext cx="7590482" cy="5657952"/>
                    </a:xfrm>
                    <a:prstGeom prst="rect">
                      <a:avLst/>
                    </a:prstGeom>
                  </pic:spPr>
                </pic:pic>
              </a:graphicData>
            </a:graphic>
          </wp:inline>
        </w:drawing>
      </w:r>
    </w:p>
    <w:p w:rsidR="004141B9" w:rsidRPr="00BA6DCD" w:rsidRDefault="00BA6DCD" w:rsidP="00BA6DCD">
      <w:pPr>
        <w:pStyle w:val="Caption"/>
        <w:jc w:val="center"/>
        <w:rPr>
          <w:rFonts w:ascii="Times New Roman" w:hAnsi="Times New Roman" w:cs="Times New Roman"/>
          <w:b w:val="0"/>
          <w:color w:val="auto"/>
          <w:sz w:val="24"/>
          <w:szCs w:val="24"/>
        </w:rPr>
      </w:pPr>
      <w:bookmarkStart w:id="309" w:name="_Ref392205730"/>
      <w:r w:rsidRPr="00BA6DCD">
        <w:rPr>
          <w:rFonts w:ascii="Times New Roman" w:hAnsi="Times New Roman" w:cs="Times New Roman"/>
          <w:color w:val="auto"/>
          <w:sz w:val="24"/>
          <w:szCs w:val="24"/>
        </w:rPr>
        <w:t xml:space="preserve">Figure </w:t>
      </w:r>
      <w:r w:rsidRPr="00BA6DCD">
        <w:rPr>
          <w:rFonts w:ascii="Times New Roman" w:hAnsi="Times New Roman" w:cs="Times New Roman"/>
          <w:color w:val="auto"/>
          <w:sz w:val="24"/>
          <w:szCs w:val="24"/>
        </w:rPr>
        <w:fldChar w:fldCharType="begin"/>
      </w:r>
      <w:r w:rsidRPr="00BA6DCD">
        <w:rPr>
          <w:rFonts w:ascii="Times New Roman" w:hAnsi="Times New Roman" w:cs="Times New Roman"/>
          <w:color w:val="auto"/>
          <w:sz w:val="24"/>
          <w:szCs w:val="24"/>
        </w:rPr>
        <w:instrText xml:space="preserve"> SEQ Figure \* ARABIC </w:instrText>
      </w:r>
      <w:r w:rsidRPr="00BA6DCD">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20</w:t>
      </w:r>
      <w:r w:rsidRPr="00BA6DCD">
        <w:rPr>
          <w:rFonts w:ascii="Times New Roman" w:hAnsi="Times New Roman" w:cs="Times New Roman"/>
          <w:color w:val="auto"/>
          <w:sz w:val="24"/>
          <w:szCs w:val="24"/>
        </w:rPr>
        <w:fldChar w:fldCharType="end"/>
      </w:r>
      <w:bookmarkEnd w:id="309"/>
      <w:r w:rsidRPr="00BA6DCD">
        <w:rPr>
          <w:rFonts w:ascii="Times New Roman" w:hAnsi="Times New Roman" w:cs="Times New Roman"/>
          <w:color w:val="auto"/>
          <w:sz w:val="24"/>
          <w:szCs w:val="24"/>
        </w:rPr>
        <w:t xml:space="preserve">: Bottom side of the pipe in the </w:t>
      </w:r>
      <w:r w:rsidR="008C66BE">
        <w:rPr>
          <w:rFonts w:ascii="Times New Roman" w:hAnsi="Times New Roman" w:cs="Times New Roman"/>
          <w:color w:val="auto"/>
          <w:sz w:val="24"/>
          <w:szCs w:val="24"/>
        </w:rPr>
        <w:t xml:space="preserve">first </w:t>
      </w:r>
      <w:r w:rsidRPr="00BA6DCD">
        <w:rPr>
          <w:rFonts w:ascii="Times New Roman" w:hAnsi="Times New Roman" w:cs="Times New Roman"/>
          <w:color w:val="auto"/>
          <w:sz w:val="24"/>
          <w:szCs w:val="24"/>
        </w:rPr>
        <w:t>test</w:t>
      </w:r>
    </w:p>
    <w:p w:rsidR="00242738" w:rsidRDefault="00CD50BD" w:rsidP="00242738">
      <w:pPr>
        <w:keepNext/>
        <w:spacing w:after="0" w:line="240" w:lineRule="auto"/>
        <w:jc w:val="both"/>
      </w:pPr>
      <w:r>
        <w:rPr>
          <w:rFonts w:ascii="Times New Roman" w:hAnsi="Times New Roman" w:cs="Times New Roman"/>
          <w:b/>
          <w:noProof/>
          <w:sz w:val="24"/>
          <w:szCs w:val="24"/>
          <w:lang w:eastAsia="en-CA"/>
        </w:rPr>
        <w:lastRenderedPageBreak/>
        <mc:AlternateContent>
          <mc:Choice Requires="wpg">
            <w:drawing>
              <wp:anchor distT="0" distB="0" distL="114300" distR="114300" simplePos="0" relativeHeight="251757568" behindDoc="0" locked="0" layoutInCell="1" allowOverlap="1" wp14:anchorId="2094724A" wp14:editId="79F133D5">
                <wp:simplePos x="0" y="0"/>
                <wp:positionH relativeFrom="column">
                  <wp:posOffset>1866900</wp:posOffset>
                </wp:positionH>
                <wp:positionV relativeFrom="paragraph">
                  <wp:posOffset>3500120</wp:posOffset>
                </wp:positionV>
                <wp:extent cx="3990975" cy="2100580"/>
                <wp:effectExtent l="38100" t="38100" r="66675" b="71120"/>
                <wp:wrapNone/>
                <wp:docPr id="669" name="Group 669"/>
                <wp:cNvGraphicFramePr/>
                <a:graphic xmlns:a="http://schemas.openxmlformats.org/drawingml/2006/main">
                  <a:graphicData uri="http://schemas.microsoft.com/office/word/2010/wordprocessingGroup">
                    <wpg:wgp>
                      <wpg:cNvGrpSpPr/>
                      <wpg:grpSpPr>
                        <a:xfrm>
                          <a:off x="0" y="0"/>
                          <a:ext cx="3990975" cy="2100580"/>
                          <a:chOff x="0" y="-7945"/>
                          <a:chExt cx="3333750" cy="1684346"/>
                        </a:xfrm>
                      </wpg:grpSpPr>
                      <wps:wsp>
                        <wps:cNvPr id="670" name="Straight Arrow Connector 670"/>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1" name="Text Box 671"/>
                        <wps:cNvSpPr txBox="1"/>
                        <wps:spPr>
                          <a:xfrm>
                            <a:off x="1333500" y="962025"/>
                            <a:ext cx="1066800" cy="352425"/>
                          </a:xfrm>
                          <a:prstGeom prst="rect">
                            <a:avLst/>
                          </a:prstGeom>
                          <a:noFill/>
                          <a:ln w="6350">
                            <a:noFill/>
                          </a:ln>
                          <a:effectLst/>
                        </wps:spPr>
                        <wps:txbx>
                          <w:txbxContent>
                            <w:p w:rsidR="0076245A" w:rsidRDefault="0076245A" w:rsidP="00B96994">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9" o:spid="_x0000_s1073" style="position:absolute;left:0;text-align:left;margin-left:147pt;margin-top:275.6pt;width:314.25pt;height:165.4pt;z-index:251757568;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">
                <v:shape id="Straight Arrow Connector 670" o:spid="_x0000_s1074"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3BXcEAAADcAAAADwAAAGRycy9kb3ducmV2LnhtbERPTYvCMBC9C/sfwix4EU2roEvXKIso&#10;ehOrhz2OzWxTtpmUJtr6781B8Ph438t1b2txp9ZXjhWkkwQEceF0xaWCy3k3/gLhA7LG2jEpeJCH&#10;9epjsMRMu45PdM9DKWII+wwVmBCaTEpfGLLoJ64hjtyfay2GCNtS6ha7GG5rOU2SubRYcWww2NDG&#10;UPGf36yC03VmXHpJseu3m932d3+Uo+ao1PCz//kGEagPb/HLfdAK5os4P56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LcFdwQAAANwAAAAPAAAAAAAAAAAAAAAA&#10;AKECAABkcnMvZG93bnJldi54bWxQSwUGAAAAAAQABAD5AAAAjwMAAAAA&#10;" strokecolor="#4a7ebb">
                  <v:stroke startarrow="open" endarrow="open"/>
                </v:shape>
                <v:shape id="Text Box 671" o:spid="_x0000_s1075"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RgMcA&#10;AADcAAAADwAAAGRycy9kb3ducmV2LnhtbESPQWvCQBSE74X+h+UJvdVNhGpIXUMIBEtpD1ovvb1m&#10;n0kw+zbNrpr6692C4HGYmW+YZTaaTpxocK1lBfE0AkFcWd1yrWD3VT4nIJxH1thZJgV/5CBbPT4s&#10;MdX2zBs6bX0tAoRdigoa7/tUSlc1ZNBNbU8cvL0dDPogh1rqAc8Bbjo5i6K5NNhyWGiwp6Kh6rA9&#10;GgXvRfmJm5+ZSS5dsf7Y5/3v7vtFqafJmL+C8DT6e/jWftMK5osY/s+EIy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50EYDHAAAA3AAAAA8AAAAAAAAAAAAAAAAAmAIAAGRy&#10;cy9kb3ducmV2LnhtbFBLBQYAAAAABAAEAPUAAACMAwAAAAA=&#10;" filled="f" stroked="f" strokeweight=".5pt">
                  <v:textbox>
                    <w:txbxContent>
                      <w:p w:rsidR="0076245A" w:rsidRDefault="0076245A" w:rsidP="00B96994">
                        <w:r>
                          <w:t>2 OD</w:t>
                        </w:r>
                      </w:p>
                    </w:txbxContent>
                  </v:textbox>
                </v:shape>
              </v:group>
            </w:pict>
          </mc:Fallback>
        </mc:AlternateContent>
      </w:r>
      <w:r>
        <w:rPr>
          <w:rFonts w:ascii="Times New Roman" w:hAnsi="Times New Roman" w:cs="Times New Roman"/>
          <w:b/>
          <w:noProof/>
          <w:sz w:val="24"/>
          <w:szCs w:val="24"/>
          <w:lang w:eastAsia="en-CA"/>
        </w:rPr>
        <mc:AlternateContent>
          <mc:Choice Requires="wpg">
            <w:drawing>
              <wp:anchor distT="0" distB="0" distL="114300" distR="114300" simplePos="0" relativeHeight="251759616" behindDoc="0" locked="0" layoutInCell="1" allowOverlap="1" wp14:anchorId="2CB4F327" wp14:editId="34E0EFDE">
                <wp:simplePos x="0" y="0"/>
                <wp:positionH relativeFrom="column">
                  <wp:posOffset>5857875</wp:posOffset>
                </wp:positionH>
                <wp:positionV relativeFrom="paragraph">
                  <wp:posOffset>2657475</wp:posOffset>
                </wp:positionV>
                <wp:extent cx="1495425" cy="837565"/>
                <wp:effectExtent l="38100" t="38100" r="66675" b="57785"/>
                <wp:wrapNone/>
                <wp:docPr id="673" name="Group 673"/>
                <wp:cNvGraphicFramePr/>
                <a:graphic xmlns:a="http://schemas.openxmlformats.org/drawingml/2006/main">
                  <a:graphicData uri="http://schemas.microsoft.com/office/word/2010/wordprocessingGroup">
                    <wpg:wgp>
                      <wpg:cNvGrpSpPr/>
                      <wpg:grpSpPr>
                        <a:xfrm>
                          <a:off x="0" y="0"/>
                          <a:ext cx="1495425" cy="837565"/>
                          <a:chOff x="0" y="-209550"/>
                          <a:chExt cx="1752600" cy="904875"/>
                        </a:xfrm>
                      </wpg:grpSpPr>
                      <wps:wsp>
                        <wps:cNvPr id="674" name="Straight Arrow Connector 674"/>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75" name="Text Box 675"/>
                        <wps:cNvSpPr txBox="1"/>
                        <wps:spPr>
                          <a:xfrm>
                            <a:off x="571500" y="342900"/>
                            <a:ext cx="1066800" cy="352425"/>
                          </a:xfrm>
                          <a:prstGeom prst="rect">
                            <a:avLst/>
                          </a:prstGeom>
                          <a:noFill/>
                          <a:ln w="6350">
                            <a:noFill/>
                          </a:ln>
                          <a:effectLst/>
                        </wps:spPr>
                        <wps:txbx>
                          <w:txbxContent>
                            <w:p w:rsidR="0076245A" w:rsidRDefault="0076245A" w:rsidP="00D518A1">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73" o:spid="_x0000_s1076" style="position:absolute;left:0;text-align:left;margin-left:461.25pt;margin-top:209.25pt;width:117.75pt;height:65.95pt;z-index:251759616;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">
                <v:shape id="Straight Arrow Connector 674" o:spid="_x0000_s1077"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bHXsUAAADcAAAADwAAAGRycy9kb3ducmV2LnhtbESPQWvCQBSE7wX/w/IEL0U3UYkldRUR&#10;pd5E66HH1+xrNjT7NmRXk/57VxB6HGbmG2a57m0tbtT6yrGCdJKAIC6crrhUcPncj99A+ICssXZM&#10;Cv7Iw3o1eFlirl3HJ7qdQykihH2OCkwITS6lLwxZ9BPXEEfvx7UWQ5RtKXWLXYTbWk6TJJMWK44L&#10;BhvaGip+z1er4PQ9My69pNj1u+1+9/VxlK/NUanRsN+8gwjUh//ws33QCrLFHB5n4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hbHXsUAAADcAAAADwAAAAAAAAAA&#10;AAAAAAChAgAAZHJzL2Rvd25yZXYueG1sUEsFBgAAAAAEAAQA+QAAAJMDAAAAAA==&#10;" strokecolor="#4a7ebb">
                  <v:stroke startarrow="open" endarrow="open"/>
                </v:shape>
                <v:shape id="Text Box 675" o:spid="_x0000_s1078"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8Xg8UA&#10;AADcAAAADwAAAGRycy9kb3ducmV2LnhtbESPT4vCMBTE7wt+h/CEva2pgq5Uo0hBlEUP/rl4ezbP&#10;tti81CZq9dMbYcHjMDO/YcbTxpTiRrUrLCvodiIQxKnVBWcK9rv5zxCE88gaS8uk4EEOppPW1xhj&#10;be+8odvWZyJA2MWoIPe+iqV0aU4GXcdWxME72dqgD7LOpK7xHuCmlL0oGkiDBYeFHCtKckrP26tR&#10;8JfM17g59szwWSaL1WlWXfaHvlLf7WY2AuGp8Z/wf3upFQx++/A+E46AnL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TxeDxQAAANwAAAAPAAAAAAAAAAAAAAAAAJgCAABkcnMv&#10;ZG93bnJldi54bWxQSwUGAAAAAAQABAD1AAAAigMAAAAA&#10;" filled="f" stroked="f" strokeweight=".5pt">
                  <v:textbox>
                    <w:txbxContent>
                      <w:p w:rsidR="0076245A" w:rsidRDefault="0076245A" w:rsidP="00D518A1">
                        <w:r>
                          <w:t>1 OD</w:t>
                        </w:r>
                      </w:p>
                    </w:txbxContent>
                  </v:textbox>
                </v:shape>
              </v:group>
            </w:pict>
          </mc:Fallback>
        </mc:AlternateContent>
      </w:r>
      <w:r>
        <w:rPr>
          <w:rFonts w:ascii="Times New Roman" w:hAnsi="Times New Roman" w:cs="Times New Roman"/>
          <w:b/>
          <w:noProof/>
          <w:sz w:val="24"/>
          <w:szCs w:val="24"/>
          <w:lang w:eastAsia="en-CA"/>
        </w:rPr>
        <mc:AlternateContent>
          <mc:Choice Requires="wps">
            <w:drawing>
              <wp:anchor distT="0" distB="0" distL="114300" distR="114300" simplePos="0" relativeHeight="251749376" behindDoc="0" locked="0" layoutInCell="1" allowOverlap="1" wp14:anchorId="345EE32D" wp14:editId="373E12C9">
                <wp:simplePos x="0" y="0"/>
                <wp:positionH relativeFrom="column">
                  <wp:posOffset>6505575</wp:posOffset>
                </wp:positionH>
                <wp:positionV relativeFrom="paragraph">
                  <wp:posOffset>156210</wp:posOffset>
                </wp:positionV>
                <wp:extent cx="1066800" cy="352425"/>
                <wp:effectExtent l="0" t="0" r="0" b="0"/>
                <wp:wrapNone/>
                <wp:docPr id="658" name="Text Box 65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76245A" w:rsidRDefault="0076245A" w:rsidP="002C5CF7">
                            <w:r>
                              <w:t>End Plate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8" o:spid="_x0000_s1079" type="#_x0000_t202" style="position:absolute;left:0;text-align:left;margin-left:512.25pt;margin-top:12.3pt;width:84pt;height:27.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" filled="f" stroked="f" strokeweight=".5pt">
                <v:textbox>
                  <w:txbxContent>
                    <w:p w:rsidR="0076245A" w:rsidRDefault="0076245A" w:rsidP="002C5CF7">
                      <w:r>
                        <w:t>End Plate Side</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1184" behindDoc="0" locked="0" layoutInCell="1" allowOverlap="1" wp14:anchorId="63636FE6" wp14:editId="78C8C44F">
                <wp:simplePos x="0" y="0"/>
                <wp:positionH relativeFrom="column">
                  <wp:posOffset>3952240</wp:posOffset>
                </wp:positionH>
                <wp:positionV relativeFrom="paragraph">
                  <wp:posOffset>3223895</wp:posOffset>
                </wp:positionV>
                <wp:extent cx="409575" cy="280670"/>
                <wp:effectExtent l="0" t="0" r="0" b="5080"/>
                <wp:wrapNone/>
                <wp:docPr id="654" name="Text Box 65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2C5CF7">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4" o:spid="_x0000_s1080" type="#_x0000_t202" style="position:absolute;left:0;text-align:left;margin-left:311.2pt;margin-top:253.85pt;width:32.25pt;height:22.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" filled="f" stroked="f" strokeweight=".5pt">
                <v:textbox>
                  <w:txbxContent>
                    <w:p w:rsidR="0076245A" w:rsidRDefault="0076245A" w:rsidP="002C5CF7">
                      <w:r>
                        <w:t>22</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7088" behindDoc="0" locked="0" layoutInCell="1" allowOverlap="1" wp14:anchorId="49201145" wp14:editId="6E436698">
                <wp:simplePos x="0" y="0"/>
                <wp:positionH relativeFrom="column">
                  <wp:posOffset>3733165</wp:posOffset>
                </wp:positionH>
                <wp:positionV relativeFrom="paragraph">
                  <wp:posOffset>2976245</wp:posOffset>
                </wp:positionV>
                <wp:extent cx="409575" cy="280670"/>
                <wp:effectExtent l="0" t="0" r="0" b="5080"/>
                <wp:wrapNone/>
                <wp:docPr id="652" name="Text Box 65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2C5CF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2" o:spid="_x0000_s1081" type="#_x0000_t202" style="position:absolute;left:0;text-align:left;margin-left:293.95pt;margin-top:234.35pt;width:32.25pt;height:2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" filled="f" stroked="f" strokeweight=".5pt">
                <v:textbox>
                  <w:txbxContent>
                    <w:p w:rsidR="0076245A" w:rsidRDefault="0076245A" w:rsidP="002C5CF7">
                      <w:r>
                        <w:t>20</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5280" behindDoc="0" locked="0" layoutInCell="1" allowOverlap="1" wp14:anchorId="2AC3CFF4" wp14:editId="350D8B7F">
                <wp:simplePos x="0" y="0"/>
                <wp:positionH relativeFrom="column">
                  <wp:posOffset>2761615</wp:posOffset>
                </wp:positionH>
                <wp:positionV relativeFrom="paragraph">
                  <wp:posOffset>1875790</wp:posOffset>
                </wp:positionV>
                <wp:extent cx="409575" cy="280670"/>
                <wp:effectExtent l="0" t="0" r="0" b="5080"/>
                <wp:wrapNone/>
                <wp:docPr id="656" name="Text Box 65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2C5CF7">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6" o:spid="_x0000_s1082" type="#_x0000_t202" style="position:absolute;left:0;text-align:left;margin-left:217.45pt;margin-top:147.7pt;width:32.25pt;height:22.1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" filled="f" stroked="f" strokeweight=".5pt">
                <v:textbox>
                  <w:txbxContent>
                    <w:p w:rsidR="0076245A" w:rsidRDefault="0076245A" w:rsidP="002C5CF7">
                      <w:r>
                        <w:t>24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43232" behindDoc="0" locked="0" layoutInCell="1" allowOverlap="1" wp14:anchorId="63AD6864" wp14:editId="0E8ABBB1">
                <wp:simplePos x="0" y="0"/>
                <wp:positionH relativeFrom="column">
                  <wp:posOffset>3342640</wp:posOffset>
                </wp:positionH>
                <wp:positionV relativeFrom="paragraph">
                  <wp:posOffset>3218815</wp:posOffset>
                </wp:positionV>
                <wp:extent cx="409575" cy="280670"/>
                <wp:effectExtent l="0" t="0" r="0" b="5080"/>
                <wp:wrapNone/>
                <wp:docPr id="655" name="Text Box 65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2C5CF7">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5" o:spid="_x0000_s1083" type="#_x0000_t202" style="position:absolute;left:0;text-align:left;margin-left:263.2pt;margin-top:253.45pt;width:32.25pt;height:22.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" filled="f" stroked="f" strokeweight=".5pt">
                <v:textbox>
                  <w:txbxContent>
                    <w:p w:rsidR="0076245A" w:rsidRDefault="0076245A" w:rsidP="002C5CF7">
                      <w:r>
                        <w:t>23</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9136" behindDoc="0" locked="0" layoutInCell="1" allowOverlap="1" wp14:anchorId="7B4F3656" wp14:editId="28E4748F">
                <wp:simplePos x="0" y="0"/>
                <wp:positionH relativeFrom="column">
                  <wp:posOffset>3171190</wp:posOffset>
                </wp:positionH>
                <wp:positionV relativeFrom="paragraph">
                  <wp:posOffset>1694815</wp:posOffset>
                </wp:positionV>
                <wp:extent cx="409575" cy="280670"/>
                <wp:effectExtent l="0" t="0" r="0" b="5080"/>
                <wp:wrapNone/>
                <wp:docPr id="653" name="Text Box 65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2C5CF7">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3" o:spid="_x0000_s1084" type="#_x0000_t202" style="position:absolute;left:0;text-align:left;margin-left:249.7pt;margin-top:133.45pt;width:32.25pt;height:22.1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" filled="f" stroked="f" strokeweight=".5pt">
                <v:textbox>
                  <w:txbxContent>
                    <w:p w:rsidR="0076245A" w:rsidRDefault="0076245A" w:rsidP="002C5CF7">
                      <w:r>
                        <w:t>21</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5040" behindDoc="0" locked="0" layoutInCell="1" allowOverlap="1" wp14:anchorId="5F585A67" wp14:editId="5B91140F">
                <wp:simplePos x="0" y="0"/>
                <wp:positionH relativeFrom="column">
                  <wp:posOffset>4352290</wp:posOffset>
                </wp:positionH>
                <wp:positionV relativeFrom="paragraph">
                  <wp:posOffset>3094990</wp:posOffset>
                </wp:positionV>
                <wp:extent cx="409575" cy="280670"/>
                <wp:effectExtent l="0" t="0" r="0" b="5080"/>
                <wp:wrapNone/>
                <wp:docPr id="651" name="Text Box 65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2C5CF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1" o:spid="_x0000_s1085" type="#_x0000_t202" style="position:absolute;left:0;text-align:left;margin-left:342.7pt;margin-top:243.7pt;width:32.25pt;height:2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" filled="f" stroked="f" strokeweight=".5pt">
                <v:textbox>
                  <w:txbxContent>
                    <w:p w:rsidR="0076245A" w:rsidRDefault="0076245A" w:rsidP="002C5CF7">
                      <w:r>
                        <w:t>19</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2992" behindDoc="0" locked="0" layoutInCell="1" allowOverlap="1" wp14:anchorId="67BB59D7" wp14:editId="19727782">
                <wp:simplePos x="0" y="0"/>
                <wp:positionH relativeFrom="column">
                  <wp:posOffset>3752215</wp:posOffset>
                </wp:positionH>
                <wp:positionV relativeFrom="paragraph">
                  <wp:posOffset>1700530</wp:posOffset>
                </wp:positionV>
                <wp:extent cx="409575" cy="280670"/>
                <wp:effectExtent l="0" t="0" r="0" b="5080"/>
                <wp:wrapNone/>
                <wp:docPr id="645" name="Text Box 64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205B34">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5" o:spid="_x0000_s1086" type="#_x0000_t202" style="position:absolute;left:0;text-align:left;margin-left:295.45pt;margin-top:133.9pt;width:32.25pt;height:22.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" filled="f" stroked="f" strokeweight=".5pt">
                <v:textbox>
                  <w:txbxContent>
                    <w:p w:rsidR="0076245A" w:rsidRDefault="0076245A" w:rsidP="00205B34">
                      <w:r>
                        <w:t>18</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30944" behindDoc="0" locked="0" layoutInCell="1" allowOverlap="1" wp14:anchorId="575F6701" wp14:editId="01FF74B9">
                <wp:simplePos x="0" y="0"/>
                <wp:positionH relativeFrom="column">
                  <wp:posOffset>3418840</wp:posOffset>
                </wp:positionH>
                <wp:positionV relativeFrom="paragraph">
                  <wp:posOffset>1976755</wp:posOffset>
                </wp:positionV>
                <wp:extent cx="409575" cy="280670"/>
                <wp:effectExtent l="0" t="0" r="0" b="5080"/>
                <wp:wrapNone/>
                <wp:docPr id="644" name="Text Box 64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205B34">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4" o:spid="_x0000_s1087" type="#_x0000_t202" style="position:absolute;left:0;text-align:left;margin-left:269.2pt;margin-top:155.65pt;width:32.25pt;height:22.1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" filled="f" stroked="f" strokeweight=".5pt">
                <v:textbox>
                  <w:txbxContent>
                    <w:p w:rsidR="0076245A" w:rsidRDefault="0076245A" w:rsidP="00205B34">
                      <w:r>
                        <w:t>17</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8896" behindDoc="0" locked="0" layoutInCell="1" allowOverlap="1" wp14:anchorId="402D8B23" wp14:editId="2E3FA4D2">
                <wp:simplePos x="0" y="0"/>
                <wp:positionH relativeFrom="column">
                  <wp:posOffset>4037965</wp:posOffset>
                </wp:positionH>
                <wp:positionV relativeFrom="paragraph">
                  <wp:posOffset>1238250</wp:posOffset>
                </wp:positionV>
                <wp:extent cx="409575" cy="280670"/>
                <wp:effectExtent l="0" t="0" r="0" b="5080"/>
                <wp:wrapNone/>
                <wp:docPr id="643" name="Text Box 6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E4754C">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3" o:spid="_x0000_s1088" type="#_x0000_t202" style="position:absolute;left:0;text-align:left;margin-left:317.95pt;margin-top:97.5pt;width:32.25pt;height:22.1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" filled="f" stroked="f" strokeweight=".5pt">
                <v:textbox>
                  <w:txbxContent>
                    <w:p w:rsidR="0076245A" w:rsidRDefault="0076245A" w:rsidP="00E4754C">
                      <w:r>
                        <w:t>16</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6848" behindDoc="0" locked="0" layoutInCell="1" allowOverlap="1" wp14:anchorId="5AA2D45E" wp14:editId="33BA1050">
                <wp:simplePos x="0" y="0"/>
                <wp:positionH relativeFrom="column">
                  <wp:posOffset>4647565</wp:posOffset>
                </wp:positionH>
                <wp:positionV relativeFrom="paragraph">
                  <wp:posOffset>2529205</wp:posOffset>
                </wp:positionV>
                <wp:extent cx="409575" cy="280670"/>
                <wp:effectExtent l="0" t="0" r="0" b="5080"/>
                <wp:wrapNone/>
                <wp:docPr id="642" name="Text Box 64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E4754C">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2" o:spid="_x0000_s1089" type="#_x0000_t202" style="position:absolute;left:0;text-align:left;margin-left:365.95pt;margin-top:199.15pt;width:32.25pt;height:22.1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" filled="f" stroked="f" strokeweight=".5pt">
                <v:textbox>
                  <w:txbxContent>
                    <w:p w:rsidR="0076245A" w:rsidRDefault="0076245A" w:rsidP="00E4754C">
                      <w:r>
                        <w:t>15</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4800" behindDoc="0" locked="0" layoutInCell="1" allowOverlap="1" wp14:anchorId="041091B3" wp14:editId="0AB24231">
                <wp:simplePos x="0" y="0"/>
                <wp:positionH relativeFrom="column">
                  <wp:posOffset>5285740</wp:posOffset>
                </wp:positionH>
                <wp:positionV relativeFrom="paragraph">
                  <wp:posOffset>2661920</wp:posOffset>
                </wp:positionV>
                <wp:extent cx="409575" cy="280670"/>
                <wp:effectExtent l="0" t="0" r="0" b="5080"/>
                <wp:wrapNone/>
                <wp:docPr id="641" name="Text Box 64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4C4C5E">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41" o:spid="_x0000_s1090" type="#_x0000_t202" style="position:absolute;left:0;text-align:left;margin-left:416.2pt;margin-top:209.6pt;width:32.25pt;height:22.1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" filled="f" stroked="f" strokeweight=".5pt">
                <v:textbox>
                  <w:txbxContent>
                    <w:p w:rsidR="0076245A" w:rsidRDefault="0076245A" w:rsidP="004C4C5E">
                      <w:r>
                        <w:t>14</w:t>
                      </w:r>
                    </w:p>
                  </w:txbxContent>
                </v:textbox>
              </v:shape>
            </w:pict>
          </mc:Fallback>
        </mc:AlternateContent>
      </w:r>
      <w:r w:rsidR="00F51883">
        <w:rPr>
          <w:rFonts w:ascii="Times New Roman" w:hAnsi="Times New Roman" w:cs="Times New Roman"/>
          <w:b/>
          <w:noProof/>
          <w:sz w:val="24"/>
          <w:szCs w:val="24"/>
          <w:lang w:eastAsia="en-CA"/>
        </w:rPr>
        <mc:AlternateContent>
          <mc:Choice Requires="wps">
            <w:drawing>
              <wp:anchor distT="0" distB="0" distL="114300" distR="114300" simplePos="0" relativeHeight="251722752" behindDoc="0" locked="0" layoutInCell="1" allowOverlap="1" wp14:anchorId="73A2142F" wp14:editId="2BED4CBB">
                <wp:simplePos x="0" y="0"/>
                <wp:positionH relativeFrom="column">
                  <wp:posOffset>4647565</wp:posOffset>
                </wp:positionH>
                <wp:positionV relativeFrom="paragraph">
                  <wp:posOffset>1262380</wp:posOffset>
                </wp:positionV>
                <wp:extent cx="409575" cy="280670"/>
                <wp:effectExtent l="0" t="0" r="0" b="5080"/>
                <wp:wrapNone/>
                <wp:docPr id="43" name="Text Box 4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FE0C9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91" type="#_x0000_t202" style="position:absolute;left:0;text-align:left;margin-left:365.95pt;margin-top:99.4pt;width:32.25pt;height:22.1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" filled="f" stroked="f" strokeweight=".5pt">
                <v:textbox>
                  <w:txbxContent>
                    <w:p w:rsidR="0076245A" w:rsidRDefault="0076245A" w:rsidP="00FE0C90">
                      <w:r>
                        <w:t>13</w:t>
                      </w:r>
                    </w:p>
                  </w:txbxContent>
                </v:textbox>
              </v:shape>
            </w:pict>
          </mc:Fallback>
        </mc:AlternateContent>
      </w:r>
      <w:r w:rsidR="00F25F80">
        <w:rPr>
          <w:rFonts w:ascii="Times New Roman" w:hAnsi="Times New Roman" w:cs="Times New Roman"/>
          <w:b/>
          <w:noProof/>
          <w:sz w:val="24"/>
          <w:szCs w:val="24"/>
          <w:lang w:eastAsia="en-CA"/>
        </w:rPr>
        <mc:AlternateContent>
          <mc:Choice Requires="wpg">
            <w:drawing>
              <wp:anchor distT="0" distB="0" distL="114300" distR="114300" simplePos="0" relativeHeight="251751424" behindDoc="0" locked="0" layoutInCell="1" allowOverlap="1" wp14:anchorId="49A56CF0" wp14:editId="6A510635">
                <wp:simplePos x="0" y="0"/>
                <wp:positionH relativeFrom="column">
                  <wp:posOffset>219075</wp:posOffset>
                </wp:positionH>
                <wp:positionV relativeFrom="paragraph">
                  <wp:posOffset>2228215</wp:posOffset>
                </wp:positionV>
                <wp:extent cx="1438275" cy="742950"/>
                <wp:effectExtent l="38100" t="38100" r="66675" b="57150"/>
                <wp:wrapNone/>
                <wp:docPr id="664" name="Group 664"/>
                <wp:cNvGraphicFramePr/>
                <a:graphic xmlns:a="http://schemas.openxmlformats.org/drawingml/2006/main">
                  <a:graphicData uri="http://schemas.microsoft.com/office/word/2010/wordprocessingGroup">
                    <wpg:wgp>
                      <wpg:cNvGrpSpPr/>
                      <wpg:grpSpPr>
                        <a:xfrm>
                          <a:off x="0" y="0"/>
                          <a:ext cx="1438275" cy="742950"/>
                          <a:chOff x="47625" y="-85725"/>
                          <a:chExt cx="1438275" cy="742951"/>
                        </a:xfrm>
                      </wpg:grpSpPr>
                      <wps:wsp>
                        <wps:cNvPr id="665" name="Straight Arrow Connector 665"/>
                        <wps:cNvCnPr/>
                        <wps:spPr>
                          <a:xfrm flipV="1">
                            <a:off x="47625" y="-85725"/>
                            <a:ext cx="1438275" cy="7429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66" name="Text Box 666"/>
                        <wps:cNvSpPr txBox="1"/>
                        <wps:spPr>
                          <a:xfrm>
                            <a:off x="228600" y="-19050"/>
                            <a:ext cx="1066800" cy="352425"/>
                          </a:xfrm>
                          <a:prstGeom prst="rect">
                            <a:avLst/>
                          </a:prstGeom>
                          <a:noFill/>
                          <a:ln w="6350">
                            <a:noFill/>
                          </a:ln>
                          <a:effectLst/>
                        </wps:spPr>
                        <wps:txbx>
                          <w:txbxContent>
                            <w:p w:rsidR="0076245A" w:rsidRDefault="0076245A" w:rsidP="0059687E">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4" o:spid="_x0000_s1092" style="position:absolute;left:0;text-align:left;margin-left:17.25pt;margin-top:175.45pt;width:113.25pt;height:58.5pt;z-index:251751424;mso-width-relative:margin;mso-height-relative:margin" coordorigin="476,-857" coordsize="14382,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">
                <v:shape id="Straight Arrow Connector 665" o:spid="_x0000_s1093" type="#_x0000_t32" style="position:absolute;left:476;top:-857;width:14383;height:74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0GMQAAADcAAAADwAAAGRycy9kb3ducmV2LnhtbESPQWvCQBSE7wX/w/KEXkrdRDGU6Coi&#10;Sr2J0UOPr9lnNph9G7KrSf99t1DwOMzMN8xyPdhGPKjztWMF6SQBQVw6XXOl4HLev3+A8AFZY+OY&#10;FPyQh/Vq9LLEXLueT/QoQiUihH2OCkwIbS6lLw1Z9BPXEkfv6jqLIcqukrrDPsJtI6dJkkmLNccF&#10;gy1tDZW34m4VnL5nxqWXFPtht93vvj6P8q09KvU6HjYLEIGG8Az/tw9aQZbN4e9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g/QYxAAAANwAAAAPAAAAAAAAAAAA&#10;AAAAAKECAABkcnMvZG93bnJldi54bWxQSwUGAAAAAAQABAD5AAAAkgMAAAAA&#10;" strokecolor="#4a7ebb">
                  <v:stroke startarrow="open" endarrow="open"/>
                </v:shape>
                <v:shape id="Text Box 666" o:spid="_x0000_s1094" type="#_x0000_t202" style="position:absolute;left:2286;top:-190;width:10668;height:35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QfKcUA&#10;AADcAAAADwAAAGRycy9kb3ducmV2LnhtbESPT4vCMBTE74LfITxhb5oqWKQaRQqiyHrwz8Xbs3m2&#10;xealNlG7++nNwoLHYWZ+w8wWranEkxpXWlYwHEQgiDOrS84VnI6r/gSE88gaK8uk4IccLObdzgwT&#10;bV+8p+fB5yJA2CWooPC+TqR0WUEG3cDWxMG72sagD7LJpW7wFeCmkqMoiqXBksNCgTWlBWW3w8Mo&#10;2KarHe4vIzP5rdL193VZ30/nsVJfvXY5BeGp9Z/wf3ujFcRxDH9nwhG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B8pxQAAANwAAAAPAAAAAAAAAAAAAAAAAJgCAABkcnMv&#10;ZG93bnJldi54bWxQSwUGAAAAAAQABAD1AAAAigMAAAAA&#10;" filled="f" stroked="f" strokeweight=".5pt">
                  <v:textbox>
                    <w:txbxContent>
                      <w:p w:rsidR="0076245A" w:rsidRDefault="0076245A" w:rsidP="0059687E">
                        <w:r>
                          <w:t>17/24 OD</w:t>
                        </w:r>
                      </w:p>
                    </w:txbxContent>
                  </v:textbox>
                </v:shape>
              </v:group>
            </w:pict>
          </mc:Fallback>
        </mc:AlternateContent>
      </w:r>
      <w:r w:rsidR="00F25F80">
        <w:rPr>
          <w:rFonts w:ascii="Times New Roman" w:hAnsi="Times New Roman" w:cs="Times New Roman"/>
          <w:b/>
          <w:noProof/>
          <w:sz w:val="24"/>
          <w:szCs w:val="24"/>
          <w:lang w:eastAsia="en-CA"/>
        </w:rPr>
        <mc:AlternateContent>
          <mc:Choice Requires="wps">
            <w:drawing>
              <wp:anchor distT="0" distB="0" distL="114300" distR="114300" simplePos="0" relativeHeight="251747328" behindDoc="0" locked="0" layoutInCell="1" allowOverlap="1" wp14:anchorId="416802FC" wp14:editId="4E474E52">
                <wp:simplePos x="0" y="0"/>
                <wp:positionH relativeFrom="column">
                  <wp:posOffset>66675</wp:posOffset>
                </wp:positionH>
                <wp:positionV relativeFrom="paragraph">
                  <wp:posOffset>4994910</wp:posOffset>
                </wp:positionV>
                <wp:extent cx="1266825" cy="361950"/>
                <wp:effectExtent l="0" t="0" r="0" b="0"/>
                <wp:wrapNone/>
                <wp:docPr id="657" name="Text Box 657"/>
                <wp:cNvGraphicFramePr/>
                <a:graphic xmlns:a="http://schemas.openxmlformats.org/drawingml/2006/main">
                  <a:graphicData uri="http://schemas.microsoft.com/office/word/2010/wordprocessingShape">
                    <wps:wsp>
                      <wps:cNvSpPr txBox="1"/>
                      <wps:spPr>
                        <a:xfrm>
                          <a:off x="0" y="0"/>
                          <a:ext cx="1266825" cy="361950"/>
                        </a:xfrm>
                        <a:prstGeom prst="rect">
                          <a:avLst/>
                        </a:prstGeom>
                        <a:noFill/>
                        <a:ln w="6350">
                          <a:noFill/>
                        </a:ln>
                        <a:effectLst/>
                      </wps:spPr>
                      <wps:txbx>
                        <w:txbxContent>
                          <w:p w:rsidR="0076245A" w:rsidRDefault="0076245A" w:rsidP="002C5CF7">
                            <w:r>
                              <w:t>Girth Weld 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7" o:spid="_x0000_s1095" type="#_x0000_t202" style="position:absolute;left:0;text-align:left;margin-left:5.25pt;margin-top:393.3pt;width:99.75pt;height:28.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" filled="f" stroked="f" strokeweight=".5pt">
                <v:textbox>
                  <w:txbxContent>
                    <w:p w:rsidR="0076245A" w:rsidRDefault="0076245A" w:rsidP="002C5CF7">
                      <w:r>
                        <w:t>Girth Weld Side</w:t>
                      </w:r>
                    </w:p>
                  </w:txbxContent>
                </v:textbox>
              </v:shape>
            </w:pict>
          </mc:Fallback>
        </mc:AlternateContent>
      </w:r>
      <w:r w:rsidR="00F25F80">
        <w:rPr>
          <w:noProof/>
          <w:lang w:eastAsia="en-CA"/>
        </w:rPr>
        <mc:AlternateContent>
          <mc:Choice Requires="wps">
            <w:drawing>
              <wp:anchor distT="0" distB="0" distL="114300" distR="114300" simplePos="0" relativeHeight="251755520" behindDoc="0" locked="0" layoutInCell="1" allowOverlap="1" wp14:anchorId="3DC0DB94" wp14:editId="2AB49C3A">
                <wp:simplePos x="0" y="0"/>
                <wp:positionH relativeFrom="column">
                  <wp:posOffset>3076575</wp:posOffset>
                </wp:positionH>
                <wp:positionV relativeFrom="paragraph">
                  <wp:posOffset>4505325</wp:posOffset>
                </wp:positionV>
                <wp:extent cx="1066800" cy="352425"/>
                <wp:effectExtent l="0" t="0" r="0" b="0"/>
                <wp:wrapNone/>
                <wp:docPr id="668" name="Text Box 66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76245A" w:rsidRDefault="0076245A" w:rsidP="00B96994">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68" o:spid="_x0000_s1096" type="#_x0000_t202" style="position:absolute;left:0;text-align:left;margin-left:242.25pt;margin-top:354.75pt;width:84pt;height:27.7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" filled="f" stroked="f" strokeweight=".5pt">
                <v:textbox>
                  <w:txbxContent>
                    <w:p w:rsidR="0076245A" w:rsidRDefault="0076245A" w:rsidP="00B96994">
                      <w:r>
                        <w:t>1.5 OD</w:t>
                      </w:r>
                    </w:p>
                  </w:txbxContent>
                </v:textbox>
              </v:shape>
            </w:pict>
          </mc:Fallback>
        </mc:AlternateContent>
      </w:r>
      <w:r w:rsidR="00F25F80">
        <w:rPr>
          <w:noProof/>
          <w:lang w:eastAsia="en-CA"/>
        </w:rPr>
        <mc:AlternateContent>
          <mc:Choice Requires="wps">
            <w:drawing>
              <wp:anchor distT="0" distB="0" distL="114300" distR="114300" simplePos="0" relativeHeight="251753472" behindDoc="0" locked="0" layoutInCell="1" allowOverlap="1" wp14:anchorId="6DDA2047" wp14:editId="6415415F">
                <wp:simplePos x="0" y="0"/>
                <wp:positionH relativeFrom="column">
                  <wp:posOffset>1582420</wp:posOffset>
                </wp:positionH>
                <wp:positionV relativeFrom="paragraph">
                  <wp:posOffset>3662045</wp:posOffset>
                </wp:positionV>
                <wp:extent cx="3219450" cy="1637665"/>
                <wp:effectExtent l="38100" t="38100" r="57150" b="57785"/>
                <wp:wrapNone/>
                <wp:docPr id="667" name="Straight Arrow Connector 667"/>
                <wp:cNvGraphicFramePr/>
                <a:graphic xmlns:a="http://schemas.openxmlformats.org/drawingml/2006/main">
                  <a:graphicData uri="http://schemas.microsoft.com/office/word/2010/wordprocessingShape">
                    <wps:wsp>
                      <wps:cNvCnPr/>
                      <wps:spPr>
                        <a:xfrm flipV="1">
                          <a:off x="0" y="0"/>
                          <a:ext cx="3219450" cy="163766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67" o:spid="_x0000_s1026" type="#_x0000_t32" style="position:absolute;margin-left:124.6pt;margin-top:288.35pt;width:253.5pt;height:128.95pt;flip:y;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63712" behindDoc="0" locked="0" layoutInCell="1" allowOverlap="1" wp14:anchorId="795A9418" wp14:editId="22F05774">
                <wp:simplePos x="0" y="0"/>
                <wp:positionH relativeFrom="column">
                  <wp:posOffset>1971675</wp:posOffset>
                </wp:positionH>
                <wp:positionV relativeFrom="paragraph">
                  <wp:posOffset>1028700</wp:posOffset>
                </wp:positionV>
                <wp:extent cx="1152525" cy="2057400"/>
                <wp:effectExtent l="0" t="0" r="0" b="38100"/>
                <wp:wrapNone/>
                <wp:docPr id="701" name="Group 701"/>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676" name="Straight Arrow Connector 676"/>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677" name="Text Box 677"/>
                        <wps:cNvSpPr txBox="1"/>
                        <wps:spPr>
                          <a:xfrm>
                            <a:off x="85725" y="0"/>
                            <a:ext cx="1066800" cy="352425"/>
                          </a:xfrm>
                          <a:prstGeom prst="rect">
                            <a:avLst/>
                          </a:prstGeom>
                          <a:noFill/>
                          <a:ln w="6350">
                            <a:noFill/>
                          </a:ln>
                          <a:effectLst/>
                        </wps:spPr>
                        <wps:txbx>
                          <w:txbxContent>
                            <w:p w:rsidR="0076245A" w:rsidRDefault="0076245A" w:rsidP="004A3A8D">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1" o:spid="_x0000_s1097" style="position:absolute;left:0;text-align:left;margin-left:155.25pt;margin-top:81pt;width:90.75pt;height:162pt;z-index:251763712"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">
                <v:shape id="Straight Arrow Connector 676" o:spid="_x0000_s1098"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otxsMAAADcAAAADwAAAGRycy9kb3ducmV2LnhtbESP0YrCMBRE3xf8h3AF39ZUH7pLNYoI&#10;4i7oQqsfcGmubbG5KUms9e/NguDjMDNnmOV6MK3oyfnGsoLZNAFBXFrdcKXgfNp9foPwAVlja5kU&#10;PMjDejX6WGKm7Z1z6otQiQhhn6GCOoQuk9KXNRn0U9sRR+9incEQpaukdniPcNPKeZKk0mDDcaHG&#10;jrY1ldfiZhSUB//njsf973aWz/M9n4r21jdKTcbDZgEi0BDe4Vf7RytIv1L4PxOPgFw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KLcbDAAAA3AAAAA8AAAAAAAAAAAAA&#10;AAAAoQIAAGRycy9kb3ducmV2LnhtbFBLBQYAAAAABAAEAPkAAACRAwAAAAA=&#10;" strokecolor="#4a7ebb">
                  <v:stroke endarrow="open"/>
                </v:shape>
                <v:shape id="Text Box 677" o:spid="_x0000_s1099"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Esb8cA&#10;AADcAAAADwAAAGRycy9kb3ducmV2LnhtbESPQWvCQBSE70L/w/IKvelGoTGkriIBaRF7SOqlt9fs&#10;Mwlm36bZrYn++m6h4HGYmW+Y1WY0rbhQ7xrLCuazCARxaXXDlYLjx26agHAeWWNrmRRcycFm/TBZ&#10;YartwDldCl+JAGGXooLa+y6V0pU1GXQz2xEH72R7gz7IvpK6xyHATSsXURRLgw2HhRo7ymoqz8WP&#10;UbDPdu+Yfy1Mcmuz18Np230fP5+Venocty8gPI3+Hv5vv2kF8XIJf2fCEZ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RLG/HAAAA3AAAAA8AAAAAAAAAAAAAAAAAmAIAAGRy&#10;cy9kb3ducmV2LnhtbFBLBQYAAAAABAAEAPUAAACMAwAAAAA=&#10;" filled="f" stroked="f" strokeweight=".5pt">
                  <v:textbox>
                    <w:txbxContent>
                      <w:p w:rsidR="0076245A" w:rsidRDefault="0076245A" w:rsidP="004A3A8D">
                        <w:r>
                          <w:t>Speckled Area</w:t>
                        </w:r>
                      </w:p>
                    </w:txbxContent>
                  </v:textbox>
                </v:shape>
              </v:group>
            </w:pict>
          </mc:Fallback>
        </mc:AlternateContent>
      </w:r>
      <w:r w:rsidR="00F25F80">
        <w:rPr>
          <w:noProof/>
          <w:lang w:eastAsia="en-CA"/>
        </w:rPr>
        <w:drawing>
          <wp:inline distT="0" distB="0" distL="0" distR="0">
            <wp:extent cx="7467600" cy="5753765"/>
            <wp:effectExtent l="0" t="0" r="0" b="0"/>
            <wp:docPr id="716" name="Picture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Side.JPG"/>
                    <pic:cNvPicPr/>
                  </pic:nvPicPr>
                  <pic:blipFill>
                    <a:blip r:embed="rId29">
                      <a:extLst>
                        <a:ext uri="{28A0092B-C50C-407E-A947-70E740481C1C}">
                          <a14:useLocalDpi xmlns:a14="http://schemas.microsoft.com/office/drawing/2010/main" val="0"/>
                        </a:ext>
                      </a:extLst>
                    </a:blip>
                    <a:stretch>
                      <a:fillRect/>
                    </a:stretch>
                  </pic:blipFill>
                  <pic:spPr>
                    <a:xfrm>
                      <a:off x="0" y="0"/>
                      <a:ext cx="7467600" cy="5753765"/>
                    </a:xfrm>
                    <a:prstGeom prst="rect">
                      <a:avLst/>
                    </a:prstGeom>
                  </pic:spPr>
                </pic:pic>
              </a:graphicData>
            </a:graphic>
          </wp:inline>
        </w:drawing>
      </w:r>
    </w:p>
    <w:p w:rsidR="004141B9" w:rsidRPr="00242738" w:rsidRDefault="00242738" w:rsidP="00242738">
      <w:pPr>
        <w:pStyle w:val="Caption"/>
        <w:jc w:val="center"/>
        <w:rPr>
          <w:rFonts w:ascii="Times New Roman" w:hAnsi="Times New Roman" w:cs="Times New Roman"/>
          <w:b w:val="0"/>
          <w:color w:val="auto"/>
          <w:sz w:val="24"/>
          <w:szCs w:val="24"/>
        </w:rPr>
      </w:pPr>
      <w:bookmarkStart w:id="310" w:name="_Ref392353808"/>
      <w:r w:rsidRPr="00242738">
        <w:rPr>
          <w:rFonts w:ascii="Times New Roman" w:hAnsi="Times New Roman" w:cs="Times New Roman"/>
          <w:color w:val="auto"/>
          <w:sz w:val="24"/>
          <w:szCs w:val="24"/>
        </w:rPr>
        <w:t xml:space="preserve">Figure </w:t>
      </w:r>
      <w:r w:rsidRPr="00242738">
        <w:rPr>
          <w:rFonts w:ascii="Times New Roman" w:hAnsi="Times New Roman" w:cs="Times New Roman"/>
          <w:color w:val="auto"/>
          <w:sz w:val="24"/>
          <w:szCs w:val="24"/>
        </w:rPr>
        <w:fldChar w:fldCharType="begin"/>
      </w:r>
      <w:r w:rsidRPr="00242738">
        <w:rPr>
          <w:rFonts w:ascii="Times New Roman" w:hAnsi="Times New Roman" w:cs="Times New Roman"/>
          <w:color w:val="auto"/>
          <w:sz w:val="24"/>
          <w:szCs w:val="24"/>
        </w:rPr>
        <w:instrText xml:space="preserve"> SEQ Figure \* ARABIC </w:instrText>
      </w:r>
      <w:r w:rsidRPr="00242738">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21</w:t>
      </w:r>
      <w:r w:rsidRPr="00242738">
        <w:rPr>
          <w:rFonts w:ascii="Times New Roman" w:hAnsi="Times New Roman" w:cs="Times New Roman"/>
          <w:color w:val="auto"/>
          <w:sz w:val="24"/>
          <w:szCs w:val="24"/>
        </w:rPr>
        <w:fldChar w:fldCharType="end"/>
      </w:r>
      <w:bookmarkEnd w:id="310"/>
      <w:r w:rsidR="00AB2C88">
        <w:rPr>
          <w:rFonts w:ascii="Times New Roman" w:hAnsi="Times New Roman" w:cs="Times New Roman"/>
          <w:color w:val="auto"/>
          <w:sz w:val="24"/>
          <w:szCs w:val="24"/>
        </w:rPr>
        <w:t>: Top</w:t>
      </w:r>
      <w:r w:rsidRPr="00242738">
        <w:rPr>
          <w:rFonts w:ascii="Times New Roman" w:hAnsi="Times New Roman" w:cs="Times New Roman"/>
          <w:color w:val="auto"/>
          <w:sz w:val="24"/>
          <w:szCs w:val="24"/>
        </w:rPr>
        <w:t xml:space="preserve"> side of the pipe in the </w:t>
      </w:r>
      <w:r w:rsidR="008C66BE">
        <w:rPr>
          <w:rFonts w:ascii="Times New Roman" w:hAnsi="Times New Roman" w:cs="Times New Roman"/>
          <w:color w:val="auto"/>
          <w:sz w:val="24"/>
          <w:szCs w:val="24"/>
        </w:rPr>
        <w:t xml:space="preserve">first </w:t>
      </w:r>
      <w:r w:rsidRPr="00242738">
        <w:rPr>
          <w:rFonts w:ascii="Times New Roman" w:hAnsi="Times New Roman" w:cs="Times New Roman"/>
          <w:color w:val="auto"/>
          <w:sz w:val="24"/>
          <w:szCs w:val="24"/>
        </w:rPr>
        <w:t>test</w:t>
      </w: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4141B9" w:rsidRDefault="004141B9" w:rsidP="000325B9">
      <w:pPr>
        <w:spacing w:after="0" w:line="240" w:lineRule="auto"/>
        <w:jc w:val="both"/>
        <w:rPr>
          <w:rFonts w:ascii="Times New Roman" w:hAnsi="Times New Roman" w:cs="Times New Roman"/>
          <w:b/>
          <w:sz w:val="24"/>
          <w:szCs w:val="24"/>
        </w:rPr>
      </w:pPr>
    </w:p>
    <w:p w:rsidR="0054039C" w:rsidRPr="00A40C41" w:rsidRDefault="0054039C" w:rsidP="0054039C">
      <w:pPr>
        <w:pStyle w:val="Caption"/>
        <w:keepNext/>
        <w:jc w:val="center"/>
        <w:rPr>
          <w:rFonts w:ascii="Times New Roman" w:hAnsi="Times New Roman" w:cs="Times New Roman"/>
          <w:color w:val="auto"/>
          <w:sz w:val="24"/>
          <w:szCs w:val="24"/>
        </w:rPr>
      </w:pPr>
      <w:bookmarkStart w:id="311" w:name="_Ref392354706"/>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8</w:t>
      </w:r>
      <w:r w:rsidRPr="00A40C41">
        <w:rPr>
          <w:rFonts w:ascii="Times New Roman" w:hAnsi="Times New Roman" w:cs="Times New Roman"/>
          <w:color w:val="auto"/>
          <w:sz w:val="24"/>
          <w:szCs w:val="24"/>
        </w:rPr>
        <w:fldChar w:fldCharType="end"/>
      </w:r>
      <w:bookmarkEnd w:id="311"/>
      <w:r w:rsidRPr="00A40C41">
        <w:rPr>
          <w:rFonts w:ascii="Times New Roman" w:hAnsi="Times New Roman" w:cs="Times New Roman"/>
          <w:color w:val="auto"/>
          <w:sz w:val="24"/>
          <w:szCs w:val="24"/>
        </w:rPr>
        <w:t>: Cross correlation of strain gauge measurements from Test 1</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91"/>
      </w:tblGrid>
      <w:tr w:rsidR="007B342E" w:rsidTr="003C32B7">
        <w:trPr>
          <w:trHeight w:val="741"/>
          <w:jc w:val="center"/>
        </w:trPr>
        <w:tc>
          <w:tcPr>
            <w:tcW w:w="1741" w:type="dxa"/>
            <w:tcBorders>
              <w:tl2br w:val="single" w:sz="4" w:space="0" w:color="auto"/>
            </w:tcBorders>
          </w:tcPr>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7B342E" w:rsidRDefault="007B342E" w:rsidP="003C32B7">
            <w:pPr>
              <w:rPr>
                <w:rFonts w:ascii="Times New Roman" w:hAnsi="Times New Roman" w:cs="Times New Roman"/>
                <w:sz w:val="24"/>
                <w:szCs w:val="24"/>
              </w:rPr>
            </w:pPr>
          </w:p>
          <w:p w:rsidR="007B342E" w:rsidRDefault="007B342E"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69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92"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87"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6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50"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19</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20</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636"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23</w:t>
            </w:r>
          </w:p>
        </w:tc>
        <w:tc>
          <w:tcPr>
            <w:tcW w:w="69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7B342E" w:rsidRPr="00E44721" w:rsidRDefault="007B342E" w:rsidP="003C32B7">
            <w:pPr>
              <w:jc w:val="center"/>
              <w:rPr>
                <w:rFonts w:ascii="Times New Roman" w:hAnsi="Times New Roman" w:cs="Times New Roman"/>
                <w:b/>
                <w:sz w:val="24"/>
                <w:szCs w:val="24"/>
              </w:rPr>
            </w:pPr>
          </w:p>
        </w:tc>
        <w:tc>
          <w:tcPr>
            <w:tcW w:w="690" w:type="dxa"/>
          </w:tcPr>
          <w:p w:rsidR="007B342E" w:rsidRPr="00E44721" w:rsidRDefault="007B342E" w:rsidP="003C32B7">
            <w:pPr>
              <w:jc w:val="center"/>
              <w:rPr>
                <w:rFonts w:ascii="Times New Roman" w:hAnsi="Times New Roman" w:cs="Times New Roman"/>
                <w:b/>
                <w:sz w:val="24"/>
                <w:szCs w:val="24"/>
              </w:rPr>
            </w:pPr>
            <w:r>
              <w:rPr>
                <w:rFonts w:ascii="Times New Roman" w:hAnsi="Times New Roman" w:cs="Times New Roman"/>
                <w:b/>
                <w:sz w:val="24"/>
                <w:szCs w:val="24"/>
              </w:rPr>
              <w:t>0.92</w:t>
            </w:r>
          </w:p>
        </w:tc>
        <w:tc>
          <w:tcPr>
            <w:tcW w:w="692" w:type="dxa"/>
          </w:tcPr>
          <w:p w:rsidR="007B342E" w:rsidRPr="00E44721" w:rsidRDefault="007B342E" w:rsidP="003C32B7">
            <w:pPr>
              <w:jc w:val="center"/>
              <w:rPr>
                <w:rFonts w:ascii="Times New Roman" w:hAnsi="Times New Roman" w:cs="Times New Roman"/>
                <w:b/>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E44721" w:rsidRDefault="007B342E" w:rsidP="003C32B7">
            <w:pPr>
              <w:jc w:val="center"/>
              <w:rPr>
                <w:rFonts w:ascii="Times New Roman" w:hAnsi="Times New Roman" w:cs="Times New Roman"/>
                <w:b/>
                <w:sz w:val="24"/>
                <w:szCs w:val="24"/>
              </w:rPr>
            </w:pPr>
            <w:r w:rsidRPr="00E44721">
              <w:rPr>
                <w:rFonts w:ascii="Times New Roman" w:hAnsi="Times New Roman" w:cs="Times New Roman"/>
                <w:b/>
                <w:sz w:val="24"/>
                <w:szCs w:val="24"/>
              </w:rPr>
              <w:t>0.99</w:t>
            </w:r>
          </w:p>
        </w:tc>
        <w:tc>
          <w:tcPr>
            <w:tcW w:w="691" w:type="dxa"/>
          </w:tcPr>
          <w:p w:rsidR="007B342E" w:rsidRPr="00E44721" w:rsidRDefault="007B342E" w:rsidP="003C32B7">
            <w:pPr>
              <w:jc w:val="center"/>
              <w:rPr>
                <w:rFonts w:ascii="Times New Roman" w:hAnsi="Times New Roman" w:cs="Times New Roman"/>
                <w:b/>
                <w:sz w:val="24"/>
                <w:szCs w:val="24"/>
              </w:rPr>
            </w:pPr>
          </w:p>
        </w:tc>
        <w:tc>
          <w:tcPr>
            <w:tcW w:w="660" w:type="dxa"/>
          </w:tcPr>
          <w:p w:rsidR="007B342E" w:rsidRPr="001E1118" w:rsidRDefault="007B342E" w:rsidP="003C32B7">
            <w:pPr>
              <w:rPr>
                <w:rFonts w:ascii="Times New Roman" w:hAnsi="Times New Roman" w:cs="Times New Roman"/>
                <w:b/>
                <w:sz w:val="24"/>
                <w:szCs w:val="24"/>
              </w:rPr>
            </w:pPr>
          </w:p>
        </w:tc>
        <w:tc>
          <w:tcPr>
            <w:tcW w:w="650"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p>
        </w:tc>
        <w:tc>
          <w:tcPr>
            <w:tcW w:w="636" w:type="dxa"/>
          </w:tcPr>
          <w:p w:rsidR="007B342E" w:rsidRPr="001E1118" w:rsidRDefault="007B342E" w:rsidP="003C32B7">
            <w:pPr>
              <w:rPr>
                <w:rFonts w:ascii="Times New Roman" w:hAnsi="Times New Roman" w:cs="Times New Roman"/>
                <w:b/>
                <w:sz w:val="24"/>
                <w:szCs w:val="24"/>
              </w:rPr>
            </w:pPr>
            <w:r w:rsidRPr="001E1118">
              <w:rPr>
                <w:rFonts w:ascii="Times New Roman" w:hAnsi="Times New Roman" w:cs="Times New Roman"/>
                <w:b/>
                <w:sz w:val="24"/>
                <w:szCs w:val="24"/>
              </w:rPr>
              <w:t>0.99</w:t>
            </w:r>
          </w:p>
        </w:tc>
        <w:tc>
          <w:tcPr>
            <w:tcW w:w="691" w:type="dxa"/>
          </w:tcPr>
          <w:p w:rsidR="007B342E" w:rsidRPr="001E1118" w:rsidRDefault="007B342E" w:rsidP="003C32B7">
            <w:pPr>
              <w:rPr>
                <w:rFonts w:ascii="Times New Roman" w:hAnsi="Times New Roman" w:cs="Times New Roman"/>
                <w:b/>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7B342E" w:rsidRPr="001E1118" w:rsidRDefault="007B342E" w:rsidP="003C32B7">
            <w:pPr>
              <w:rPr>
                <w:rFonts w:ascii="Times New Roman" w:hAnsi="Times New Roman" w:cs="Times New Roman"/>
                <w:b/>
                <w:sz w:val="24"/>
                <w:szCs w:val="24"/>
              </w:rPr>
            </w:pPr>
          </w:p>
        </w:tc>
        <w:tc>
          <w:tcPr>
            <w:tcW w:w="690" w:type="dxa"/>
          </w:tcPr>
          <w:p w:rsidR="007B342E" w:rsidRPr="001E1118" w:rsidRDefault="007B342E" w:rsidP="003C32B7">
            <w:pPr>
              <w:rPr>
                <w:rFonts w:ascii="Times New Roman" w:hAnsi="Times New Roman" w:cs="Times New Roman"/>
                <w:b/>
                <w:sz w:val="24"/>
                <w:szCs w:val="24"/>
              </w:rPr>
            </w:pPr>
          </w:p>
        </w:tc>
        <w:tc>
          <w:tcPr>
            <w:tcW w:w="692" w:type="dxa"/>
          </w:tcPr>
          <w:p w:rsidR="007B342E" w:rsidRDefault="007B342E" w:rsidP="003C32B7">
            <w:pPr>
              <w:rPr>
                <w:rFonts w:ascii="Times New Roman" w:hAnsi="Times New Roman" w:cs="Times New Roman"/>
                <w:sz w:val="24"/>
                <w:szCs w:val="24"/>
              </w:rPr>
            </w:pPr>
            <w:r w:rsidRPr="001E1118">
              <w:rPr>
                <w:rFonts w:ascii="Times New Roman" w:hAnsi="Times New Roman" w:cs="Times New Roman"/>
                <w:b/>
                <w:sz w:val="24"/>
                <w:szCs w:val="24"/>
              </w:rPr>
              <w:t>0.93</w:t>
            </w:r>
          </w:p>
        </w:tc>
        <w:tc>
          <w:tcPr>
            <w:tcW w:w="687" w:type="dxa"/>
          </w:tcPr>
          <w:p w:rsidR="007B342E" w:rsidRPr="001E1118"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r w:rsidRPr="00843E8B">
              <w:rPr>
                <w:rFonts w:ascii="Times New Roman" w:hAnsi="Times New Roman" w:cs="Times New Roman"/>
                <w:b/>
                <w:sz w:val="24"/>
                <w:szCs w:val="24"/>
              </w:rPr>
              <w:t>0.99</w:t>
            </w:r>
          </w:p>
        </w:tc>
        <w:tc>
          <w:tcPr>
            <w:tcW w:w="66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50"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0.99</w:t>
            </w: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p>
        </w:tc>
        <w:tc>
          <w:tcPr>
            <w:tcW w:w="636" w:type="dxa"/>
          </w:tcPr>
          <w:p w:rsidR="007B342E" w:rsidRPr="00843E8B" w:rsidRDefault="007B342E" w:rsidP="003C32B7">
            <w:pPr>
              <w:rPr>
                <w:rFonts w:ascii="Times New Roman" w:hAnsi="Times New Roman" w:cs="Times New Roman"/>
                <w:b/>
                <w:sz w:val="24"/>
                <w:szCs w:val="24"/>
              </w:rPr>
            </w:pPr>
            <w:r w:rsidRPr="00843E8B">
              <w:rPr>
                <w:rFonts w:ascii="Times New Roman" w:hAnsi="Times New Roman" w:cs="Times New Roman"/>
                <w:b/>
                <w:sz w:val="24"/>
                <w:szCs w:val="24"/>
              </w:rPr>
              <w:t>0.98</w:t>
            </w:r>
          </w:p>
        </w:tc>
        <w:tc>
          <w:tcPr>
            <w:tcW w:w="636" w:type="dxa"/>
          </w:tcPr>
          <w:p w:rsidR="007B342E" w:rsidRPr="00843E8B" w:rsidRDefault="007B342E" w:rsidP="003C32B7">
            <w:pPr>
              <w:rPr>
                <w:rFonts w:ascii="Times New Roman" w:hAnsi="Times New Roman" w:cs="Times New Roman"/>
                <w:b/>
                <w:sz w:val="24"/>
                <w:szCs w:val="24"/>
              </w:rPr>
            </w:pPr>
          </w:p>
        </w:tc>
        <w:tc>
          <w:tcPr>
            <w:tcW w:w="691" w:type="dxa"/>
          </w:tcPr>
          <w:p w:rsidR="007B342E" w:rsidRPr="00843E8B"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7B342E" w:rsidRPr="004141B9" w:rsidRDefault="007B342E" w:rsidP="003C32B7">
            <w:pPr>
              <w:rPr>
                <w:rFonts w:ascii="Times New Roman" w:hAnsi="Times New Roman" w:cs="Times New Roman"/>
                <w:b/>
                <w:sz w:val="24"/>
                <w:szCs w:val="24"/>
              </w:rPr>
            </w:pPr>
            <w:r w:rsidRPr="004141B9">
              <w:rPr>
                <w:rFonts w:ascii="Times New Roman" w:hAnsi="Times New Roman" w:cs="Times New Roman"/>
                <w:b/>
                <w:sz w:val="24"/>
                <w:szCs w:val="24"/>
              </w:rPr>
              <w:t>0.96</w:t>
            </w: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B47243" w:rsidRDefault="007B342E" w:rsidP="003C32B7">
            <w:pPr>
              <w:rPr>
                <w:rFonts w:ascii="Times New Roman" w:hAnsi="Times New Roman" w:cs="Times New Roman"/>
                <w:b/>
                <w:sz w:val="24"/>
                <w:szCs w:val="24"/>
              </w:rPr>
            </w:pPr>
            <w:r w:rsidRPr="00B47243">
              <w:rPr>
                <w:rFonts w:ascii="Times New Roman" w:hAnsi="Times New Roman" w:cs="Times New Roman"/>
                <w:b/>
                <w:sz w:val="24"/>
                <w:szCs w:val="24"/>
              </w:rPr>
              <w:t>0.91</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c>
          <w:tcPr>
            <w:tcW w:w="660" w:type="dxa"/>
          </w:tcPr>
          <w:p w:rsidR="007B342E" w:rsidRDefault="007B342E" w:rsidP="003C32B7">
            <w:pPr>
              <w:rPr>
                <w:rFonts w:ascii="Times New Roman" w:hAnsi="Times New Roman" w:cs="Times New Roman"/>
                <w:sz w:val="24"/>
                <w:szCs w:val="24"/>
              </w:rPr>
            </w:pPr>
          </w:p>
        </w:tc>
        <w:tc>
          <w:tcPr>
            <w:tcW w:w="650" w:type="dxa"/>
          </w:tcPr>
          <w:p w:rsidR="007B342E" w:rsidRDefault="007B342E" w:rsidP="003C32B7">
            <w:pPr>
              <w:rPr>
                <w:rFonts w:ascii="Times New Roman" w:hAnsi="Times New Roman" w:cs="Times New Roman"/>
                <w:sz w:val="24"/>
                <w:szCs w:val="24"/>
              </w:rPr>
            </w:pPr>
          </w:p>
        </w:tc>
        <w:tc>
          <w:tcPr>
            <w:tcW w:w="636" w:type="dxa"/>
          </w:tcPr>
          <w:p w:rsidR="007B342E" w:rsidRDefault="007B342E" w:rsidP="003C32B7">
            <w:pPr>
              <w:rPr>
                <w:rFonts w:ascii="Times New Roman" w:hAnsi="Times New Roman" w:cs="Times New Roman"/>
                <w:sz w:val="24"/>
                <w:szCs w:val="24"/>
              </w:rPr>
            </w:pPr>
          </w:p>
        </w:tc>
        <w:tc>
          <w:tcPr>
            <w:tcW w:w="636" w:type="dxa"/>
          </w:tcPr>
          <w:p w:rsidR="007B342E" w:rsidRPr="00A65991" w:rsidRDefault="007B342E" w:rsidP="003C32B7">
            <w:pPr>
              <w:rPr>
                <w:rFonts w:ascii="Times New Roman" w:hAnsi="Times New Roman" w:cs="Times New Roman"/>
                <w:b/>
                <w:sz w:val="24"/>
                <w:szCs w:val="24"/>
              </w:rPr>
            </w:pPr>
            <w:r w:rsidRPr="00A65991">
              <w:rPr>
                <w:rFonts w:ascii="Times New Roman" w:hAnsi="Times New Roman" w:cs="Times New Roman"/>
                <w:b/>
                <w:sz w:val="24"/>
                <w:szCs w:val="24"/>
              </w:rPr>
              <w:t>0.95</w:t>
            </w: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3332FC" w:rsidP="003C32B7">
            <w:pPr>
              <w:rPr>
                <w:rFonts w:ascii="Times New Roman" w:hAnsi="Times New Roman" w:cs="Times New Roman"/>
                <w:sz w:val="24"/>
                <w:szCs w:val="24"/>
              </w:rPr>
            </w:pPr>
            <w:r>
              <w:rPr>
                <w:rFonts w:ascii="Times New Roman" w:hAnsi="Times New Roman" w:cs="Times New Roman"/>
                <w:b/>
                <w:sz w:val="24"/>
                <w:szCs w:val="24"/>
              </w:rPr>
              <w:t>0.92</w:t>
            </w: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3332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Pr="00DA2E9F" w:rsidRDefault="007B342E" w:rsidP="003C32B7">
            <w:pPr>
              <w:rPr>
                <w:rFonts w:ascii="Times New Roman" w:hAnsi="Times New Roman" w:cs="Times New Roman"/>
                <w:b/>
                <w:sz w:val="24"/>
                <w:szCs w:val="24"/>
              </w:rPr>
            </w:pPr>
          </w:p>
        </w:tc>
        <w:tc>
          <w:tcPr>
            <w:tcW w:w="691" w:type="dxa"/>
          </w:tcPr>
          <w:p w:rsidR="007B342E" w:rsidRPr="00A056EC" w:rsidRDefault="001E5DC1"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6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0.93</w:t>
            </w:r>
          </w:p>
        </w:tc>
        <w:tc>
          <w:tcPr>
            <w:tcW w:w="650" w:type="dxa"/>
          </w:tcPr>
          <w:p w:rsidR="007B342E" w:rsidRPr="00FD4043" w:rsidRDefault="00FD6AA8"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FD6AA8"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Pr="006A35EF" w:rsidRDefault="007B342E" w:rsidP="003C32B7">
            <w:pPr>
              <w:rPr>
                <w:rFonts w:ascii="Times New Roman" w:hAnsi="Times New Roman" w:cs="Times New Roman"/>
                <w:b/>
                <w:sz w:val="24"/>
                <w:szCs w:val="24"/>
              </w:rPr>
            </w:pPr>
          </w:p>
        </w:tc>
        <w:tc>
          <w:tcPr>
            <w:tcW w:w="691" w:type="dxa"/>
          </w:tcPr>
          <w:p w:rsidR="007B342E" w:rsidRPr="00DD448E" w:rsidRDefault="00DD448E" w:rsidP="003C32B7">
            <w:pPr>
              <w:rPr>
                <w:rFonts w:ascii="Times New Roman" w:hAnsi="Times New Roman" w:cs="Times New Roman"/>
                <w:b/>
                <w:sz w:val="24"/>
                <w:szCs w:val="24"/>
              </w:rPr>
            </w:pPr>
            <w:r w:rsidRPr="00DD448E">
              <w:rPr>
                <w:rFonts w:ascii="Times New Roman" w:hAnsi="Times New Roman" w:cs="Times New Roman"/>
                <w:b/>
                <w:sz w:val="24"/>
                <w:szCs w:val="24"/>
              </w:rPr>
              <w:t>0.94</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842F79"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60" w:type="dxa"/>
          </w:tcPr>
          <w:p w:rsidR="007B342E" w:rsidRPr="00FD4043" w:rsidRDefault="007B342E" w:rsidP="003C32B7">
            <w:pPr>
              <w:rPr>
                <w:rFonts w:ascii="Times New Roman" w:hAnsi="Times New Roman" w:cs="Times New Roman"/>
                <w:b/>
                <w:sz w:val="24"/>
                <w:szCs w:val="24"/>
              </w:rPr>
            </w:pPr>
          </w:p>
        </w:tc>
        <w:tc>
          <w:tcPr>
            <w:tcW w:w="650" w:type="dxa"/>
          </w:tcPr>
          <w:p w:rsidR="007B342E" w:rsidRPr="00FD4043" w:rsidRDefault="007B342E" w:rsidP="003C32B7">
            <w:pPr>
              <w:rPr>
                <w:rFonts w:ascii="Times New Roman" w:hAnsi="Times New Roman" w:cs="Times New Roman"/>
                <w:b/>
                <w:sz w:val="24"/>
                <w:szCs w:val="24"/>
              </w:rPr>
            </w:pPr>
          </w:p>
        </w:tc>
        <w:tc>
          <w:tcPr>
            <w:tcW w:w="636" w:type="dxa"/>
          </w:tcPr>
          <w:p w:rsidR="007B342E" w:rsidRPr="0041698F"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842F79">
            <w:pPr>
              <w:rPr>
                <w:rFonts w:ascii="Times New Roman" w:hAnsi="Times New Roman" w:cs="Times New Roman"/>
                <w:b/>
                <w:sz w:val="24"/>
                <w:szCs w:val="24"/>
              </w:rPr>
            </w:pPr>
            <w:r>
              <w:rPr>
                <w:rFonts w:ascii="Times New Roman" w:hAnsi="Times New Roman" w:cs="Times New Roman"/>
                <w:b/>
                <w:sz w:val="24"/>
                <w:szCs w:val="24"/>
              </w:rPr>
              <w:t>0.9</w:t>
            </w:r>
            <w:r w:rsidR="00842F79">
              <w:rPr>
                <w:rFonts w:ascii="Times New Roman" w:hAnsi="Times New Roman" w:cs="Times New Roman"/>
                <w:b/>
                <w:sz w:val="24"/>
                <w:szCs w:val="24"/>
              </w:rPr>
              <w:t>9</w:t>
            </w:r>
          </w:p>
        </w:tc>
        <w:tc>
          <w:tcPr>
            <w:tcW w:w="691" w:type="dxa"/>
          </w:tcPr>
          <w:p w:rsidR="007B342E" w:rsidRDefault="007B342E" w:rsidP="003C32B7">
            <w:pPr>
              <w:rPr>
                <w:rFonts w:ascii="Times New Roman" w:hAnsi="Times New Roman" w:cs="Times New Roman"/>
                <w:sz w:val="24"/>
                <w:szCs w:val="24"/>
              </w:rPr>
            </w:pP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7B342E" w:rsidRDefault="00842F79"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4F5AFC"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7B342E" w:rsidRDefault="004F5AFC" w:rsidP="003C32B7">
            <w:pPr>
              <w:rPr>
                <w:rFonts w:ascii="Times New Roman" w:hAnsi="Times New Roman" w:cs="Times New Roman"/>
                <w:b/>
                <w:sz w:val="24"/>
                <w:szCs w:val="24"/>
              </w:rPr>
            </w:pPr>
            <w:r>
              <w:rPr>
                <w:rFonts w:ascii="Times New Roman" w:hAnsi="Times New Roman" w:cs="Times New Roman"/>
                <w:b/>
                <w:sz w:val="24"/>
                <w:szCs w:val="24"/>
              </w:rPr>
              <w:t>0.90</w:t>
            </w:r>
          </w:p>
        </w:tc>
        <w:tc>
          <w:tcPr>
            <w:tcW w:w="691" w:type="dxa"/>
          </w:tcPr>
          <w:p w:rsidR="007B342E" w:rsidRPr="00A316FC"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7B342E"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0.97</w:t>
            </w: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91" w:type="dxa"/>
          </w:tcPr>
          <w:p w:rsidR="007B342E" w:rsidRPr="00A316FC" w:rsidRDefault="007B342E" w:rsidP="003C32B7">
            <w:pPr>
              <w:rPr>
                <w:rFonts w:ascii="Times New Roman" w:hAnsi="Times New Roman" w:cs="Times New Roman"/>
                <w:b/>
                <w:sz w:val="24"/>
                <w:szCs w:val="24"/>
              </w:rPr>
            </w:pPr>
            <w:r>
              <w:rPr>
                <w:rFonts w:ascii="Times New Roman" w:hAnsi="Times New Roman" w:cs="Times New Roman"/>
                <w:b/>
                <w:sz w:val="24"/>
                <w:szCs w:val="24"/>
              </w:rPr>
              <w:t>0.90</w:t>
            </w:r>
          </w:p>
        </w:tc>
      </w:tr>
      <w:tr w:rsidR="007B342E" w:rsidTr="003C32B7">
        <w:trPr>
          <w:jc w:val="center"/>
        </w:trPr>
        <w:tc>
          <w:tcPr>
            <w:tcW w:w="1741" w:type="dxa"/>
          </w:tcPr>
          <w:p w:rsidR="007B342E" w:rsidRDefault="00DE2830"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DE283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0.98</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2477B0"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2477B0"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r w:rsidR="007B342E" w:rsidTr="003C32B7">
        <w:trPr>
          <w:jc w:val="center"/>
        </w:trPr>
        <w:tc>
          <w:tcPr>
            <w:tcW w:w="1741" w:type="dxa"/>
          </w:tcPr>
          <w:p w:rsidR="007B342E" w:rsidRDefault="005B18B8" w:rsidP="003C32B7">
            <w:pPr>
              <w:jc w:val="center"/>
              <w:rPr>
                <w:rFonts w:ascii="Times New Roman" w:hAnsi="Times New Roman" w:cs="Times New Roman"/>
                <w:sz w:val="24"/>
                <w:szCs w:val="24"/>
              </w:rPr>
            </w:pPr>
            <w:r>
              <w:rPr>
                <w:rFonts w:ascii="Times New Roman" w:hAnsi="Times New Roman" w:cs="Times New Roman"/>
                <w:sz w:val="24"/>
                <w:szCs w:val="24"/>
              </w:rPr>
              <w:t>22</w:t>
            </w:r>
          </w:p>
        </w:tc>
        <w:tc>
          <w:tcPr>
            <w:tcW w:w="756" w:type="dxa"/>
          </w:tcPr>
          <w:p w:rsidR="007B342E" w:rsidRDefault="007B342E" w:rsidP="003C32B7">
            <w:pPr>
              <w:rPr>
                <w:rFonts w:ascii="Times New Roman" w:hAnsi="Times New Roman" w:cs="Times New Roman"/>
                <w:sz w:val="24"/>
                <w:szCs w:val="24"/>
              </w:rPr>
            </w:pPr>
          </w:p>
        </w:tc>
        <w:tc>
          <w:tcPr>
            <w:tcW w:w="690" w:type="dxa"/>
          </w:tcPr>
          <w:p w:rsidR="007B342E" w:rsidRDefault="007B342E" w:rsidP="003C32B7">
            <w:pPr>
              <w:rPr>
                <w:rFonts w:ascii="Times New Roman" w:hAnsi="Times New Roman" w:cs="Times New Roman"/>
                <w:sz w:val="24"/>
                <w:szCs w:val="24"/>
              </w:rPr>
            </w:pPr>
          </w:p>
        </w:tc>
        <w:tc>
          <w:tcPr>
            <w:tcW w:w="692" w:type="dxa"/>
          </w:tcPr>
          <w:p w:rsidR="007B342E" w:rsidRDefault="007B342E" w:rsidP="003C32B7">
            <w:pPr>
              <w:rPr>
                <w:rFonts w:ascii="Times New Roman" w:hAnsi="Times New Roman" w:cs="Times New Roman"/>
                <w:sz w:val="24"/>
                <w:szCs w:val="24"/>
              </w:rPr>
            </w:pPr>
          </w:p>
        </w:tc>
        <w:tc>
          <w:tcPr>
            <w:tcW w:w="687" w:type="dxa"/>
          </w:tcPr>
          <w:p w:rsidR="007B342E" w:rsidRDefault="007B342E" w:rsidP="003C32B7">
            <w:pPr>
              <w:rPr>
                <w:rFonts w:ascii="Times New Roman" w:hAnsi="Times New Roman" w:cs="Times New Roman"/>
                <w:b/>
                <w:sz w:val="24"/>
                <w:szCs w:val="24"/>
              </w:rPr>
            </w:pPr>
          </w:p>
        </w:tc>
        <w:tc>
          <w:tcPr>
            <w:tcW w:w="691" w:type="dxa"/>
          </w:tcPr>
          <w:p w:rsidR="007B342E" w:rsidRPr="00A056EC" w:rsidRDefault="007B342E" w:rsidP="003C32B7">
            <w:pPr>
              <w:rPr>
                <w:rFonts w:ascii="Times New Roman" w:hAnsi="Times New Roman" w:cs="Times New Roman"/>
                <w:b/>
                <w:sz w:val="24"/>
                <w:szCs w:val="24"/>
              </w:rPr>
            </w:pPr>
          </w:p>
        </w:tc>
        <w:tc>
          <w:tcPr>
            <w:tcW w:w="660" w:type="dxa"/>
          </w:tcPr>
          <w:p w:rsidR="007B342E" w:rsidRDefault="007B342E" w:rsidP="003C32B7">
            <w:pPr>
              <w:rPr>
                <w:rFonts w:ascii="Times New Roman" w:hAnsi="Times New Roman" w:cs="Times New Roman"/>
                <w:b/>
                <w:sz w:val="24"/>
                <w:szCs w:val="24"/>
              </w:rPr>
            </w:pPr>
          </w:p>
        </w:tc>
        <w:tc>
          <w:tcPr>
            <w:tcW w:w="650" w:type="dxa"/>
          </w:tcPr>
          <w:p w:rsidR="007B342E"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36" w:type="dxa"/>
          </w:tcPr>
          <w:p w:rsidR="007B342E" w:rsidRPr="00A65991"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Pr="00B47243" w:rsidRDefault="007B342E" w:rsidP="003C32B7">
            <w:pPr>
              <w:rPr>
                <w:rFonts w:ascii="Times New Roman" w:hAnsi="Times New Roman" w:cs="Times New Roman"/>
                <w:b/>
                <w:sz w:val="24"/>
                <w:szCs w:val="24"/>
              </w:rPr>
            </w:pPr>
          </w:p>
        </w:tc>
        <w:tc>
          <w:tcPr>
            <w:tcW w:w="636" w:type="dxa"/>
          </w:tcPr>
          <w:p w:rsidR="007B342E" w:rsidRDefault="007B342E" w:rsidP="003C32B7">
            <w:pPr>
              <w:rPr>
                <w:rFonts w:ascii="Times New Roman" w:hAnsi="Times New Roman" w:cs="Times New Roman"/>
                <w:b/>
                <w:sz w:val="24"/>
                <w:szCs w:val="24"/>
              </w:rPr>
            </w:pPr>
          </w:p>
        </w:tc>
        <w:tc>
          <w:tcPr>
            <w:tcW w:w="691" w:type="dxa"/>
          </w:tcPr>
          <w:p w:rsidR="007B342E" w:rsidRDefault="005B18B8" w:rsidP="003C32B7">
            <w:pPr>
              <w:rPr>
                <w:rFonts w:ascii="Times New Roman" w:hAnsi="Times New Roman" w:cs="Times New Roman"/>
                <w:b/>
                <w:sz w:val="24"/>
                <w:szCs w:val="24"/>
              </w:rPr>
            </w:pPr>
            <w:r>
              <w:rPr>
                <w:rFonts w:ascii="Times New Roman" w:hAnsi="Times New Roman" w:cs="Times New Roman"/>
                <w:b/>
                <w:sz w:val="24"/>
                <w:szCs w:val="24"/>
              </w:rPr>
              <w:t>0.99</w:t>
            </w:r>
          </w:p>
        </w:tc>
      </w:tr>
    </w:tbl>
    <w:p w:rsidR="004141B9" w:rsidRDefault="004141B9"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C22AB" w:rsidRDefault="00EC22AB" w:rsidP="000325B9">
      <w:pPr>
        <w:spacing w:after="0" w:line="240" w:lineRule="auto"/>
        <w:jc w:val="both"/>
        <w:rPr>
          <w:rFonts w:ascii="Times New Roman" w:hAnsi="Times New Roman" w:cs="Times New Roman"/>
          <w:b/>
          <w:sz w:val="24"/>
          <w:szCs w:val="24"/>
        </w:rPr>
      </w:pPr>
    </w:p>
    <w:p w:rsidR="00E951C2" w:rsidRDefault="00143849" w:rsidP="00E951C2">
      <w:pPr>
        <w:pStyle w:val="Caption"/>
        <w:keepNext/>
        <w:jc w:val="center"/>
      </w:pPr>
      <w:r>
        <w:rPr>
          <w:rFonts w:ascii="Times New Roman" w:hAnsi="Times New Roman" w:cs="Times New Roman"/>
          <w:b w:val="0"/>
          <w:noProof/>
          <w:sz w:val="24"/>
          <w:szCs w:val="24"/>
          <w:lang w:eastAsia="en-CA"/>
        </w:rPr>
        <w:lastRenderedPageBreak/>
        <mc:AlternateContent>
          <mc:Choice Requires="wps">
            <w:drawing>
              <wp:anchor distT="0" distB="0" distL="114300" distR="114300" simplePos="0" relativeHeight="251804672" behindDoc="0" locked="0" layoutInCell="1" allowOverlap="1" wp14:anchorId="403F8B48" wp14:editId="60CF1DAC">
                <wp:simplePos x="0" y="0"/>
                <wp:positionH relativeFrom="column">
                  <wp:posOffset>3047365</wp:posOffset>
                </wp:positionH>
                <wp:positionV relativeFrom="paragraph">
                  <wp:posOffset>1983740</wp:posOffset>
                </wp:positionV>
                <wp:extent cx="409575" cy="280670"/>
                <wp:effectExtent l="0" t="0" r="0" b="5080"/>
                <wp:wrapNone/>
                <wp:docPr id="724" name="Text Box 72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143849">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4" o:spid="_x0000_s1100" type="#_x0000_t202" style="position:absolute;left:0;text-align:left;margin-left:239.95pt;margin-top:156.2pt;width:32.25pt;height:22.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" filled="f" stroked="f" strokeweight=".5pt">
                <v:textbox>
                  <w:txbxContent>
                    <w:p w:rsidR="0076245A" w:rsidRDefault="0076245A" w:rsidP="00143849">
                      <w:r>
                        <w:t>17</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2624" behindDoc="0" locked="0" layoutInCell="1" allowOverlap="1" wp14:anchorId="03D5F64B" wp14:editId="425646A1">
                <wp:simplePos x="0" y="0"/>
                <wp:positionH relativeFrom="column">
                  <wp:posOffset>3761740</wp:posOffset>
                </wp:positionH>
                <wp:positionV relativeFrom="paragraph">
                  <wp:posOffset>3265170</wp:posOffset>
                </wp:positionV>
                <wp:extent cx="409575" cy="280670"/>
                <wp:effectExtent l="0" t="0" r="0" b="5080"/>
                <wp:wrapNone/>
                <wp:docPr id="723" name="Text Box 72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143849">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3" o:spid="_x0000_s1101" type="#_x0000_t202" style="position:absolute;left:0;text-align:left;margin-left:296.2pt;margin-top:257.1pt;width:32.25pt;height:22.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" filled="f" stroked="f" strokeweight=".5pt">
                <v:textbox>
                  <w:txbxContent>
                    <w:p w:rsidR="0076245A" w:rsidRDefault="0076245A" w:rsidP="00143849">
                      <w:r>
                        <w:t>16</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800576" behindDoc="0" locked="0" layoutInCell="1" allowOverlap="1" wp14:anchorId="02E06EDA" wp14:editId="770944EF">
                <wp:simplePos x="0" y="0"/>
                <wp:positionH relativeFrom="column">
                  <wp:posOffset>4771390</wp:posOffset>
                </wp:positionH>
                <wp:positionV relativeFrom="paragraph">
                  <wp:posOffset>2898775</wp:posOffset>
                </wp:positionV>
                <wp:extent cx="409575" cy="280670"/>
                <wp:effectExtent l="0" t="0" r="0" b="5080"/>
                <wp:wrapNone/>
                <wp:docPr id="722" name="Text Box 72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143849">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2" o:spid="_x0000_s1102" type="#_x0000_t202" style="position:absolute;left:0;text-align:left;margin-left:375.7pt;margin-top:228.25pt;width:32.25pt;height:22.1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" filled="f" stroked="f" strokeweight=".5pt">
                <v:textbox>
                  <w:txbxContent>
                    <w:p w:rsidR="0076245A" w:rsidRDefault="0076245A" w:rsidP="00143849">
                      <w:r>
                        <w:t>15</w:t>
                      </w:r>
                    </w:p>
                  </w:txbxContent>
                </v:textbox>
              </v:shape>
            </w:pict>
          </mc:Fallback>
        </mc:AlternateContent>
      </w:r>
      <w:r>
        <w:rPr>
          <w:rFonts w:ascii="Times New Roman" w:hAnsi="Times New Roman" w:cs="Times New Roman"/>
          <w:b w:val="0"/>
          <w:noProof/>
          <w:sz w:val="24"/>
          <w:szCs w:val="24"/>
          <w:lang w:eastAsia="en-CA"/>
        </w:rPr>
        <mc:AlternateContent>
          <mc:Choice Requires="wps">
            <w:drawing>
              <wp:anchor distT="0" distB="0" distL="114300" distR="114300" simplePos="0" relativeHeight="251798528" behindDoc="0" locked="0" layoutInCell="1" allowOverlap="1" wp14:anchorId="39A67751" wp14:editId="423C3DF6">
                <wp:simplePos x="0" y="0"/>
                <wp:positionH relativeFrom="column">
                  <wp:posOffset>3761740</wp:posOffset>
                </wp:positionH>
                <wp:positionV relativeFrom="paragraph">
                  <wp:posOffset>1702229</wp:posOffset>
                </wp:positionV>
                <wp:extent cx="409575" cy="280670"/>
                <wp:effectExtent l="0" t="0" r="0" b="5080"/>
                <wp:wrapNone/>
                <wp:docPr id="721" name="Text Box 72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143849">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1" o:spid="_x0000_s1103" type="#_x0000_t202" style="position:absolute;left:0;text-align:left;margin-left:296.2pt;margin-top:134.05pt;width:32.25pt;height:22.1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zunOA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" filled="f" stroked="f" strokeweight=".5pt">
                <v:textbox>
                  <w:txbxContent>
                    <w:p w:rsidR="0076245A" w:rsidRDefault="0076245A" w:rsidP="00143849">
                      <w:r>
                        <w:t>14</w:t>
                      </w:r>
                    </w:p>
                  </w:txbxContent>
                </v:textbox>
              </v:shape>
            </w:pict>
          </mc:Fallback>
        </mc:AlternateContent>
      </w:r>
      <w:r w:rsidR="000E578E">
        <w:rPr>
          <w:rFonts w:ascii="Times New Roman" w:hAnsi="Times New Roman" w:cs="Times New Roman"/>
          <w:b w:val="0"/>
          <w:noProof/>
          <w:sz w:val="24"/>
          <w:szCs w:val="24"/>
          <w:lang w:eastAsia="en-CA"/>
        </w:rPr>
        <mc:AlternateContent>
          <mc:Choice Requires="wps">
            <w:drawing>
              <wp:anchor distT="0" distB="0" distL="114300" distR="114300" simplePos="0" relativeHeight="251796480" behindDoc="0" locked="0" layoutInCell="1" allowOverlap="1" wp14:anchorId="1C21D08C" wp14:editId="584A5DF4">
                <wp:simplePos x="0" y="0"/>
                <wp:positionH relativeFrom="column">
                  <wp:posOffset>3504565</wp:posOffset>
                </wp:positionH>
                <wp:positionV relativeFrom="paragraph">
                  <wp:posOffset>1811655</wp:posOffset>
                </wp:positionV>
                <wp:extent cx="409575" cy="280670"/>
                <wp:effectExtent l="0" t="0" r="0" b="5080"/>
                <wp:wrapNone/>
                <wp:docPr id="720" name="Text Box 72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0E578E">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0" o:spid="_x0000_s1104" type="#_x0000_t202" style="position:absolute;left:0;text-align:left;margin-left:275.95pt;margin-top:142.65pt;width:32.25pt;height:22.1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" filled="f" stroked="f" strokeweight=".5pt">
                <v:textbox>
                  <w:txbxContent>
                    <w:p w:rsidR="0076245A" w:rsidRDefault="0076245A" w:rsidP="000E578E">
                      <w:r>
                        <w:t>4</w:t>
                      </w:r>
                    </w:p>
                  </w:txbxContent>
                </v:textbox>
              </v:shape>
            </w:pict>
          </mc:Fallback>
        </mc:AlternateContent>
      </w:r>
      <w:r w:rsidR="00D86FF7">
        <w:rPr>
          <w:rFonts w:ascii="Times New Roman" w:hAnsi="Times New Roman" w:cs="Times New Roman"/>
          <w:b w:val="0"/>
          <w:noProof/>
          <w:sz w:val="24"/>
          <w:szCs w:val="24"/>
          <w:lang w:eastAsia="en-CA"/>
        </w:rPr>
        <mc:AlternateContent>
          <mc:Choice Requires="wps">
            <w:drawing>
              <wp:anchor distT="0" distB="0" distL="114300" distR="114300" simplePos="0" relativeHeight="251794432" behindDoc="0" locked="0" layoutInCell="1" allowOverlap="1" wp14:anchorId="38034457" wp14:editId="70618A41">
                <wp:simplePos x="0" y="0"/>
                <wp:positionH relativeFrom="column">
                  <wp:posOffset>4085590</wp:posOffset>
                </wp:positionH>
                <wp:positionV relativeFrom="paragraph">
                  <wp:posOffset>3046095</wp:posOffset>
                </wp:positionV>
                <wp:extent cx="409575" cy="280670"/>
                <wp:effectExtent l="0" t="0" r="0" b="5080"/>
                <wp:wrapNone/>
                <wp:docPr id="719" name="Text Box 71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D86FF7">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9" o:spid="_x0000_s1105" type="#_x0000_t202" style="position:absolute;left:0;text-align:left;margin-left:321.7pt;margin-top:239.85pt;width:32.25pt;height:22.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" filled="f" stroked="f" strokeweight=".5pt">
                <v:textbox>
                  <w:txbxContent>
                    <w:p w:rsidR="0076245A" w:rsidRDefault="0076245A" w:rsidP="00D86FF7">
                      <w:r>
                        <w:t>3</w:t>
                      </w:r>
                    </w:p>
                  </w:txbxContent>
                </v:textbox>
              </v:shape>
            </w:pict>
          </mc:Fallback>
        </mc:AlternateContent>
      </w:r>
      <w:r w:rsidR="003048EE">
        <w:rPr>
          <w:rFonts w:ascii="Times New Roman" w:hAnsi="Times New Roman" w:cs="Times New Roman"/>
          <w:b w:val="0"/>
          <w:noProof/>
          <w:sz w:val="24"/>
          <w:szCs w:val="24"/>
          <w:lang w:eastAsia="en-CA"/>
        </w:rPr>
        <mc:AlternateContent>
          <mc:Choice Requires="wps">
            <w:drawing>
              <wp:anchor distT="0" distB="0" distL="114300" distR="114300" simplePos="0" relativeHeight="251792384" behindDoc="0" locked="0" layoutInCell="1" allowOverlap="1" wp14:anchorId="6901D8D8" wp14:editId="06E8D2C7">
                <wp:simplePos x="0" y="0"/>
                <wp:positionH relativeFrom="column">
                  <wp:posOffset>4009390</wp:posOffset>
                </wp:positionH>
                <wp:positionV relativeFrom="paragraph">
                  <wp:posOffset>1374140</wp:posOffset>
                </wp:positionV>
                <wp:extent cx="409575" cy="280670"/>
                <wp:effectExtent l="0" t="0" r="0" b="5080"/>
                <wp:wrapNone/>
                <wp:docPr id="718" name="Text Box 71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3048EE">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18" o:spid="_x0000_s1106" type="#_x0000_t202" style="position:absolute;left:0;text-align:left;margin-left:315.7pt;margin-top:108.2pt;width:32.25pt;height:22.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DJOQ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" filled="f" stroked="f" strokeweight=".5pt">
                <v:textbox>
                  <w:txbxContent>
                    <w:p w:rsidR="0076245A" w:rsidRDefault="0076245A" w:rsidP="003048EE">
                      <w:r>
                        <w:t>1</w:t>
                      </w:r>
                    </w:p>
                  </w:txbxContent>
                </v:textbox>
              </v:shape>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5760" behindDoc="0" locked="0" layoutInCell="1" allowOverlap="1" wp14:anchorId="2CEADCE2" wp14:editId="4928939B">
                <wp:simplePos x="0" y="0"/>
                <wp:positionH relativeFrom="column">
                  <wp:posOffset>4667249</wp:posOffset>
                </wp:positionH>
                <wp:positionV relativeFrom="paragraph">
                  <wp:posOffset>76200</wp:posOffset>
                </wp:positionV>
                <wp:extent cx="1285875" cy="628650"/>
                <wp:effectExtent l="0" t="38100" r="66675" b="57150"/>
                <wp:wrapNone/>
                <wp:docPr id="680" name="Group 680"/>
                <wp:cNvGraphicFramePr/>
                <a:graphic xmlns:a="http://schemas.openxmlformats.org/drawingml/2006/main">
                  <a:graphicData uri="http://schemas.microsoft.com/office/word/2010/wordprocessingGroup">
                    <wpg:wgp>
                      <wpg:cNvGrpSpPr/>
                      <wpg:grpSpPr>
                        <a:xfrm>
                          <a:off x="0" y="0"/>
                          <a:ext cx="1285875" cy="628650"/>
                          <a:chOff x="0" y="0"/>
                          <a:chExt cx="1266825" cy="600075"/>
                        </a:xfrm>
                      </wpg:grpSpPr>
                      <wps:wsp>
                        <wps:cNvPr id="681" name="Straight Arrow Connector 681"/>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2" name="Text Box 682"/>
                        <wps:cNvSpPr txBox="1"/>
                        <wps:spPr>
                          <a:xfrm>
                            <a:off x="0" y="57150"/>
                            <a:ext cx="1066800" cy="352425"/>
                          </a:xfrm>
                          <a:prstGeom prst="rect">
                            <a:avLst/>
                          </a:prstGeom>
                          <a:noFill/>
                          <a:ln w="6350">
                            <a:noFill/>
                          </a:ln>
                          <a:effectLst/>
                        </wps:spPr>
                        <wps:txbx>
                          <w:txbxContent>
                            <w:p w:rsidR="0076245A" w:rsidRDefault="0076245A" w:rsidP="00B66B62">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0" o:spid="_x0000_s1107" style="position:absolute;left:0;text-align:left;margin-left:367.5pt;margin-top:6pt;width:101.25pt;height:49.5pt;z-index:25176576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">
                <v:shape id="Straight Arrow Connector 681" o:spid="_x0000_s1108"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QU4cQAAADcAAAADwAAAGRycy9kb3ducmV2LnhtbESPT4vCMBTE78J+h/AWvMiaVkFKNcoi&#10;insT/xz2+GyeTbF5KU3W1m+/EQSPw8z8hlmseluLO7W+cqwgHScgiAunKy4VnE/brwyED8gaa8ek&#10;4EEeVsuPwQJz7To+0P0YShEh7HNUYEJocil9YciiH7uGOHpX11oMUbal1C12EW5rOUmSmbRYcVww&#10;2NDaUHE7/lkFh8vUuPScYtdv1tvN724vR81eqeFn/z0HEagP7/Cr/aMVzLIUnmfi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tBThxAAAANwAAAAPAAAAAAAAAAAA&#10;AAAAAKECAABkcnMvZG93bnJldi54bWxQSwUGAAAAAAQABAD5AAAAkgMAAAAA&#10;" strokecolor="#4a7ebb">
                  <v:stroke startarrow="open" endarrow="open"/>
                </v:shape>
                <v:shape id="Text Box 682" o:spid="_x0000_s1109"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P/0MYA&#10;AADcAAAADwAAAGRycy9kb3ducmV2LnhtbESPQWvCQBSE70L/w/IKvZmNgUpIXUUC0lLqQZtLb6/Z&#10;ZxLMvk2z2yT6691CweMwM98wq81kWjFQ7xrLChZRDIK4tLrhSkHxuZunIJxH1thaJgUXcrBZP8xW&#10;mGk78oGGo69EgLDLUEHtfZdJ6cqaDLrIdsTBO9neoA+yr6TucQxw08okjpfSYMNhocaO8prK8/HX&#10;KHjPd3s8fCcmvbb568dp2/0UX89KPT1O2xcQniZ/D/+337SCZZrA35lwBOT6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P/0MYAAADcAAAADwAAAAAAAAAAAAAAAACYAgAAZHJz&#10;L2Rvd25yZXYueG1sUEsFBgAAAAAEAAQA9QAAAIsDAAAAAA==&#10;" filled="f" stroked="f" strokeweight=".5pt">
                  <v:textbox>
                    <w:txbxContent>
                      <w:p w:rsidR="0076245A" w:rsidRDefault="0076245A" w:rsidP="00B66B62">
                        <w:r>
                          <w:t>17/24 OD</w:t>
                        </w:r>
                      </w:p>
                    </w:txbxContent>
                  </v:textbox>
                </v:shape>
              </v:group>
            </w:pict>
          </mc:Fallback>
        </mc:AlternateContent>
      </w:r>
      <w:r w:rsidR="00A0564E">
        <w:rPr>
          <w:rFonts w:ascii="Times New Roman" w:hAnsi="Times New Roman" w:cs="Times New Roman"/>
          <w:b w:val="0"/>
          <w:noProof/>
          <w:sz w:val="24"/>
          <w:szCs w:val="24"/>
          <w:lang w:eastAsia="en-CA"/>
        </w:rPr>
        <mc:AlternateContent>
          <mc:Choice Requires="wpg">
            <w:drawing>
              <wp:anchor distT="0" distB="0" distL="114300" distR="114300" simplePos="0" relativeHeight="251767808" behindDoc="0" locked="0" layoutInCell="1" allowOverlap="1" wp14:anchorId="34B3826B" wp14:editId="659F05EE">
                <wp:simplePos x="0" y="0"/>
                <wp:positionH relativeFrom="column">
                  <wp:posOffset>847725</wp:posOffset>
                </wp:positionH>
                <wp:positionV relativeFrom="paragraph">
                  <wp:posOffset>1943100</wp:posOffset>
                </wp:positionV>
                <wp:extent cx="1438275" cy="771525"/>
                <wp:effectExtent l="38100" t="38100" r="66675" b="66675"/>
                <wp:wrapNone/>
                <wp:docPr id="683" name="Group 683"/>
                <wp:cNvGraphicFramePr/>
                <a:graphic xmlns:a="http://schemas.openxmlformats.org/drawingml/2006/main">
                  <a:graphicData uri="http://schemas.microsoft.com/office/word/2010/wordprocessingGroup">
                    <wpg:wgp>
                      <wpg:cNvGrpSpPr/>
                      <wpg:grpSpPr>
                        <a:xfrm>
                          <a:off x="0" y="0"/>
                          <a:ext cx="1438275" cy="771525"/>
                          <a:chOff x="0" y="0"/>
                          <a:chExt cx="1333500" cy="704850"/>
                        </a:xfrm>
                      </wpg:grpSpPr>
                      <wps:wsp>
                        <wps:cNvPr id="684" name="Straight Arrow Connector 684"/>
                        <wps:cNvCnPr/>
                        <wps:spPr>
                          <a:xfrm flipV="1">
                            <a:off x="0" y="0"/>
                            <a:ext cx="1333500" cy="70485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85" name="Text Box 685"/>
                        <wps:cNvSpPr txBox="1"/>
                        <wps:spPr>
                          <a:xfrm>
                            <a:off x="190500" y="38100"/>
                            <a:ext cx="1066800" cy="352425"/>
                          </a:xfrm>
                          <a:prstGeom prst="rect">
                            <a:avLst/>
                          </a:prstGeom>
                          <a:noFill/>
                          <a:ln w="6350">
                            <a:noFill/>
                          </a:ln>
                          <a:effectLst/>
                        </wps:spPr>
                        <wps:txbx>
                          <w:txbxContent>
                            <w:p w:rsidR="0076245A" w:rsidRDefault="0076245A" w:rsidP="00B66B62">
                              <w:r>
                                <w:t>5/6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83" o:spid="_x0000_s1110" style="position:absolute;left:0;text-align:left;margin-left:66.75pt;margin-top:153pt;width:113.25pt;height:60.75pt;z-index:251767808;mso-width-relative:margin;mso-height-relative:margin" coordsize="13335,7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">
                <v:shape id="Straight Arrow Connector 684" o:spid="_x0000_s1111" type="#_x0000_t32" style="position:absolute;width:13335;height:70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O3ecQAAADcAAAADwAAAGRycy9kb3ducmV2LnhtbESPT4vCMBTE74LfIbwFL7KmdReRahQR&#10;xb2Jfw4e3zbPpmzzUppo67c3grDHYWZ+w8yXna3EnRpfOlaQjhIQxLnTJRcKzqft5xSED8gaK8ek&#10;4EEelot+b46Zdi0f6H4MhYgQ9hkqMCHUmZQ+N2TRj1xNHL2rayyGKJtC6gbbCLeVHCfJRFosOS4Y&#10;rGltKP873qyCw++Xcek5xbbbrLeby24vh/VeqcFHt5qBCNSF//C7/aMVTKbf8DoTj4B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w7d5xAAAANwAAAAPAAAAAAAAAAAA&#10;AAAAAKECAABkcnMvZG93bnJldi54bWxQSwUGAAAAAAQABAD5AAAAkgMAAAAA&#10;" strokecolor="#4a7ebb">
                  <v:stroke startarrow="open" endarrow="open"/>
                </v:shape>
                <v:shape id="Text Box 685" o:spid="_x0000_s1112" type="#_x0000_t202" style="position:absolute;left:1905;top:38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pnpMUA&#10;AADcAAAADwAAAGRycy9kb3ducmV2LnhtbESPQYvCMBSE7wv+h/AEb2uqoJRqFCmIIu5Btxdvz+bZ&#10;FpuX2kTt7q/fCMIeh5n5hpkvO1OLB7WusqxgNIxAEOdWV1woyL7XnzEI55E11pZJwQ85WC56H3NM&#10;tH3ygR5HX4gAYZeggtL7JpHS5SUZdEPbEAfvYluDPsi2kLrFZ4CbWo6jaCoNVhwWSmwoLSm/Hu9G&#10;wS5df+HhPDbxb51u9pdVc8tOE6UG/W41A+Gp8//hd3urFUzjCbzOh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mmekxQAAANwAAAAPAAAAAAAAAAAAAAAAAJgCAABkcnMv&#10;ZG93bnJldi54bWxQSwUGAAAAAAQABAD1AAAAigMAAAAA&#10;" filled="f" stroked="f" strokeweight=".5pt">
                  <v:textbox>
                    <w:txbxContent>
                      <w:p w:rsidR="0076245A" w:rsidRDefault="0076245A" w:rsidP="00B66B62">
                        <w:r>
                          <w:t>5/6 OD</w:t>
                        </w:r>
                      </w:p>
                    </w:txbxContent>
                  </v:textbox>
                </v:shape>
              </v:group>
            </w:pict>
          </mc:Fallback>
        </mc:AlternateContent>
      </w:r>
      <w:r w:rsidR="00A0564E">
        <w:rPr>
          <w:noProof/>
          <w:lang w:eastAsia="en-CA"/>
        </w:rPr>
        <mc:AlternateContent>
          <mc:Choice Requires="wps">
            <w:drawing>
              <wp:anchor distT="0" distB="0" distL="114300" distR="114300" simplePos="0" relativeHeight="251769856" behindDoc="0" locked="0" layoutInCell="1" allowOverlap="1" wp14:anchorId="20B36B1B" wp14:editId="1E20B703">
                <wp:simplePos x="0" y="0"/>
                <wp:positionH relativeFrom="column">
                  <wp:posOffset>2343150</wp:posOffset>
                </wp:positionH>
                <wp:positionV relativeFrom="paragraph">
                  <wp:posOffset>3667125</wp:posOffset>
                </wp:positionV>
                <wp:extent cx="2562225" cy="1333500"/>
                <wp:effectExtent l="38100" t="38100" r="66675" b="57150"/>
                <wp:wrapNone/>
                <wp:docPr id="686" name="Straight Arrow Connector 686"/>
                <wp:cNvGraphicFramePr/>
                <a:graphic xmlns:a="http://schemas.openxmlformats.org/drawingml/2006/main">
                  <a:graphicData uri="http://schemas.microsoft.com/office/word/2010/wordprocessingShape">
                    <wps:wsp>
                      <wps:cNvCnPr/>
                      <wps:spPr>
                        <a:xfrm flipV="1">
                          <a:off x="0" y="0"/>
                          <a:ext cx="2562225" cy="1333500"/>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6" o:spid="_x0000_s1026" type="#_x0000_t32" style="position:absolute;margin-left:184.5pt;margin-top:288.75pt;width:201.75pt;height:10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1904" behindDoc="0" locked="0" layoutInCell="1" allowOverlap="1" wp14:anchorId="6819BD83" wp14:editId="3E88391C">
                <wp:simplePos x="0" y="0"/>
                <wp:positionH relativeFrom="column">
                  <wp:posOffset>4905375</wp:posOffset>
                </wp:positionH>
                <wp:positionV relativeFrom="paragraph">
                  <wp:posOffset>2476500</wp:posOffset>
                </wp:positionV>
                <wp:extent cx="2286000" cy="1190625"/>
                <wp:effectExtent l="38100" t="38100" r="57150" b="66675"/>
                <wp:wrapNone/>
                <wp:docPr id="687" name="Straight Arrow Connector 687"/>
                <wp:cNvGraphicFramePr/>
                <a:graphic xmlns:a="http://schemas.openxmlformats.org/drawingml/2006/main">
                  <a:graphicData uri="http://schemas.microsoft.com/office/word/2010/wordprocessingShape">
                    <wps:wsp>
                      <wps:cNvCnPr/>
                      <wps:spPr>
                        <a:xfrm flipV="1">
                          <a:off x="0" y="0"/>
                          <a:ext cx="2286000" cy="119062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87" o:spid="_x0000_s1026" type="#_x0000_t32" style="position:absolute;margin-left:386.25pt;margin-top:195pt;width:180pt;height:93.7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" strokecolor="#4a7ebb">
                <v:stroke startarrow="open" endarrow="open"/>
              </v:shape>
            </w:pict>
          </mc:Fallback>
        </mc:AlternateContent>
      </w:r>
      <w:r w:rsidR="00A0564E">
        <w:rPr>
          <w:noProof/>
          <w:lang w:eastAsia="en-CA"/>
        </w:rPr>
        <mc:AlternateContent>
          <mc:Choice Requires="wps">
            <w:drawing>
              <wp:anchor distT="0" distB="0" distL="114300" distR="114300" simplePos="0" relativeHeight="251776000" behindDoc="0" locked="0" layoutInCell="1" allowOverlap="1" wp14:anchorId="0B03BDF1" wp14:editId="299A8711">
                <wp:simplePos x="0" y="0"/>
                <wp:positionH relativeFrom="column">
                  <wp:posOffset>5829300</wp:posOffset>
                </wp:positionH>
                <wp:positionV relativeFrom="paragraph">
                  <wp:posOffset>3181350</wp:posOffset>
                </wp:positionV>
                <wp:extent cx="1066800" cy="352425"/>
                <wp:effectExtent l="0" t="0" r="0" b="0"/>
                <wp:wrapNone/>
                <wp:docPr id="689" name="Text Box 689"/>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76245A" w:rsidRDefault="0076245A"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9" o:spid="_x0000_s1113" type="#_x0000_t202" style="position:absolute;left:0;text-align:left;margin-left:459pt;margin-top:250.5pt;width:84pt;height:27.7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" filled="f" stroked="f" strokeweight=".5pt">
                <v:textbox>
                  <w:txbxContent>
                    <w:p w:rsidR="0076245A" w:rsidRDefault="0076245A" w:rsidP="00B66B62">
                      <w:r>
                        <w:t>1.5 OD</w:t>
                      </w:r>
                    </w:p>
                  </w:txbxContent>
                </v:textbox>
              </v:shape>
            </w:pict>
          </mc:Fallback>
        </mc:AlternateContent>
      </w:r>
      <w:r w:rsidR="008C66BE">
        <w:rPr>
          <w:rFonts w:ascii="Times New Roman" w:hAnsi="Times New Roman" w:cs="Times New Roman"/>
          <w:b w:val="0"/>
          <w:noProof/>
          <w:sz w:val="24"/>
          <w:szCs w:val="24"/>
          <w:lang w:eastAsia="en-CA"/>
        </w:rPr>
        <mc:AlternateContent>
          <mc:Choice Requires="wpg">
            <w:drawing>
              <wp:anchor distT="0" distB="0" distL="114300" distR="114300" simplePos="0" relativeHeight="251790336" behindDoc="0" locked="0" layoutInCell="1" allowOverlap="1" wp14:anchorId="283C59B7" wp14:editId="2E4A8059">
                <wp:simplePos x="0" y="0"/>
                <wp:positionH relativeFrom="column">
                  <wp:posOffset>2295525</wp:posOffset>
                </wp:positionH>
                <wp:positionV relativeFrom="paragraph">
                  <wp:posOffset>400050</wp:posOffset>
                </wp:positionV>
                <wp:extent cx="3533775" cy="2133600"/>
                <wp:effectExtent l="0" t="0" r="28575" b="38100"/>
                <wp:wrapNone/>
                <wp:docPr id="706" name="Group 706"/>
                <wp:cNvGraphicFramePr/>
                <a:graphic xmlns:a="http://schemas.openxmlformats.org/drawingml/2006/main">
                  <a:graphicData uri="http://schemas.microsoft.com/office/word/2010/wordprocessingGroup">
                    <wpg:wgp>
                      <wpg:cNvGrpSpPr/>
                      <wpg:grpSpPr>
                        <a:xfrm>
                          <a:off x="0" y="0"/>
                          <a:ext cx="3533775" cy="2133600"/>
                          <a:chOff x="0" y="0"/>
                          <a:chExt cx="3533775" cy="2133600"/>
                        </a:xfrm>
                      </wpg:grpSpPr>
                      <wps:wsp>
                        <wps:cNvPr id="707" name="Text Box 707"/>
                        <wps:cNvSpPr txBox="1"/>
                        <wps:spPr>
                          <a:xfrm>
                            <a:off x="142875" y="0"/>
                            <a:ext cx="1066800" cy="352425"/>
                          </a:xfrm>
                          <a:prstGeom prst="rect">
                            <a:avLst/>
                          </a:prstGeom>
                          <a:noFill/>
                          <a:ln w="6350">
                            <a:noFill/>
                          </a:ln>
                          <a:effectLst/>
                        </wps:spPr>
                        <wps:txbx>
                          <w:txbxContent>
                            <w:p w:rsidR="0076245A" w:rsidRDefault="0076245A" w:rsidP="008C66BE">
                              <w:r>
                                <w:t>Speckled Areas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8" name="Straight Arrow Connector 708"/>
                        <wps:cNvCnPr/>
                        <wps:spPr>
                          <a:xfrm flipV="1">
                            <a:off x="0" y="3524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9" name="Straight Arrow Connector 709"/>
                        <wps:cNvCnPr/>
                        <wps:spPr>
                          <a:xfrm flipH="1" flipV="1">
                            <a:off x="1209675" y="190500"/>
                            <a:ext cx="2324100" cy="28575"/>
                          </a:xfrm>
                          <a:prstGeom prst="straightConnector1">
                            <a:avLst/>
                          </a:prstGeom>
                          <a:noFill/>
                          <a:ln w="9525" cap="flat" cmpd="sng" algn="ctr">
                            <a:solidFill>
                              <a:srgbClr val="4F81BD">
                                <a:shade val="95000"/>
                                <a:satMod val="105000"/>
                              </a:srgbClr>
                            </a:solidFill>
                            <a:prstDash val="solid"/>
                            <a:tailEnd type="arrow"/>
                          </a:ln>
                          <a:effectLst/>
                        </wps:spPr>
                        <wps:bodyPr/>
                      </wps:wsp>
                    </wpg:wgp>
                  </a:graphicData>
                </a:graphic>
              </wp:anchor>
            </w:drawing>
          </mc:Choice>
          <mc:Fallback>
            <w:pict>
              <v:group id="Group 706" o:spid="_x0000_s1114" style="position:absolute;left:0;text-align:left;margin-left:180.75pt;margin-top:31.5pt;width:278.25pt;height:168pt;z-index:251790336" coordsize="35337,213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">
                <v:shape id="Text Box 707" o:spid="_x0000_s1115" type="#_x0000_t202" style="position:absolute;left:1428;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ZQj8cA&#10;AADcAAAADwAAAGRycy9kb3ducmV2LnhtbESPS2vDMBCE74X8B7GF3hq5gSbGtWyCIaSU5pDHpbet&#10;tX5Qa+VYSuLm10eFQo7DzHzDpPloOnGmwbWWFbxMIxDEpdUt1woO+9VzDMJ5ZI2dZVLwSw7ybPKQ&#10;YqLthbd03vlaBAi7BBU03veJlK5syKCb2p44eJUdDPogh1rqAS8Bbjo5i6K5NNhyWGiwp6Kh8md3&#10;Mgo+itUGt98zE1+7Yv1ZLfvj4etVqafHcfkGwtPo7+H/9rtWsIgW8HcmHAGZ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2UI/HAAAA3AAAAA8AAAAAAAAAAAAAAAAAmAIAAGRy&#10;cy9kb3ducmV2LnhtbFBLBQYAAAAABAAEAPUAAACMAwAAAAA=&#10;" filled="f" stroked="f" strokeweight=".5pt">
                  <v:textbox>
                    <w:txbxContent>
                      <w:p w:rsidR="0076245A" w:rsidRDefault="0076245A" w:rsidP="008C66BE">
                        <w:r>
                          <w:t>Speckled Areas</w:t>
                        </w:r>
                      </w:p>
                    </w:txbxContent>
                  </v:textbox>
                </v:shape>
                <v:shape id="Straight Arrow Connector 708" o:spid="_x0000_s1116" type="#_x0000_t32" style="position:absolute;top:3524;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5gz8AAAADcAAAADwAAAGRycy9kb3ducmV2LnhtbERPzYrCMBC+C/sOYYS9aVoPq1RjEWFR&#10;QYVWH2BoZtuyzaQksXbffnMQPH58/5t8NJ0YyPnWsoJ0noAgrqxuuVZwv33PViB8QNbYWSYFf+Qh&#10;335MNphp++SChjLUIoawz1BBE0KfSemrhgz6ue2JI/djncEQoauldviM4aaTiyT5kgZbjg0N9rRv&#10;qPotH0ZBdfZXd7kcTvu0WBQHvpXdY2iV+pyOuzWIQGN4i1/uo1awTOLaeCYeAbn9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i+YM/AAAAA3AAAAA8AAAAAAAAAAAAAAAAA&#10;oQIAAGRycy9kb3ducmV2LnhtbFBLBQYAAAAABAAEAPkAAACOAwAAAAA=&#10;" strokecolor="#4a7ebb">
                  <v:stroke endarrow="open"/>
                </v:shape>
                <v:shape id="Straight Arrow Connector 709" o:spid="_x0000_s1117" type="#_x0000_t32" style="position:absolute;left:12096;top:1905;width:23241;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I3O8cAAADcAAAADwAAAGRycy9kb3ducmV2LnhtbESPT2vCQBTE74V+h+UVeilm0x60xqxS&#10;bQui9OAfPD92n0ls9m3Irhr99K5Q6HGYmd8w+aSztThR6yvHCl6TFASxdqbiQsF28917B+EDssHa&#10;MSm4kIfJ+PEhx8y4M6/otA6FiBD2GSooQ2gyKb0uyaJPXEMcvb1rLYYo20KaFs8Rbmv5lqZ9abHi&#10;uFBiQ7OS9O/6aBU0P/Ol/nw5bncHPbzOvqabhZ1elXp+6j5GIAJ14T/8154bBYN0CPcz8QjI8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Ijc7xwAAANwAAAAPAAAAAAAA&#10;AAAAAAAAAKECAABkcnMvZG93bnJldi54bWxQSwUGAAAAAAQABAD5AAAAlQMAAAAA&#10;" strokecolor="#4a7ebb">
                  <v:stroke endarrow="open"/>
                </v:shape>
              </v:group>
            </w:pict>
          </mc:Fallback>
        </mc:AlternateContent>
      </w:r>
      <w:r w:rsidR="00B66B62">
        <w:rPr>
          <w:noProof/>
          <w:lang w:eastAsia="en-CA"/>
        </w:rPr>
        <mc:AlternateContent>
          <mc:Choice Requires="wps">
            <w:drawing>
              <wp:anchor distT="0" distB="0" distL="114300" distR="114300" simplePos="0" relativeHeight="251773952" behindDoc="0" locked="0" layoutInCell="1" allowOverlap="1" wp14:anchorId="7B2A9904" wp14:editId="2C3D219F">
                <wp:simplePos x="0" y="0"/>
                <wp:positionH relativeFrom="column">
                  <wp:posOffset>3660140</wp:posOffset>
                </wp:positionH>
                <wp:positionV relativeFrom="paragraph">
                  <wp:posOffset>4343400</wp:posOffset>
                </wp:positionV>
                <wp:extent cx="1066800" cy="352425"/>
                <wp:effectExtent l="0" t="0" r="0" b="0"/>
                <wp:wrapNone/>
                <wp:docPr id="688" name="Text Box 688"/>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76245A" w:rsidRDefault="0076245A" w:rsidP="00B66B62">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88" o:spid="_x0000_s1118" type="#_x0000_t202" style="position:absolute;left:0;text-align:left;margin-left:288.2pt;margin-top:342pt;width:84pt;height:27.7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" filled="f" stroked="f" strokeweight=".5pt">
                <v:textbox>
                  <w:txbxContent>
                    <w:p w:rsidR="0076245A" w:rsidRDefault="0076245A" w:rsidP="00B66B62">
                      <w:r>
                        <w:t>1.5 OD</w:t>
                      </w:r>
                    </w:p>
                  </w:txbxContent>
                </v:textbox>
              </v:shape>
            </w:pict>
          </mc:Fallback>
        </mc:AlternateContent>
      </w:r>
      <w:r w:rsidR="00A0564E">
        <w:rPr>
          <w:noProof/>
          <w:lang w:eastAsia="en-CA"/>
        </w:rPr>
        <w:drawing>
          <wp:inline distT="0" distB="0" distL="0" distR="0" wp14:anchorId="0D7BCBD0" wp14:editId="61469917">
            <wp:extent cx="7327890" cy="5619750"/>
            <wp:effectExtent l="0" t="0" r="6985"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ASide.JPG"/>
                    <pic:cNvPicPr/>
                  </pic:nvPicPr>
                  <pic:blipFill>
                    <a:blip r:embed="rId30">
                      <a:extLst>
                        <a:ext uri="{28A0092B-C50C-407E-A947-70E740481C1C}">
                          <a14:useLocalDpi xmlns:a14="http://schemas.microsoft.com/office/drawing/2010/main" val="0"/>
                        </a:ext>
                      </a:extLst>
                    </a:blip>
                    <a:stretch>
                      <a:fillRect/>
                    </a:stretch>
                  </pic:blipFill>
                  <pic:spPr>
                    <a:xfrm>
                      <a:off x="0" y="0"/>
                      <a:ext cx="7327890" cy="5619750"/>
                    </a:xfrm>
                    <a:prstGeom prst="rect">
                      <a:avLst/>
                    </a:prstGeom>
                  </pic:spPr>
                </pic:pic>
              </a:graphicData>
            </a:graphic>
          </wp:inline>
        </w:drawing>
      </w:r>
    </w:p>
    <w:p w:rsidR="00587509" w:rsidRDefault="00E951C2" w:rsidP="00E951C2">
      <w:pPr>
        <w:pStyle w:val="Caption"/>
        <w:jc w:val="center"/>
        <w:rPr>
          <w:rFonts w:ascii="Times New Roman" w:hAnsi="Times New Roman" w:cs="Times New Roman"/>
          <w:color w:val="auto"/>
          <w:sz w:val="24"/>
          <w:szCs w:val="24"/>
        </w:rPr>
      </w:pPr>
      <w:bookmarkStart w:id="312" w:name="_Ref392353811"/>
      <w:r w:rsidRPr="00E951C2">
        <w:rPr>
          <w:rFonts w:ascii="Times New Roman" w:hAnsi="Times New Roman" w:cs="Times New Roman"/>
          <w:color w:val="auto"/>
          <w:sz w:val="24"/>
          <w:szCs w:val="24"/>
        </w:rPr>
        <w:t xml:space="preserve">Figure </w:t>
      </w:r>
      <w:r w:rsidRPr="00E951C2">
        <w:rPr>
          <w:rFonts w:ascii="Times New Roman" w:hAnsi="Times New Roman" w:cs="Times New Roman"/>
          <w:color w:val="auto"/>
          <w:sz w:val="24"/>
          <w:szCs w:val="24"/>
        </w:rPr>
        <w:fldChar w:fldCharType="begin"/>
      </w:r>
      <w:r w:rsidRPr="00E951C2">
        <w:rPr>
          <w:rFonts w:ascii="Times New Roman" w:hAnsi="Times New Roman" w:cs="Times New Roman"/>
          <w:color w:val="auto"/>
          <w:sz w:val="24"/>
          <w:szCs w:val="24"/>
        </w:rPr>
        <w:instrText xml:space="preserve"> SEQ Figure \* ARABIC </w:instrText>
      </w:r>
      <w:r w:rsidRPr="00E951C2">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22</w:t>
      </w:r>
      <w:r w:rsidRPr="00E951C2">
        <w:rPr>
          <w:rFonts w:ascii="Times New Roman" w:hAnsi="Times New Roman" w:cs="Times New Roman"/>
          <w:color w:val="auto"/>
          <w:sz w:val="24"/>
          <w:szCs w:val="24"/>
        </w:rPr>
        <w:fldChar w:fldCharType="end"/>
      </w:r>
      <w:bookmarkEnd w:id="312"/>
      <w:r w:rsidRPr="00E951C2">
        <w:rPr>
          <w:rFonts w:ascii="Times New Roman" w:hAnsi="Times New Roman" w:cs="Times New Roman"/>
          <w:color w:val="auto"/>
          <w:sz w:val="24"/>
          <w:szCs w:val="24"/>
        </w:rPr>
        <w:t xml:space="preserve">: Bottom side of the pipe in the </w:t>
      </w:r>
      <w:r w:rsidR="00C6380F">
        <w:rPr>
          <w:rFonts w:ascii="Times New Roman" w:hAnsi="Times New Roman" w:cs="Times New Roman"/>
          <w:color w:val="auto"/>
          <w:sz w:val="24"/>
          <w:szCs w:val="24"/>
        </w:rPr>
        <w:t xml:space="preserve">second </w:t>
      </w:r>
      <w:r w:rsidRPr="00E951C2">
        <w:rPr>
          <w:rFonts w:ascii="Times New Roman" w:hAnsi="Times New Roman" w:cs="Times New Roman"/>
          <w:color w:val="auto"/>
          <w:sz w:val="24"/>
          <w:szCs w:val="24"/>
        </w:rPr>
        <w:t xml:space="preserve">test </w:t>
      </w:r>
    </w:p>
    <w:p w:rsidR="00C6380F" w:rsidRDefault="000366B7" w:rsidP="00C6380F">
      <w:pPr>
        <w:keepNext/>
        <w:jc w:val="center"/>
      </w:pPr>
      <w:r>
        <w:rPr>
          <w:rFonts w:ascii="Times New Roman" w:hAnsi="Times New Roman" w:cs="Times New Roman"/>
          <w:b/>
          <w:noProof/>
          <w:sz w:val="24"/>
          <w:szCs w:val="24"/>
          <w:lang w:eastAsia="en-CA"/>
        </w:rPr>
        <w:lastRenderedPageBreak/>
        <mc:AlternateContent>
          <mc:Choice Requires="wps">
            <w:drawing>
              <wp:anchor distT="0" distB="0" distL="114300" distR="114300" simplePos="0" relativeHeight="251829248" behindDoc="0" locked="0" layoutInCell="1" allowOverlap="1" wp14:anchorId="5CE43C7B" wp14:editId="3AF11785">
                <wp:simplePos x="0" y="0"/>
                <wp:positionH relativeFrom="column">
                  <wp:posOffset>4030345</wp:posOffset>
                </wp:positionH>
                <wp:positionV relativeFrom="paragraph">
                  <wp:posOffset>3044825</wp:posOffset>
                </wp:positionV>
                <wp:extent cx="409575" cy="280670"/>
                <wp:effectExtent l="0" t="0" r="0" b="5080"/>
                <wp:wrapNone/>
                <wp:docPr id="736" name="Text Box 73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0366B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6" o:spid="_x0000_s1119" type="#_x0000_t202" style="position:absolute;left:0;text-align:left;margin-left:317.35pt;margin-top:239.75pt;width:32.25pt;height:22.1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" filled="f" stroked="f" strokeweight=".5pt">
                <v:textbox>
                  <w:txbxContent>
                    <w:p w:rsidR="0076245A" w:rsidRDefault="0076245A" w:rsidP="000366B7">
                      <w:r>
                        <w:t>19</w:t>
                      </w:r>
                    </w:p>
                  </w:txbxContent>
                </v:textbox>
              </v:shape>
            </w:pict>
          </mc:Fallback>
        </mc:AlternateContent>
      </w:r>
      <w:r w:rsidR="000D7098">
        <w:rPr>
          <w:rFonts w:ascii="Times New Roman" w:hAnsi="Times New Roman" w:cs="Times New Roman"/>
          <w:b/>
          <w:noProof/>
          <w:sz w:val="24"/>
          <w:szCs w:val="24"/>
          <w:lang w:eastAsia="en-CA"/>
        </w:rPr>
        <mc:AlternateContent>
          <mc:Choice Requires="wps">
            <w:drawing>
              <wp:anchor distT="0" distB="0" distL="114300" distR="114300" simplePos="0" relativeHeight="251827200" behindDoc="0" locked="0" layoutInCell="1" allowOverlap="1" wp14:anchorId="4094C94F" wp14:editId="26FBB012">
                <wp:simplePos x="0" y="0"/>
                <wp:positionH relativeFrom="column">
                  <wp:posOffset>3761740</wp:posOffset>
                </wp:positionH>
                <wp:positionV relativeFrom="paragraph">
                  <wp:posOffset>1482725</wp:posOffset>
                </wp:positionV>
                <wp:extent cx="409575" cy="280670"/>
                <wp:effectExtent l="0" t="0" r="0" b="5080"/>
                <wp:wrapNone/>
                <wp:docPr id="735" name="Text Box 73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0D7098">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5" o:spid="_x0000_s1120" type="#_x0000_t202" style="position:absolute;left:0;text-align:left;margin-left:296.2pt;margin-top:116.75pt;width:32.25pt;height:22.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" filled="f" stroked="f" strokeweight=".5pt">
                <v:textbox>
                  <w:txbxContent>
                    <w:p w:rsidR="0076245A" w:rsidRDefault="0076245A" w:rsidP="000D7098">
                      <w:r>
                        <w:t>18</w:t>
                      </w:r>
                    </w:p>
                  </w:txbxContent>
                </v:textbox>
              </v:shape>
            </w:pict>
          </mc:Fallback>
        </mc:AlternateContent>
      </w:r>
      <w:r w:rsidR="002F5880">
        <w:rPr>
          <w:rFonts w:ascii="Times New Roman" w:hAnsi="Times New Roman" w:cs="Times New Roman"/>
          <w:b/>
          <w:noProof/>
          <w:sz w:val="24"/>
          <w:szCs w:val="24"/>
          <w:lang w:eastAsia="en-CA"/>
        </w:rPr>
        <mc:AlternateContent>
          <mc:Choice Requires="wps">
            <w:drawing>
              <wp:anchor distT="0" distB="0" distL="114300" distR="114300" simplePos="0" relativeHeight="251825152" behindDoc="0" locked="0" layoutInCell="1" allowOverlap="1" wp14:anchorId="209E6A3F" wp14:editId="785EC634">
                <wp:simplePos x="0" y="0"/>
                <wp:positionH relativeFrom="column">
                  <wp:posOffset>3075940</wp:posOffset>
                </wp:positionH>
                <wp:positionV relativeFrom="paragraph">
                  <wp:posOffset>2082800</wp:posOffset>
                </wp:positionV>
                <wp:extent cx="409575" cy="280670"/>
                <wp:effectExtent l="0" t="0" r="0" b="5080"/>
                <wp:wrapNone/>
                <wp:docPr id="734" name="Text Box 734"/>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2F5880">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4" o:spid="_x0000_s1121" type="#_x0000_t202" style="position:absolute;left:0;text-align:left;margin-left:242.2pt;margin-top:164pt;width:32.25pt;height:22.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wrCOg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" filled="f" stroked="f" strokeweight=".5pt">
                <v:textbox>
                  <w:txbxContent>
                    <w:p w:rsidR="0076245A" w:rsidRDefault="0076245A" w:rsidP="002F5880">
                      <w:r>
                        <w:t>13</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3104" behindDoc="0" locked="0" layoutInCell="1" allowOverlap="1" wp14:anchorId="66E6B87E" wp14:editId="3C40A080">
                <wp:simplePos x="0" y="0"/>
                <wp:positionH relativeFrom="column">
                  <wp:posOffset>3771265</wp:posOffset>
                </wp:positionH>
                <wp:positionV relativeFrom="paragraph">
                  <wp:posOffset>3322320</wp:posOffset>
                </wp:positionV>
                <wp:extent cx="409575" cy="280670"/>
                <wp:effectExtent l="0" t="0" r="0" b="5080"/>
                <wp:wrapNone/>
                <wp:docPr id="733" name="Text Box 733"/>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A76E51">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3" o:spid="_x0000_s1122" type="#_x0000_t202" style="position:absolute;left:0;text-align:left;margin-left:296.95pt;margin-top:261.6pt;width:32.25pt;height:22.1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" filled="f" stroked="f" strokeweight=".5pt">
                <v:textbox>
                  <w:txbxContent>
                    <w:p w:rsidR="0076245A" w:rsidRDefault="0076245A" w:rsidP="00A76E51">
                      <w:r>
                        <w:t>12</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21056" behindDoc="0" locked="0" layoutInCell="1" allowOverlap="1" wp14:anchorId="165A2977" wp14:editId="1BF58157">
                <wp:simplePos x="0" y="0"/>
                <wp:positionH relativeFrom="column">
                  <wp:posOffset>4295140</wp:posOffset>
                </wp:positionH>
                <wp:positionV relativeFrom="paragraph">
                  <wp:posOffset>2955925</wp:posOffset>
                </wp:positionV>
                <wp:extent cx="409575" cy="280670"/>
                <wp:effectExtent l="0" t="0" r="0" b="5080"/>
                <wp:wrapNone/>
                <wp:docPr id="732" name="Text Box 732"/>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A76E51">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2" o:spid="_x0000_s1123" type="#_x0000_t202" style="position:absolute;left:0;text-align:left;margin-left:338.2pt;margin-top:232.75pt;width:32.25pt;height:22.1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3HmOg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" filled="f" stroked="f" strokeweight=".5pt">
                <v:textbox>
                  <w:txbxContent>
                    <w:p w:rsidR="0076245A" w:rsidRDefault="0076245A" w:rsidP="00A76E51">
                      <w:r>
                        <w:t>11</w:t>
                      </w:r>
                    </w:p>
                  </w:txbxContent>
                </v:textbox>
              </v:shape>
            </w:pict>
          </mc:Fallback>
        </mc:AlternateContent>
      </w:r>
      <w:r w:rsidR="00A76E51">
        <w:rPr>
          <w:rFonts w:ascii="Times New Roman" w:hAnsi="Times New Roman" w:cs="Times New Roman"/>
          <w:b/>
          <w:noProof/>
          <w:sz w:val="24"/>
          <w:szCs w:val="24"/>
          <w:lang w:eastAsia="en-CA"/>
        </w:rPr>
        <mc:AlternateContent>
          <mc:Choice Requires="wps">
            <w:drawing>
              <wp:anchor distT="0" distB="0" distL="114300" distR="114300" simplePos="0" relativeHeight="251819008" behindDoc="0" locked="0" layoutInCell="1" allowOverlap="1" wp14:anchorId="346FA88B" wp14:editId="3AA1B057">
                <wp:simplePos x="0" y="0"/>
                <wp:positionH relativeFrom="column">
                  <wp:posOffset>3630295</wp:posOffset>
                </wp:positionH>
                <wp:positionV relativeFrom="paragraph">
                  <wp:posOffset>1798320</wp:posOffset>
                </wp:positionV>
                <wp:extent cx="409575" cy="280670"/>
                <wp:effectExtent l="0" t="0" r="0" b="5080"/>
                <wp:wrapNone/>
                <wp:docPr id="731" name="Text Box 731"/>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A76E51">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1" o:spid="_x0000_s1124" type="#_x0000_t202" style="position:absolute;left:0;text-align:left;margin-left:285.85pt;margin-top:141.6pt;width:32.25pt;height:22.1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" filled="f" stroked="f" strokeweight=".5pt">
                <v:textbox>
                  <w:txbxContent>
                    <w:p w:rsidR="0076245A" w:rsidRDefault="0076245A" w:rsidP="00A76E51">
                      <w:r>
                        <w:t>10</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6960" behindDoc="0" locked="0" layoutInCell="1" allowOverlap="1" wp14:anchorId="67F6DD42" wp14:editId="04931D26">
                <wp:simplePos x="0" y="0"/>
                <wp:positionH relativeFrom="column">
                  <wp:posOffset>4106545</wp:posOffset>
                </wp:positionH>
                <wp:positionV relativeFrom="paragraph">
                  <wp:posOffset>1683385</wp:posOffset>
                </wp:positionV>
                <wp:extent cx="409575" cy="280670"/>
                <wp:effectExtent l="0" t="0" r="0" b="5080"/>
                <wp:wrapNone/>
                <wp:docPr id="730" name="Text Box 730"/>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176405">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0" o:spid="_x0000_s1125" type="#_x0000_t202" style="position:absolute;left:0;text-align:left;margin-left:323.35pt;margin-top:132.55pt;width:32.25pt;height:22.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" filled="f" stroked="f" strokeweight=".5pt">
                <v:textbox>
                  <w:txbxContent>
                    <w:p w:rsidR="0076245A" w:rsidRDefault="0076245A" w:rsidP="00176405">
                      <w:r>
                        <w:t>9</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4912" behindDoc="0" locked="0" layoutInCell="1" allowOverlap="1" wp14:anchorId="1AD1EB10" wp14:editId="02337765">
                <wp:simplePos x="0" y="0"/>
                <wp:positionH relativeFrom="column">
                  <wp:posOffset>4923790</wp:posOffset>
                </wp:positionH>
                <wp:positionV relativeFrom="paragraph">
                  <wp:posOffset>2631440</wp:posOffset>
                </wp:positionV>
                <wp:extent cx="409575" cy="280670"/>
                <wp:effectExtent l="0" t="0" r="0" b="5080"/>
                <wp:wrapNone/>
                <wp:docPr id="729" name="Text Box 729"/>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176405">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9" o:spid="_x0000_s1126" type="#_x0000_t202" style="position:absolute;left:0;text-align:left;margin-left:387.7pt;margin-top:207.2pt;width:32.25pt;height:22.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" filled="f" stroked="f" strokeweight=".5pt">
                <v:textbox>
                  <w:txbxContent>
                    <w:p w:rsidR="0076245A" w:rsidRDefault="0076245A" w:rsidP="00176405">
                      <w:r>
                        <w:t>8</w:t>
                      </w:r>
                    </w:p>
                  </w:txbxContent>
                </v:textbox>
              </v:shape>
            </w:pict>
          </mc:Fallback>
        </mc:AlternateContent>
      </w:r>
      <w:r w:rsidR="00176405">
        <w:rPr>
          <w:rFonts w:ascii="Times New Roman" w:hAnsi="Times New Roman" w:cs="Times New Roman"/>
          <w:b/>
          <w:noProof/>
          <w:sz w:val="24"/>
          <w:szCs w:val="24"/>
          <w:lang w:eastAsia="en-CA"/>
        </w:rPr>
        <mc:AlternateContent>
          <mc:Choice Requires="wps">
            <w:drawing>
              <wp:anchor distT="0" distB="0" distL="114300" distR="114300" simplePos="0" relativeHeight="251812864" behindDoc="0" locked="0" layoutInCell="1" allowOverlap="1" wp14:anchorId="0B78021C" wp14:editId="15F5AA4B">
                <wp:simplePos x="0" y="0"/>
                <wp:positionH relativeFrom="column">
                  <wp:posOffset>5438140</wp:posOffset>
                </wp:positionH>
                <wp:positionV relativeFrom="paragraph">
                  <wp:posOffset>2429682</wp:posOffset>
                </wp:positionV>
                <wp:extent cx="409575" cy="280670"/>
                <wp:effectExtent l="0" t="0" r="0" b="5080"/>
                <wp:wrapNone/>
                <wp:docPr id="728" name="Text Box 728"/>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176405">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8" o:spid="_x0000_s1127" type="#_x0000_t202" style="position:absolute;left:0;text-align:left;margin-left:428.2pt;margin-top:191.3pt;width:32.25pt;height:22.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" filled="f" stroked="f" strokeweight=".5pt">
                <v:textbox>
                  <w:txbxContent>
                    <w:p w:rsidR="0076245A" w:rsidRDefault="0076245A" w:rsidP="00176405">
                      <w:r>
                        <w:t>7</w:t>
                      </w:r>
                    </w:p>
                  </w:txbxContent>
                </v:textbox>
              </v:shape>
            </w:pict>
          </mc:Fallback>
        </mc:AlternateContent>
      </w:r>
      <w:r w:rsidR="00751D0D">
        <w:rPr>
          <w:rFonts w:ascii="Times New Roman" w:hAnsi="Times New Roman" w:cs="Times New Roman"/>
          <w:b/>
          <w:noProof/>
          <w:sz w:val="24"/>
          <w:szCs w:val="24"/>
          <w:lang w:eastAsia="en-CA"/>
        </w:rPr>
        <mc:AlternateContent>
          <mc:Choice Requires="wps">
            <w:drawing>
              <wp:anchor distT="0" distB="0" distL="114300" distR="114300" simplePos="0" relativeHeight="251810816" behindDoc="0" locked="0" layoutInCell="1" allowOverlap="1" wp14:anchorId="0C92B99C" wp14:editId="73E74D01">
                <wp:simplePos x="0" y="0"/>
                <wp:positionH relativeFrom="column">
                  <wp:posOffset>4563110</wp:posOffset>
                </wp:positionH>
                <wp:positionV relativeFrom="paragraph">
                  <wp:posOffset>1382395</wp:posOffset>
                </wp:positionV>
                <wp:extent cx="409575" cy="280670"/>
                <wp:effectExtent l="0" t="0" r="0" b="5080"/>
                <wp:wrapNone/>
                <wp:docPr id="727" name="Text Box 727"/>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751D0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7" o:spid="_x0000_s1128" type="#_x0000_t202" style="position:absolute;left:0;text-align:left;margin-left:359.3pt;margin-top:108.85pt;width:32.25pt;height:22.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" filled="f" stroked="f" strokeweight=".5pt">
                <v:textbox>
                  <w:txbxContent>
                    <w:p w:rsidR="0076245A" w:rsidRDefault="0076245A" w:rsidP="00751D0D">
                      <w:r>
                        <w:t>6</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8768" behindDoc="0" locked="0" layoutInCell="1" allowOverlap="1" wp14:anchorId="0B8211D2" wp14:editId="17F2571F">
                <wp:simplePos x="0" y="0"/>
                <wp:positionH relativeFrom="column">
                  <wp:posOffset>4771390</wp:posOffset>
                </wp:positionH>
                <wp:positionV relativeFrom="paragraph">
                  <wp:posOffset>1083945</wp:posOffset>
                </wp:positionV>
                <wp:extent cx="409575" cy="280670"/>
                <wp:effectExtent l="0" t="0" r="0" b="5080"/>
                <wp:wrapNone/>
                <wp:docPr id="726" name="Text Box 726"/>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0E27B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6" o:spid="_x0000_s1129" type="#_x0000_t202" style="position:absolute;left:0;text-align:left;margin-left:375.7pt;margin-top:85.35pt;width:32.25pt;height:22.1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" filled="f" stroked="f" strokeweight=".5pt">
                <v:textbox>
                  <w:txbxContent>
                    <w:p w:rsidR="0076245A" w:rsidRDefault="0076245A" w:rsidP="000E27BF">
                      <w:r>
                        <w:t>5</w:t>
                      </w:r>
                    </w:p>
                  </w:txbxContent>
                </v:textbox>
              </v:shape>
            </w:pict>
          </mc:Fallback>
        </mc:AlternateContent>
      </w:r>
      <w:r w:rsidR="000E27BF">
        <w:rPr>
          <w:rFonts w:ascii="Times New Roman" w:hAnsi="Times New Roman" w:cs="Times New Roman"/>
          <w:b/>
          <w:noProof/>
          <w:sz w:val="24"/>
          <w:szCs w:val="24"/>
          <w:lang w:eastAsia="en-CA"/>
        </w:rPr>
        <mc:AlternateContent>
          <mc:Choice Requires="wps">
            <w:drawing>
              <wp:anchor distT="0" distB="0" distL="114300" distR="114300" simplePos="0" relativeHeight="251806720" behindDoc="0" locked="0" layoutInCell="1" allowOverlap="1" wp14:anchorId="4704EBB8" wp14:editId="22D3D92C">
                <wp:simplePos x="0" y="0"/>
                <wp:positionH relativeFrom="column">
                  <wp:posOffset>4295140</wp:posOffset>
                </wp:positionH>
                <wp:positionV relativeFrom="paragraph">
                  <wp:posOffset>1455420</wp:posOffset>
                </wp:positionV>
                <wp:extent cx="409575" cy="280670"/>
                <wp:effectExtent l="0" t="0" r="0" b="5080"/>
                <wp:wrapNone/>
                <wp:docPr id="725" name="Text Box 725"/>
                <wp:cNvGraphicFramePr/>
                <a:graphic xmlns:a="http://schemas.openxmlformats.org/drawingml/2006/main">
                  <a:graphicData uri="http://schemas.microsoft.com/office/word/2010/wordprocessingShape">
                    <wps:wsp>
                      <wps:cNvSpPr txBox="1"/>
                      <wps:spPr>
                        <a:xfrm>
                          <a:off x="0" y="0"/>
                          <a:ext cx="409575" cy="280670"/>
                        </a:xfrm>
                        <a:prstGeom prst="rect">
                          <a:avLst/>
                        </a:prstGeom>
                        <a:noFill/>
                        <a:ln w="6350">
                          <a:noFill/>
                        </a:ln>
                        <a:effectLst/>
                      </wps:spPr>
                      <wps:txbx>
                        <w:txbxContent>
                          <w:p w:rsidR="0076245A" w:rsidRDefault="0076245A" w:rsidP="000E27B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5" o:spid="_x0000_s1130" type="#_x0000_t202" style="position:absolute;left:0;text-align:left;margin-left:338.2pt;margin-top:114.6pt;width:32.25pt;height:22.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" filled="f" stroked="f" strokeweight=".5pt">
                <v:textbox>
                  <w:txbxContent>
                    <w:p w:rsidR="0076245A" w:rsidRDefault="0076245A" w:rsidP="000E27BF">
                      <w:r>
                        <w:t>2</w:t>
                      </w:r>
                    </w:p>
                  </w:txbxContent>
                </v:textbox>
              </v:shape>
            </w:pict>
          </mc:Fallback>
        </mc:AlternateContent>
      </w:r>
      <w:r w:rsidR="00DC7ECA">
        <w:rPr>
          <w:rFonts w:ascii="Times New Roman" w:hAnsi="Times New Roman" w:cs="Times New Roman"/>
          <w:b/>
          <w:noProof/>
          <w:sz w:val="24"/>
          <w:szCs w:val="24"/>
          <w:lang w:eastAsia="en-CA"/>
        </w:rPr>
        <mc:AlternateContent>
          <mc:Choice Requires="wpg">
            <w:drawing>
              <wp:anchor distT="0" distB="0" distL="114300" distR="114300" simplePos="0" relativeHeight="251786240" behindDoc="0" locked="0" layoutInCell="1" allowOverlap="1" wp14:anchorId="343F32F8" wp14:editId="77932098">
                <wp:simplePos x="0" y="0"/>
                <wp:positionH relativeFrom="column">
                  <wp:posOffset>914400</wp:posOffset>
                </wp:positionH>
                <wp:positionV relativeFrom="paragraph">
                  <wp:posOffset>2276928</wp:posOffset>
                </wp:positionV>
                <wp:extent cx="1190625" cy="637721"/>
                <wp:effectExtent l="0" t="38100" r="47625" b="67310"/>
                <wp:wrapNone/>
                <wp:docPr id="698" name="Group 698"/>
                <wp:cNvGraphicFramePr/>
                <a:graphic xmlns:a="http://schemas.openxmlformats.org/drawingml/2006/main">
                  <a:graphicData uri="http://schemas.microsoft.com/office/word/2010/wordprocessingGroup">
                    <wpg:wgp>
                      <wpg:cNvGrpSpPr/>
                      <wpg:grpSpPr>
                        <a:xfrm>
                          <a:off x="0" y="0"/>
                          <a:ext cx="1190625" cy="637721"/>
                          <a:chOff x="0" y="0"/>
                          <a:chExt cx="1266825" cy="600075"/>
                        </a:xfrm>
                      </wpg:grpSpPr>
                      <wps:wsp>
                        <wps:cNvPr id="699" name="Straight Arrow Connector 699"/>
                        <wps:cNvCnPr/>
                        <wps:spPr>
                          <a:xfrm flipV="1">
                            <a:off x="47625" y="0"/>
                            <a:ext cx="1219200" cy="600075"/>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700" name="Text Box 700"/>
                        <wps:cNvSpPr txBox="1"/>
                        <wps:spPr>
                          <a:xfrm>
                            <a:off x="0" y="57150"/>
                            <a:ext cx="1066800" cy="352425"/>
                          </a:xfrm>
                          <a:prstGeom prst="rect">
                            <a:avLst/>
                          </a:prstGeom>
                          <a:noFill/>
                          <a:ln w="6350">
                            <a:noFill/>
                          </a:ln>
                          <a:effectLst/>
                        </wps:spPr>
                        <wps:txbx>
                          <w:txbxContent>
                            <w:p w:rsidR="0076245A" w:rsidRDefault="0076245A" w:rsidP="00DC7ECA">
                              <w:r>
                                <w:t>17/24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8" o:spid="_x0000_s1131" style="position:absolute;left:0;text-align:left;margin-left:1in;margin-top:179.3pt;width:93.75pt;height:50.2pt;z-index:251786240;mso-width-relative:margin;mso-height-relative:margin" coordsize="12668,6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">
                <v:shape id="Straight Arrow Connector 699" o:spid="_x0000_s1132" type="#_x0000_t32" style="position:absolute;left:476;width:12192;height:600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uOOsMAAADcAAAADwAAAGRycy9kb3ducmV2LnhtbESPQYvCMBSE74L/ITzBi2haBVm7RhFR&#10;dm+i68Hj2+bZFJuX0kTb/fcbQfA4zMw3zHLd2Uo8qPGlYwXpJAFBnDtdcqHg/LMff4DwAVlj5ZgU&#10;/JGH9arfW2KmXctHepxCISKEfYYKTAh1JqXPDVn0E1cTR+/qGoshyqaQusE2wm0lp0kylxZLjgsG&#10;a9oaym+nu1Vw/J0Zl55TbLvddr+7fB3kqD4oNRx0m08QgbrwDr/a31rBfLGA55l4BOTq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AbjjrDAAAA3AAAAA8AAAAAAAAAAAAA&#10;AAAAoQIAAGRycy9kb3ducmV2LnhtbFBLBQYAAAAABAAEAPkAAACRAwAAAAA=&#10;" strokecolor="#4a7ebb">
                  <v:stroke startarrow="open" endarrow="open"/>
                </v:shape>
                <v:shape id="Text Box 700" o:spid="_x0000_s1133" type="#_x0000_t202" style="position:absolute;top:571;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I+8QA&#10;AADcAAAADwAAAGRycy9kb3ducmV2LnhtbERPy2rCQBTdF/yH4Ra6q5MKVYlOQgiIpbQLrZvubjM3&#10;D8zciZkxSf36zkLo8nDe23QyrRiod41lBS/zCARxYXXDlYLT1+55DcJ5ZI2tZVLwSw7SZPawxVjb&#10;kQ80HH0lQgi7GBXU3nexlK6oyaCb2444cKXtDfoA+0rqHscQblq5iKKlNNhwaKixo7ym4ny8GgXv&#10;+e4TDz8Ls761+f6jzLrL6ftVqafHKduA8DT5f/Hd/aYVrKIwP5wJR0A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yPvEAAAA3AAAAA8AAAAAAAAAAAAAAAAAmAIAAGRycy9k&#10;b3ducmV2LnhtbFBLBQYAAAAABAAEAPUAAACJAwAAAAA=&#10;" filled="f" stroked="f" strokeweight=".5pt">
                  <v:textbox>
                    <w:txbxContent>
                      <w:p w:rsidR="0076245A" w:rsidRDefault="0076245A" w:rsidP="00DC7ECA">
                        <w:r>
                          <w:t>17/24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4192" behindDoc="0" locked="0" layoutInCell="1" allowOverlap="1" wp14:anchorId="62565284" wp14:editId="24A86FFD">
                <wp:simplePos x="0" y="0"/>
                <wp:positionH relativeFrom="column">
                  <wp:posOffset>5838825</wp:posOffset>
                </wp:positionH>
                <wp:positionV relativeFrom="paragraph">
                  <wp:posOffset>2675890</wp:posOffset>
                </wp:positionV>
                <wp:extent cx="1533525" cy="856615"/>
                <wp:effectExtent l="38100" t="38100" r="66675" b="57785"/>
                <wp:wrapNone/>
                <wp:docPr id="695" name="Group 695"/>
                <wp:cNvGraphicFramePr/>
                <a:graphic xmlns:a="http://schemas.openxmlformats.org/drawingml/2006/main">
                  <a:graphicData uri="http://schemas.microsoft.com/office/word/2010/wordprocessingGroup">
                    <wpg:wgp>
                      <wpg:cNvGrpSpPr/>
                      <wpg:grpSpPr>
                        <a:xfrm>
                          <a:off x="0" y="0"/>
                          <a:ext cx="1533525" cy="856615"/>
                          <a:chOff x="0" y="-209550"/>
                          <a:chExt cx="1752600" cy="904875"/>
                        </a:xfrm>
                      </wpg:grpSpPr>
                      <wps:wsp>
                        <wps:cNvPr id="696" name="Straight Arrow Connector 696"/>
                        <wps:cNvCnPr/>
                        <wps:spPr>
                          <a:xfrm flipV="1">
                            <a:off x="0" y="-209550"/>
                            <a:ext cx="1752600" cy="895351"/>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7" name="Text Box 697"/>
                        <wps:cNvSpPr txBox="1"/>
                        <wps:spPr>
                          <a:xfrm>
                            <a:off x="571500" y="342900"/>
                            <a:ext cx="1066800" cy="352425"/>
                          </a:xfrm>
                          <a:prstGeom prst="rect">
                            <a:avLst/>
                          </a:prstGeom>
                          <a:noFill/>
                          <a:ln w="6350">
                            <a:noFill/>
                          </a:ln>
                          <a:effectLst/>
                        </wps:spPr>
                        <wps:txbx>
                          <w:txbxContent>
                            <w:p w:rsidR="0076245A" w:rsidRDefault="0076245A" w:rsidP="00B31046">
                              <w:r>
                                <w:t>1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5" o:spid="_x0000_s1134" style="position:absolute;left:0;text-align:left;margin-left:459.75pt;margin-top:210.7pt;width:120.75pt;height:67.45pt;z-index:251784192;mso-width-relative:margin;mso-height-relative:margin" coordorigin=",-2095" coordsize="17526,9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">
                <v:shape id="Straight Arrow Connector 696" o:spid="_x0000_s1135" type="#_x0000_t32" style="position:absolute;top:-2095;width:17526;height:89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QaSMQAAADcAAAADwAAAGRycy9kb3ducmV2LnhtbESPT4vCMBTE7wt+h/CEvSyadhfKWo2y&#10;iKI38c9hj8/m2RSbl9Jkbf32ZkHwOMzMb5jZore1uFHrK8cK0nECgrhwuuJSwem4Hn2D8AFZY+2Y&#10;FNzJw2I+eJthrl3He7odQikihH2OCkwITS6lLwxZ9GPXEEfv4lqLIcq2lLrFLsJtLT+TJJMWK44L&#10;BhtaGiquhz+rYH/+Mi49pdj1q+V69bvZyY9mp9T7sP+ZggjUh1f42d5qBdkkg/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hBpIxAAAANwAAAAPAAAAAAAAAAAA&#10;AAAAAKECAABkcnMvZG93bnJldi54bWxQSwUGAAAAAAQABAD5AAAAkgMAAAAA&#10;" strokecolor="#4a7ebb">
                  <v:stroke startarrow="open" endarrow="open"/>
                </v:shape>
                <v:shape id="Text Box 697" o:spid="_x0000_s1136" type="#_x0000_t202" style="position:absolute;left:5715;top:3429;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3KlccA&#10;AADcAAAADwAAAGRycy9kb3ducmV2LnhtbESPT2vCQBTE7wW/w/KE3urGQK2NriKBYCntwT+X3p7Z&#10;ZxLcfRuzW0376bsFweMwM79h5sveGnGhzjeOFYxHCQji0umGKwX7XfE0BeEDskbjmBT8kIflYvAw&#10;x0y7K2/osg2ViBD2GSqoQ2gzKX1Zk0U/ci1x9I6usxii7CqpO7xGuDUyTZKJtNhwXKixpbym8rT9&#10;tgre8+ITN4fUTn9Nvv44rtrz/utZqcdhv5qBCNSHe/jWftMKJq8v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7dypXHAAAA3AAAAA8AAAAAAAAAAAAAAAAAmAIAAGRy&#10;cy9kb3ducmV2LnhtbFBLBQYAAAAABAAEAPUAAACMAwAAAAA=&#10;" filled="f" stroked="f" strokeweight=".5pt">
                  <v:textbox>
                    <w:txbxContent>
                      <w:p w:rsidR="0076245A" w:rsidRDefault="0076245A" w:rsidP="00B31046">
                        <w:r>
                          <w:t>1 OD</w:t>
                        </w:r>
                      </w:p>
                    </w:txbxContent>
                  </v:textbox>
                </v:shape>
              </v:group>
            </w:pict>
          </mc:Fallback>
        </mc:AlternateContent>
      </w:r>
      <w:r w:rsidR="00B31046">
        <w:rPr>
          <w:rFonts w:ascii="Times New Roman" w:hAnsi="Times New Roman" w:cs="Times New Roman"/>
          <w:b/>
          <w:noProof/>
          <w:sz w:val="24"/>
          <w:szCs w:val="24"/>
          <w:lang w:eastAsia="en-CA"/>
        </w:rPr>
        <mc:AlternateContent>
          <mc:Choice Requires="wpg">
            <w:drawing>
              <wp:anchor distT="0" distB="0" distL="114300" distR="114300" simplePos="0" relativeHeight="251782144" behindDoc="0" locked="0" layoutInCell="1" allowOverlap="1" wp14:anchorId="6CDD152C" wp14:editId="78823822">
                <wp:simplePos x="0" y="0"/>
                <wp:positionH relativeFrom="column">
                  <wp:posOffset>2724150</wp:posOffset>
                </wp:positionH>
                <wp:positionV relativeFrom="paragraph">
                  <wp:posOffset>3523615</wp:posOffset>
                </wp:positionV>
                <wp:extent cx="3124200" cy="1714500"/>
                <wp:effectExtent l="38100" t="38100" r="57150" b="57150"/>
                <wp:wrapNone/>
                <wp:docPr id="692" name="Group 692"/>
                <wp:cNvGraphicFramePr/>
                <a:graphic xmlns:a="http://schemas.openxmlformats.org/drawingml/2006/main">
                  <a:graphicData uri="http://schemas.microsoft.com/office/word/2010/wordprocessingGroup">
                    <wpg:wgp>
                      <wpg:cNvGrpSpPr/>
                      <wpg:grpSpPr>
                        <a:xfrm>
                          <a:off x="0" y="0"/>
                          <a:ext cx="3124200" cy="1714500"/>
                          <a:chOff x="0" y="-7945"/>
                          <a:chExt cx="3333750" cy="1684346"/>
                        </a:xfrm>
                      </wpg:grpSpPr>
                      <wps:wsp>
                        <wps:cNvPr id="693" name="Straight Arrow Connector 693"/>
                        <wps:cNvCnPr/>
                        <wps:spPr>
                          <a:xfrm flipV="1">
                            <a:off x="0" y="-7945"/>
                            <a:ext cx="3333750" cy="1684346"/>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wps:wsp>
                        <wps:cNvPr id="694" name="Text Box 694"/>
                        <wps:cNvSpPr txBox="1"/>
                        <wps:spPr>
                          <a:xfrm>
                            <a:off x="1333500" y="962025"/>
                            <a:ext cx="1066800" cy="352425"/>
                          </a:xfrm>
                          <a:prstGeom prst="rect">
                            <a:avLst/>
                          </a:prstGeom>
                          <a:noFill/>
                          <a:ln w="6350">
                            <a:noFill/>
                          </a:ln>
                          <a:effectLst/>
                        </wps:spPr>
                        <wps:txbx>
                          <w:txbxContent>
                            <w:p w:rsidR="0076245A" w:rsidRDefault="0076245A" w:rsidP="00B31046">
                              <w:r>
                                <w:t>2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92" o:spid="_x0000_s1137" style="position:absolute;left:0;text-align:left;margin-left:214.5pt;margin-top:277.45pt;width:246pt;height:135pt;z-index:251782144;mso-width-relative:margin;mso-height-relative:margin" coordorigin=",-79" coordsize="33337,16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">
                <v:shape id="Straight Arrow Connector 693" o:spid="_x0000_s1138" type="#_x0000_t32" style="position:absolute;top:-79;width:33337;height:1684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O50MUAAADcAAAADwAAAGRycy9kb3ducmV2LnhtbESPQWvCQBSE70L/w/IKvYhu0oC0qasU&#10;UeotmObQ4zP7mg3Nvg3ZrUn/fVcQPA4z8w2z3k62ExcafOtYQbpMQBDXTrfcKKg+D4sXED4ga+wc&#10;k4I/8rDdPMzWmGs38okuZWhEhLDPUYEJoc+l9LUhi37peuLofbvBYohyaKQecIxw28nnJFlJiy3H&#10;BYM97QzVP+WvVXA6Z8alVYrjtN8d9l8fhZz3hVJPj9P7G4hAU7iHb+2jVrB6zeB6Jh4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fO50MUAAADcAAAADwAAAAAAAAAA&#10;AAAAAAChAgAAZHJzL2Rvd25yZXYueG1sUEsFBgAAAAAEAAQA+QAAAJMDAAAAAA==&#10;" strokecolor="#4a7ebb">
                  <v:stroke startarrow="open" endarrow="open"/>
                </v:shape>
                <v:shape id="Text Box 694" o:spid="_x0000_s1139" type="#_x0000_t202" style="position:absolute;left:13335;top:9620;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9U4scA&#10;AADcAAAADwAAAGRycy9kb3ducmV2LnhtbESPT2vCQBTE7wW/w/KE3pqN0koaXUUCYintwT+X3p7Z&#10;ZxLMvo3ZbZL203cLgsdhZn7DLFaDqUVHrassK5hEMQji3OqKCwXHw+YpAeE8ssbaMin4IQer5ehh&#10;gam2Pe+o2/tCBAi7FBWU3jeplC4vyaCLbEMcvLNtDfog20LqFvsAN7WcxvFMGqw4LJTYUFZSftl/&#10;GwXv2eYTd6epSX7rbPtxXjfX49eLUo/jYT0H4Wnw9/Ct/aYVzF6f4f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PVOLHAAAA3AAAAA8AAAAAAAAAAAAAAAAAmAIAAGRy&#10;cy9kb3ducmV2LnhtbFBLBQYAAAAABAAEAPUAAACMAwAAAAA=&#10;" filled="f" stroked="f" strokeweight=".5pt">
                  <v:textbox>
                    <w:txbxContent>
                      <w:p w:rsidR="0076245A" w:rsidRDefault="0076245A" w:rsidP="00B31046">
                        <w:r>
                          <w:t>2 OD</w:t>
                        </w:r>
                      </w:p>
                    </w:txbxContent>
                  </v:textbox>
                </v:shape>
              </v:group>
            </w:pict>
          </mc:Fallback>
        </mc:AlternateContent>
      </w:r>
      <w:r w:rsidR="00B31046">
        <w:rPr>
          <w:noProof/>
          <w:lang w:eastAsia="en-CA"/>
        </w:rPr>
        <mc:AlternateContent>
          <mc:Choice Requires="wps">
            <w:drawing>
              <wp:anchor distT="0" distB="0" distL="114300" distR="114300" simplePos="0" relativeHeight="251780096" behindDoc="0" locked="0" layoutInCell="1" allowOverlap="1" wp14:anchorId="36B079FF" wp14:editId="2B44F90A">
                <wp:simplePos x="0" y="0"/>
                <wp:positionH relativeFrom="column">
                  <wp:posOffset>3517265</wp:posOffset>
                </wp:positionH>
                <wp:positionV relativeFrom="paragraph">
                  <wp:posOffset>4314825</wp:posOffset>
                </wp:positionV>
                <wp:extent cx="1066800" cy="352425"/>
                <wp:effectExtent l="0" t="0" r="0" b="0"/>
                <wp:wrapNone/>
                <wp:docPr id="691" name="Text Box 691"/>
                <wp:cNvGraphicFramePr/>
                <a:graphic xmlns:a="http://schemas.openxmlformats.org/drawingml/2006/main">
                  <a:graphicData uri="http://schemas.microsoft.com/office/word/2010/wordprocessingShape">
                    <wps:wsp>
                      <wps:cNvSpPr txBox="1"/>
                      <wps:spPr>
                        <a:xfrm>
                          <a:off x="0" y="0"/>
                          <a:ext cx="1066800" cy="352425"/>
                        </a:xfrm>
                        <a:prstGeom prst="rect">
                          <a:avLst/>
                        </a:prstGeom>
                        <a:noFill/>
                        <a:ln w="6350">
                          <a:noFill/>
                        </a:ln>
                        <a:effectLst/>
                      </wps:spPr>
                      <wps:txbx>
                        <w:txbxContent>
                          <w:p w:rsidR="0076245A" w:rsidRDefault="0076245A" w:rsidP="00B31046">
                            <w:r>
                              <w:t>1.5 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1" o:spid="_x0000_s1140" type="#_x0000_t202" style="position:absolute;left:0;text-align:left;margin-left:276.95pt;margin-top:339.75pt;width:84pt;height:27.7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" filled="f" stroked="f" strokeweight=".5pt">
                <v:textbox>
                  <w:txbxContent>
                    <w:p w:rsidR="0076245A" w:rsidRDefault="0076245A" w:rsidP="00B31046">
                      <w:r>
                        <w:t>1.5 OD</w:t>
                      </w:r>
                    </w:p>
                  </w:txbxContent>
                </v:textbox>
              </v:shape>
            </w:pict>
          </mc:Fallback>
        </mc:AlternateContent>
      </w:r>
      <w:r w:rsidR="00B31046">
        <w:rPr>
          <w:noProof/>
          <w:lang w:eastAsia="en-CA"/>
        </w:rPr>
        <mc:AlternateContent>
          <mc:Choice Requires="wps">
            <w:drawing>
              <wp:anchor distT="0" distB="0" distL="114300" distR="114300" simplePos="0" relativeHeight="251778048" behindDoc="0" locked="0" layoutInCell="1" allowOverlap="1" wp14:anchorId="1012C077" wp14:editId="3A6E41D0">
                <wp:simplePos x="0" y="0"/>
                <wp:positionH relativeFrom="column">
                  <wp:posOffset>2266950</wp:posOffset>
                </wp:positionH>
                <wp:positionV relativeFrom="paragraph">
                  <wp:posOffset>3657601</wp:posOffset>
                </wp:positionV>
                <wp:extent cx="2495550" cy="1381124"/>
                <wp:effectExtent l="38100" t="38100" r="57150" b="67310"/>
                <wp:wrapNone/>
                <wp:docPr id="690" name="Straight Arrow Connector 690"/>
                <wp:cNvGraphicFramePr/>
                <a:graphic xmlns:a="http://schemas.openxmlformats.org/drawingml/2006/main">
                  <a:graphicData uri="http://schemas.microsoft.com/office/word/2010/wordprocessingShape">
                    <wps:wsp>
                      <wps:cNvCnPr/>
                      <wps:spPr>
                        <a:xfrm flipV="1">
                          <a:off x="0" y="0"/>
                          <a:ext cx="2495550" cy="1381124"/>
                        </a:xfrm>
                        <a:prstGeom prst="straightConnector1">
                          <a:avLst/>
                        </a:prstGeom>
                        <a:noFill/>
                        <a:ln w="9525" cap="flat" cmpd="sng" algn="ctr">
                          <a:solidFill>
                            <a:srgbClr val="4F81BD">
                              <a:shade val="95000"/>
                              <a:satMod val="105000"/>
                            </a:srgbClr>
                          </a:solidFill>
                          <a:prstDash val="solid"/>
                          <a:headEnd type="arrow"/>
                          <a:tailEnd type="arrow"/>
                        </a:ln>
                        <a:effectLst/>
                      </wps:spPr>
                      <wps:bodyPr/>
                    </wps:wsp>
                  </a:graphicData>
                </a:graphic>
                <wp14:sizeRelH relativeFrom="margin">
                  <wp14:pctWidth>0</wp14:pctWidth>
                </wp14:sizeRelH>
                <wp14:sizeRelV relativeFrom="margin">
                  <wp14:pctHeight>0</wp14:pctHeight>
                </wp14:sizeRelV>
              </wp:anchor>
            </w:drawing>
          </mc:Choice>
          <mc:Fallback>
            <w:pict>
              <v:shape id="Straight Arrow Connector 690" o:spid="_x0000_s1026" type="#_x0000_t32" style="position:absolute;margin-left:178.5pt;margin-top:4in;width:196.5pt;height:108.75pt;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" strokecolor="#4a7ebb">
                <v:stroke startarrow="open" endarrow="open"/>
              </v:shape>
            </w:pict>
          </mc:Fallback>
        </mc:AlternateContent>
      </w:r>
      <w:r w:rsidR="008C66BE">
        <w:rPr>
          <w:rFonts w:ascii="Times New Roman" w:hAnsi="Times New Roman" w:cs="Times New Roman"/>
          <w:b/>
          <w:noProof/>
          <w:sz w:val="24"/>
          <w:szCs w:val="24"/>
          <w:lang w:eastAsia="en-CA"/>
        </w:rPr>
        <mc:AlternateContent>
          <mc:Choice Requires="wpg">
            <w:drawing>
              <wp:anchor distT="0" distB="0" distL="114300" distR="114300" simplePos="0" relativeHeight="251788288" behindDoc="0" locked="0" layoutInCell="1" allowOverlap="1" wp14:anchorId="32DFA553" wp14:editId="48D6360C">
                <wp:simplePos x="0" y="0"/>
                <wp:positionH relativeFrom="column">
                  <wp:posOffset>2124075</wp:posOffset>
                </wp:positionH>
                <wp:positionV relativeFrom="paragraph">
                  <wp:posOffset>1181100</wp:posOffset>
                </wp:positionV>
                <wp:extent cx="1152525" cy="2057400"/>
                <wp:effectExtent l="0" t="0" r="0" b="38100"/>
                <wp:wrapNone/>
                <wp:docPr id="702" name="Group 702"/>
                <wp:cNvGraphicFramePr/>
                <a:graphic xmlns:a="http://schemas.openxmlformats.org/drawingml/2006/main">
                  <a:graphicData uri="http://schemas.microsoft.com/office/word/2010/wordprocessingGroup">
                    <wpg:wgp>
                      <wpg:cNvGrpSpPr/>
                      <wpg:grpSpPr>
                        <a:xfrm>
                          <a:off x="0" y="0"/>
                          <a:ext cx="1152525" cy="2057400"/>
                          <a:chOff x="0" y="0"/>
                          <a:chExt cx="1152525" cy="2057400"/>
                        </a:xfrm>
                      </wpg:grpSpPr>
                      <wps:wsp>
                        <wps:cNvPr id="703" name="Straight Arrow Connector 703"/>
                        <wps:cNvCnPr/>
                        <wps:spPr>
                          <a:xfrm flipV="1">
                            <a:off x="0" y="276225"/>
                            <a:ext cx="495300" cy="1781175"/>
                          </a:xfrm>
                          <a:prstGeom prst="straightConnector1">
                            <a:avLst/>
                          </a:prstGeom>
                          <a:noFill/>
                          <a:ln w="9525" cap="flat" cmpd="sng" algn="ctr">
                            <a:solidFill>
                              <a:srgbClr val="4F81BD">
                                <a:shade val="95000"/>
                                <a:satMod val="105000"/>
                              </a:srgbClr>
                            </a:solidFill>
                            <a:prstDash val="solid"/>
                            <a:tailEnd type="arrow"/>
                          </a:ln>
                          <a:effectLst/>
                        </wps:spPr>
                        <wps:bodyPr/>
                      </wps:wsp>
                      <wps:wsp>
                        <wps:cNvPr id="704" name="Text Box 704"/>
                        <wps:cNvSpPr txBox="1"/>
                        <wps:spPr>
                          <a:xfrm>
                            <a:off x="85725" y="0"/>
                            <a:ext cx="1066800" cy="352425"/>
                          </a:xfrm>
                          <a:prstGeom prst="rect">
                            <a:avLst/>
                          </a:prstGeom>
                          <a:noFill/>
                          <a:ln w="6350">
                            <a:noFill/>
                          </a:ln>
                          <a:effectLst/>
                        </wps:spPr>
                        <wps:txbx>
                          <w:txbxContent>
                            <w:p w:rsidR="0076245A" w:rsidRDefault="0076245A" w:rsidP="008C66BE">
                              <w:r>
                                <w:t>Speckled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702" o:spid="_x0000_s1141" style="position:absolute;left:0;text-align:left;margin-left:167.25pt;margin-top:93pt;width:90.75pt;height:162pt;z-index:251788288" coordsize="11525,20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">
                <v:shape id="Straight Arrow Connector 703" o:spid="_x0000_s1142" type="#_x0000_t32" style="position:absolute;top:2762;width:4953;height:178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ryvsQAAADcAAAADwAAAGRycy9kb3ducmV2LnhtbESPzWrDMBCE74W+g9hCb42cFNLiRAkh&#10;UNxAXbDTB1isjW1irYwk/+Ttq0Chx2FmvmG2+9l0YiTnW8sKlosEBHFldcu1gp/zx8s7CB+QNXaW&#10;ScGNPOx3jw9bTLWduKCxDLWIEPYpKmhC6FMpfdWQQb+wPXH0LtYZDFG6WmqHU4SbTq6SZC0NthwX&#10;Guzp2FB1LQejoPry3y7Ps9NxWayKjM9lN4ytUs9P82EDItAc/sN/7U+t4C15hfuZeATk7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GvK+xAAAANwAAAAPAAAAAAAAAAAA&#10;AAAAAKECAABkcnMvZG93bnJldi54bWxQSwUGAAAAAAQABAD5AAAAkgMAAAAA&#10;" strokecolor="#4a7ebb">
                  <v:stroke endarrow="open"/>
                </v:shape>
                <v:shape id="Text Box 704" o:spid="_x0000_s1143" type="#_x0000_t202" style="position:absolute;left:857;width:10668;height:3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TO+MYA&#10;AADcAAAADwAAAGRycy9kb3ducmV2LnhtbESPT4vCMBTE7wt+h/AEb2uqrKtUo0hBVsQ9+Ofi7dk8&#10;22LzUpuo1U+/WRA8DjPzG2Yya0wpblS7wrKCXjcCQZxaXXCmYL9bfI5AOI+ssbRMCh7kYDZtfUww&#10;1vbOG7ptfSYChF2MCnLvq1hKl+Zk0HVtRRy8k60N+iDrTOoa7wFuStmPom9psOCwkGNFSU7peXs1&#10;ClbJ4hc3x74ZPcvkZ32aV5f9YaBUp93MxyA8Nf4dfrWXWsEw+oL/M+EI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TO+MYAAADcAAAADwAAAAAAAAAAAAAAAACYAgAAZHJz&#10;L2Rvd25yZXYueG1sUEsFBgAAAAAEAAQA9QAAAIsDAAAAAA==&#10;" filled="f" stroked="f" strokeweight=".5pt">
                  <v:textbox>
                    <w:txbxContent>
                      <w:p w:rsidR="0076245A" w:rsidRDefault="0076245A" w:rsidP="008C66BE">
                        <w:r>
                          <w:t>Speckled Area</w:t>
                        </w:r>
                      </w:p>
                    </w:txbxContent>
                  </v:textbox>
                </v:shape>
              </v:group>
            </w:pict>
          </mc:Fallback>
        </mc:AlternateContent>
      </w:r>
      <w:r w:rsidR="00C6380F">
        <w:rPr>
          <w:noProof/>
          <w:lang w:eastAsia="en-CA"/>
        </w:rPr>
        <w:drawing>
          <wp:inline distT="0" distB="0" distL="0" distR="0" wp14:anchorId="4A3247C3" wp14:editId="05F7D717">
            <wp:extent cx="7088400" cy="5583600"/>
            <wp:effectExtent l="0" t="0" r="0" b="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2BSide.JPG"/>
                    <pic:cNvPicPr/>
                  </pic:nvPicPr>
                  <pic:blipFill>
                    <a:blip r:embed="rId31">
                      <a:extLst>
                        <a:ext uri="{28A0092B-C50C-407E-A947-70E740481C1C}">
                          <a14:useLocalDpi xmlns:a14="http://schemas.microsoft.com/office/drawing/2010/main" val="0"/>
                        </a:ext>
                      </a:extLst>
                    </a:blip>
                    <a:stretch>
                      <a:fillRect/>
                    </a:stretch>
                  </pic:blipFill>
                  <pic:spPr>
                    <a:xfrm>
                      <a:off x="0" y="0"/>
                      <a:ext cx="7088400" cy="5583600"/>
                    </a:xfrm>
                    <a:prstGeom prst="rect">
                      <a:avLst/>
                    </a:prstGeom>
                  </pic:spPr>
                </pic:pic>
              </a:graphicData>
            </a:graphic>
          </wp:inline>
        </w:drawing>
      </w:r>
    </w:p>
    <w:p w:rsidR="00C6380F" w:rsidRPr="00C6380F" w:rsidRDefault="00C6380F" w:rsidP="00C6380F">
      <w:pPr>
        <w:pStyle w:val="Caption"/>
        <w:jc w:val="center"/>
        <w:rPr>
          <w:rFonts w:ascii="Times New Roman" w:hAnsi="Times New Roman" w:cs="Times New Roman"/>
          <w:color w:val="auto"/>
          <w:sz w:val="24"/>
          <w:szCs w:val="24"/>
        </w:rPr>
      </w:pPr>
      <w:bookmarkStart w:id="313" w:name="_Ref392353813"/>
      <w:r w:rsidRPr="00C6380F">
        <w:rPr>
          <w:rFonts w:ascii="Times New Roman" w:hAnsi="Times New Roman" w:cs="Times New Roman"/>
          <w:color w:val="auto"/>
          <w:sz w:val="24"/>
          <w:szCs w:val="24"/>
        </w:rPr>
        <w:t xml:space="preserve">Figure </w:t>
      </w:r>
      <w:r w:rsidRPr="00C6380F">
        <w:rPr>
          <w:rFonts w:ascii="Times New Roman" w:hAnsi="Times New Roman" w:cs="Times New Roman"/>
          <w:color w:val="auto"/>
          <w:sz w:val="24"/>
          <w:szCs w:val="24"/>
        </w:rPr>
        <w:fldChar w:fldCharType="begin"/>
      </w:r>
      <w:r w:rsidRPr="00C6380F">
        <w:rPr>
          <w:rFonts w:ascii="Times New Roman" w:hAnsi="Times New Roman" w:cs="Times New Roman"/>
          <w:color w:val="auto"/>
          <w:sz w:val="24"/>
          <w:szCs w:val="24"/>
        </w:rPr>
        <w:instrText xml:space="preserve"> SEQ Figure \* ARABIC </w:instrText>
      </w:r>
      <w:r w:rsidRPr="00C6380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23</w:t>
      </w:r>
      <w:r w:rsidRPr="00C6380F">
        <w:rPr>
          <w:rFonts w:ascii="Times New Roman" w:hAnsi="Times New Roman" w:cs="Times New Roman"/>
          <w:color w:val="auto"/>
          <w:sz w:val="24"/>
          <w:szCs w:val="24"/>
        </w:rPr>
        <w:fldChar w:fldCharType="end"/>
      </w:r>
      <w:bookmarkEnd w:id="313"/>
      <w:r w:rsidRPr="00C6380F">
        <w:rPr>
          <w:rFonts w:ascii="Times New Roman" w:hAnsi="Times New Roman" w:cs="Times New Roman"/>
          <w:color w:val="auto"/>
          <w:sz w:val="24"/>
          <w:szCs w:val="24"/>
        </w:rPr>
        <w:t xml:space="preserve">: </w:t>
      </w:r>
      <w:r>
        <w:rPr>
          <w:rFonts w:ascii="Times New Roman" w:hAnsi="Times New Roman" w:cs="Times New Roman"/>
          <w:color w:val="auto"/>
          <w:sz w:val="24"/>
          <w:szCs w:val="24"/>
        </w:rPr>
        <w:t>Top</w:t>
      </w:r>
      <w:r w:rsidRPr="00C6380F">
        <w:rPr>
          <w:rFonts w:ascii="Times New Roman" w:hAnsi="Times New Roman" w:cs="Times New Roman"/>
          <w:color w:val="auto"/>
          <w:sz w:val="24"/>
          <w:szCs w:val="24"/>
        </w:rPr>
        <w:t xml:space="preserve"> side of the pipe in the </w:t>
      </w:r>
      <w:r>
        <w:rPr>
          <w:rFonts w:ascii="Times New Roman" w:hAnsi="Times New Roman" w:cs="Times New Roman"/>
          <w:color w:val="auto"/>
          <w:sz w:val="24"/>
          <w:szCs w:val="24"/>
        </w:rPr>
        <w:t xml:space="preserve">second </w:t>
      </w:r>
      <w:r w:rsidRPr="00C6380F">
        <w:rPr>
          <w:rFonts w:ascii="Times New Roman" w:hAnsi="Times New Roman" w:cs="Times New Roman"/>
          <w:color w:val="auto"/>
          <w:sz w:val="24"/>
          <w:szCs w:val="24"/>
        </w:rPr>
        <w:t>test</w:t>
      </w:r>
    </w:p>
    <w:p w:rsidR="006B785A" w:rsidRDefault="006B785A" w:rsidP="00EC22AB">
      <w:pPr>
        <w:pStyle w:val="Caption"/>
        <w:keepNext/>
        <w:jc w:val="center"/>
        <w:rPr>
          <w:rFonts w:ascii="Times New Roman" w:hAnsi="Times New Roman" w:cs="Times New Roman"/>
          <w:color w:val="auto"/>
          <w:sz w:val="24"/>
          <w:szCs w:val="24"/>
        </w:rPr>
      </w:pPr>
    </w:p>
    <w:p w:rsidR="006B785A" w:rsidRDefault="006B785A" w:rsidP="00EC22AB">
      <w:pPr>
        <w:pStyle w:val="Caption"/>
        <w:keepNext/>
        <w:jc w:val="center"/>
        <w:rPr>
          <w:rFonts w:ascii="Times New Roman" w:hAnsi="Times New Roman" w:cs="Times New Roman"/>
          <w:color w:val="auto"/>
          <w:sz w:val="24"/>
          <w:szCs w:val="24"/>
        </w:rPr>
      </w:pPr>
    </w:p>
    <w:p w:rsidR="00EC22AB" w:rsidRPr="00A40C41" w:rsidRDefault="00EC22AB" w:rsidP="00EC22AB">
      <w:pPr>
        <w:pStyle w:val="Caption"/>
        <w:keepNext/>
        <w:jc w:val="center"/>
        <w:rPr>
          <w:rFonts w:ascii="Times New Roman" w:hAnsi="Times New Roman" w:cs="Times New Roman"/>
          <w:color w:val="auto"/>
          <w:sz w:val="24"/>
          <w:szCs w:val="24"/>
        </w:rPr>
      </w:pPr>
      <w:bookmarkStart w:id="314" w:name="_Ref392354712"/>
      <w:r w:rsidRPr="00A40C41">
        <w:rPr>
          <w:rFonts w:ascii="Times New Roman" w:hAnsi="Times New Roman" w:cs="Times New Roman"/>
          <w:color w:val="auto"/>
          <w:sz w:val="24"/>
          <w:szCs w:val="24"/>
        </w:rPr>
        <w:t xml:space="preserve">Table </w:t>
      </w:r>
      <w:r w:rsidRPr="00A40C41">
        <w:rPr>
          <w:rFonts w:ascii="Times New Roman" w:hAnsi="Times New Roman" w:cs="Times New Roman"/>
          <w:color w:val="auto"/>
          <w:sz w:val="24"/>
          <w:szCs w:val="24"/>
        </w:rPr>
        <w:fldChar w:fldCharType="begin"/>
      </w:r>
      <w:r w:rsidRPr="00A40C41">
        <w:rPr>
          <w:rFonts w:ascii="Times New Roman" w:hAnsi="Times New Roman" w:cs="Times New Roman"/>
          <w:color w:val="auto"/>
          <w:sz w:val="24"/>
          <w:szCs w:val="24"/>
        </w:rPr>
        <w:instrText xml:space="preserve"> SEQ Table \* ARABIC </w:instrText>
      </w:r>
      <w:r w:rsidRPr="00A40C41">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9</w:t>
      </w:r>
      <w:r w:rsidRPr="00A40C41">
        <w:rPr>
          <w:rFonts w:ascii="Times New Roman" w:hAnsi="Times New Roman" w:cs="Times New Roman"/>
          <w:color w:val="auto"/>
          <w:sz w:val="24"/>
          <w:szCs w:val="24"/>
        </w:rPr>
        <w:fldChar w:fldCharType="end"/>
      </w:r>
      <w:bookmarkEnd w:id="314"/>
      <w:r w:rsidRPr="00A40C41">
        <w:rPr>
          <w:rFonts w:ascii="Times New Roman" w:hAnsi="Times New Roman" w:cs="Times New Roman"/>
          <w:color w:val="auto"/>
          <w:sz w:val="24"/>
          <w:szCs w:val="24"/>
        </w:rPr>
        <w:t>: Cross correlation of strai</w:t>
      </w:r>
      <w:r>
        <w:rPr>
          <w:rFonts w:ascii="Times New Roman" w:hAnsi="Times New Roman" w:cs="Times New Roman"/>
          <w:color w:val="auto"/>
          <w:sz w:val="24"/>
          <w:szCs w:val="24"/>
        </w:rPr>
        <w:t>n gauge measurements from Test 2</w:t>
      </w:r>
    </w:p>
    <w:tbl>
      <w:tblPr>
        <w:tblStyle w:val="TableGrid"/>
        <w:tblW w:w="0" w:type="auto"/>
        <w:jc w:val="center"/>
        <w:tblLayout w:type="fixed"/>
        <w:tblLook w:val="04A0" w:firstRow="1" w:lastRow="0" w:firstColumn="1" w:lastColumn="0" w:noHBand="0" w:noVBand="1"/>
      </w:tblPr>
      <w:tblGrid>
        <w:gridCol w:w="1741"/>
        <w:gridCol w:w="756"/>
        <w:gridCol w:w="690"/>
        <w:gridCol w:w="692"/>
        <w:gridCol w:w="687"/>
        <w:gridCol w:w="691"/>
        <w:gridCol w:w="660"/>
        <w:gridCol w:w="650"/>
        <w:gridCol w:w="636"/>
        <w:gridCol w:w="636"/>
        <w:gridCol w:w="636"/>
        <w:gridCol w:w="636"/>
        <w:gridCol w:w="636"/>
        <w:gridCol w:w="636"/>
        <w:gridCol w:w="636"/>
        <w:gridCol w:w="636"/>
        <w:gridCol w:w="691"/>
      </w:tblGrid>
      <w:tr w:rsidR="003C32B7" w:rsidTr="003C32B7">
        <w:trPr>
          <w:trHeight w:val="741"/>
          <w:jc w:val="center"/>
        </w:trPr>
        <w:tc>
          <w:tcPr>
            <w:tcW w:w="1741" w:type="dxa"/>
            <w:tcBorders>
              <w:tl2br w:val="single" w:sz="4" w:space="0" w:color="auto"/>
            </w:tcBorders>
          </w:tcPr>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 xml:space="preserve">         Gauge No</w:t>
            </w:r>
          </w:p>
          <w:p w:rsidR="003C32B7" w:rsidRDefault="003C32B7" w:rsidP="003C32B7">
            <w:pPr>
              <w:rPr>
                <w:rFonts w:ascii="Times New Roman" w:hAnsi="Times New Roman" w:cs="Times New Roman"/>
                <w:sz w:val="24"/>
                <w:szCs w:val="24"/>
              </w:rPr>
            </w:pPr>
          </w:p>
          <w:p w:rsidR="003C32B7" w:rsidRDefault="003C32B7" w:rsidP="003C32B7">
            <w:pPr>
              <w:rPr>
                <w:rFonts w:ascii="Times New Roman" w:hAnsi="Times New Roman" w:cs="Times New Roman"/>
                <w:sz w:val="24"/>
                <w:szCs w:val="24"/>
              </w:rPr>
            </w:pPr>
            <w:r>
              <w:rPr>
                <w:rFonts w:ascii="Times New Roman" w:hAnsi="Times New Roman" w:cs="Times New Roman"/>
                <w:sz w:val="24"/>
                <w:szCs w:val="24"/>
              </w:rPr>
              <w:t>Gauge No</w:t>
            </w:r>
          </w:p>
        </w:tc>
        <w:tc>
          <w:tcPr>
            <w:tcW w:w="75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69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692"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687"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66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650"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17</w:t>
            </w:r>
          </w:p>
        </w:tc>
        <w:tc>
          <w:tcPr>
            <w:tcW w:w="636"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18</w:t>
            </w:r>
          </w:p>
        </w:tc>
        <w:tc>
          <w:tcPr>
            <w:tcW w:w="69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1</w:t>
            </w:r>
          </w:p>
        </w:tc>
        <w:tc>
          <w:tcPr>
            <w:tcW w:w="756"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90" w:type="dxa"/>
          </w:tcPr>
          <w:p w:rsidR="003C32B7" w:rsidRPr="003C32B7" w:rsidRDefault="003C32B7" w:rsidP="003C32B7">
            <w:pPr>
              <w:jc w:val="center"/>
              <w:rPr>
                <w:rFonts w:ascii="Times New Roman" w:hAnsi="Times New Roman" w:cs="Times New Roman"/>
                <w:b/>
                <w:sz w:val="24"/>
                <w:szCs w:val="24"/>
              </w:rPr>
            </w:pPr>
          </w:p>
        </w:tc>
        <w:tc>
          <w:tcPr>
            <w:tcW w:w="692"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0.91</w:t>
            </w:r>
          </w:p>
        </w:tc>
        <w:tc>
          <w:tcPr>
            <w:tcW w:w="687" w:type="dxa"/>
          </w:tcPr>
          <w:p w:rsidR="003C32B7" w:rsidRPr="003C32B7" w:rsidRDefault="003C32B7" w:rsidP="003C32B7">
            <w:pPr>
              <w:jc w:val="center"/>
              <w:rPr>
                <w:rFonts w:ascii="Times New Roman" w:hAnsi="Times New Roman" w:cs="Times New Roman"/>
                <w:b/>
                <w:sz w:val="24"/>
                <w:szCs w:val="24"/>
              </w:rPr>
            </w:pPr>
            <w:r w:rsidRPr="003C32B7">
              <w:rPr>
                <w:rFonts w:ascii="Times New Roman" w:hAnsi="Times New Roman" w:cs="Times New Roman"/>
                <w:b/>
                <w:sz w:val="24"/>
                <w:szCs w:val="24"/>
              </w:rPr>
              <w:t>0.93</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0.94</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0.95</w:t>
            </w:r>
          </w:p>
        </w:tc>
        <w:tc>
          <w:tcPr>
            <w:tcW w:w="692" w:type="dxa"/>
          </w:tcPr>
          <w:p w:rsidR="003C32B7" w:rsidRPr="003C32B7" w:rsidRDefault="003C32B7" w:rsidP="003C32B7">
            <w:pPr>
              <w:rPr>
                <w:rFonts w:ascii="Times New Roman" w:hAnsi="Times New Roman" w:cs="Times New Roman"/>
                <w:b/>
                <w:sz w:val="24"/>
                <w:szCs w:val="24"/>
              </w:rPr>
            </w:pPr>
            <w:r w:rsidRPr="003C32B7">
              <w:rPr>
                <w:rFonts w:ascii="Times New Roman" w:hAnsi="Times New Roman" w:cs="Times New Roman"/>
                <w:b/>
                <w:sz w:val="24"/>
                <w:szCs w:val="24"/>
              </w:rPr>
              <w:t>0.99</w:t>
            </w:r>
          </w:p>
        </w:tc>
        <w:tc>
          <w:tcPr>
            <w:tcW w:w="687" w:type="dxa"/>
          </w:tcPr>
          <w:p w:rsidR="003C32B7" w:rsidRPr="003C32B7" w:rsidRDefault="003C32B7" w:rsidP="003C32B7">
            <w:pPr>
              <w:jc w:val="cente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0.95</w:t>
            </w: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0.90</w:t>
            </w: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5</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6</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7</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8</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0.96</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3C32B7" w:rsidP="003C32B7">
            <w:pPr>
              <w:jc w:val="center"/>
              <w:rPr>
                <w:rFonts w:ascii="Times New Roman" w:hAnsi="Times New Roman" w:cs="Times New Roman"/>
                <w:sz w:val="24"/>
                <w:szCs w:val="24"/>
              </w:rPr>
            </w:pPr>
            <w:r>
              <w:rPr>
                <w:rFonts w:ascii="Times New Roman" w:hAnsi="Times New Roman" w:cs="Times New Roman"/>
                <w:sz w:val="24"/>
                <w:szCs w:val="24"/>
              </w:rPr>
              <w:t>9</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10</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11</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12</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13</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3C32B7" w:rsidTr="003C32B7">
        <w:trPr>
          <w:jc w:val="center"/>
        </w:trPr>
        <w:tc>
          <w:tcPr>
            <w:tcW w:w="1741" w:type="dxa"/>
          </w:tcPr>
          <w:p w:rsidR="003C32B7" w:rsidRDefault="009E3E85" w:rsidP="003C32B7">
            <w:pPr>
              <w:jc w:val="center"/>
              <w:rPr>
                <w:rFonts w:ascii="Times New Roman" w:hAnsi="Times New Roman" w:cs="Times New Roman"/>
                <w:sz w:val="24"/>
                <w:szCs w:val="24"/>
              </w:rPr>
            </w:pPr>
            <w:r>
              <w:rPr>
                <w:rFonts w:ascii="Times New Roman" w:hAnsi="Times New Roman" w:cs="Times New Roman"/>
                <w:sz w:val="24"/>
                <w:szCs w:val="24"/>
              </w:rPr>
              <w:t>14</w:t>
            </w:r>
          </w:p>
        </w:tc>
        <w:tc>
          <w:tcPr>
            <w:tcW w:w="756" w:type="dxa"/>
          </w:tcPr>
          <w:p w:rsidR="003C32B7" w:rsidRPr="003C32B7" w:rsidRDefault="003C32B7" w:rsidP="003C32B7">
            <w:pPr>
              <w:rPr>
                <w:rFonts w:ascii="Times New Roman" w:hAnsi="Times New Roman" w:cs="Times New Roman"/>
                <w:b/>
                <w:sz w:val="24"/>
                <w:szCs w:val="24"/>
              </w:rPr>
            </w:pPr>
          </w:p>
        </w:tc>
        <w:tc>
          <w:tcPr>
            <w:tcW w:w="690" w:type="dxa"/>
          </w:tcPr>
          <w:p w:rsidR="003C32B7" w:rsidRPr="003C32B7" w:rsidRDefault="003C32B7" w:rsidP="003C32B7">
            <w:pPr>
              <w:rPr>
                <w:rFonts w:ascii="Times New Roman" w:hAnsi="Times New Roman" w:cs="Times New Roman"/>
                <w:b/>
                <w:sz w:val="24"/>
                <w:szCs w:val="24"/>
              </w:rPr>
            </w:pPr>
          </w:p>
        </w:tc>
        <w:tc>
          <w:tcPr>
            <w:tcW w:w="692" w:type="dxa"/>
          </w:tcPr>
          <w:p w:rsidR="003C32B7" w:rsidRPr="003C32B7" w:rsidRDefault="003C32B7" w:rsidP="003C32B7">
            <w:pPr>
              <w:rPr>
                <w:rFonts w:ascii="Times New Roman" w:hAnsi="Times New Roman" w:cs="Times New Roman"/>
                <w:b/>
                <w:sz w:val="24"/>
                <w:szCs w:val="24"/>
              </w:rPr>
            </w:pPr>
          </w:p>
        </w:tc>
        <w:tc>
          <w:tcPr>
            <w:tcW w:w="687"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c>
          <w:tcPr>
            <w:tcW w:w="660" w:type="dxa"/>
          </w:tcPr>
          <w:p w:rsidR="003C32B7" w:rsidRPr="003C32B7" w:rsidRDefault="003C32B7" w:rsidP="003C32B7">
            <w:pPr>
              <w:rPr>
                <w:rFonts w:ascii="Times New Roman" w:hAnsi="Times New Roman" w:cs="Times New Roman"/>
                <w:b/>
                <w:sz w:val="24"/>
                <w:szCs w:val="24"/>
              </w:rPr>
            </w:pPr>
          </w:p>
        </w:tc>
        <w:tc>
          <w:tcPr>
            <w:tcW w:w="650"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36" w:type="dxa"/>
          </w:tcPr>
          <w:p w:rsidR="003C32B7" w:rsidRPr="003C32B7"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3C32B7" w:rsidRPr="003C32B7" w:rsidRDefault="003C32B7" w:rsidP="003C32B7">
            <w:pPr>
              <w:rPr>
                <w:rFonts w:ascii="Times New Roman" w:hAnsi="Times New Roman" w:cs="Times New Roman"/>
                <w:b/>
                <w:sz w:val="24"/>
                <w:szCs w:val="24"/>
              </w:rPr>
            </w:pPr>
          </w:p>
        </w:tc>
        <w:tc>
          <w:tcPr>
            <w:tcW w:w="691" w:type="dxa"/>
          </w:tcPr>
          <w:p w:rsidR="003C32B7" w:rsidRPr="003C32B7" w:rsidRDefault="003C32B7"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15</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0.99</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r w:rsidR="009E3E85" w:rsidTr="003C32B7">
        <w:trPr>
          <w:jc w:val="center"/>
        </w:trPr>
        <w:tc>
          <w:tcPr>
            <w:tcW w:w="1741" w:type="dxa"/>
          </w:tcPr>
          <w:p w:rsidR="009E3E85" w:rsidRDefault="009E3E85" w:rsidP="003C32B7">
            <w:pPr>
              <w:jc w:val="center"/>
              <w:rPr>
                <w:rFonts w:ascii="Times New Roman" w:hAnsi="Times New Roman" w:cs="Times New Roman"/>
                <w:sz w:val="24"/>
                <w:szCs w:val="24"/>
              </w:rPr>
            </w:pPr>
            <w:r>
              <w:rPr>
                <w:rFonts w:ascii="Times New Roman" w:hAnsi="Times New Roman" w:cs="Times New Roman"/>
                <w:sz w:val="24"/>
                <w:szCs w:val="24"/>
              </w:rPr>
              <w:t>16</w:t>
            </w:r>
          </w:p>
        </w:tc>
        <w:tc>
          <w:tcPr>
            <w:tcW w:w="756" w:type="dxa"/>
          </w:tcPr>
          <w:p w:rsidR="009E3E85" w:rsidRPr="003C32B7" w:rsidRDefault="009E3E85" w:rsidP="003C32B7">
            <w:pPr>
              <w:rPr>
                <w:rFonts w:ascii="Times New Roman" w:hAnsi="Times New Roman" w:cs="Times New Roman"/>
                <w:b/>
                <w:sz w:val="24"/>
                <w:szCs w:val="24"/>
              </w:rPr>
            </w:pPr>
          </w:p>
        </w:tc>
        <w:tc>
          <w:tcPr>
            <w:tcW w:w="690" w:type="dxa"/>
          </w:tcPr>
          <w:p w:rsidR="009E3E85" w:rsidRPr="003C32B7" w:rsidRDefault="009E3E85" w:rsidP="003C32B7">
            <w:pPr>
              <w:rPr>
                <w:rFonts w:ascii="Times New Roman" w:hAnsi="Times New Roman" w:cs="Times New Roman"/>
                <w:b/>
                <w:sz w:val="24"/>
                <w:szCs w:val="24"/>
              </w:rPr>
            </w:pPr>
          </w:p>
        </w:tc>
        <w:tc>
          <w:tcPr>
            <w:tcW w:w="692" w:type="dxa"/>
          </w:tcPr>
          <w:p w:rsidR="009E3E85" w:rsidRPr="003C32B7" w:rsidRDefault="009E3E85" w:rsidP="003C32B7">
            <w:pPr>
              <w:rPr>
                <w:rFonts w:ascii="Times New Roman" w:hAnsi="Times New Roman" w:cs="Times New Roman"/>
                <w:b/>
                <w:sz w:val="24"/>
                <w:szCs w:val="24"/>
              </w:rPr>
            </w:pPr>
          </w:p>
        </w:tc>
        <w:tc>
          <w:tcPr>
            <w:tcW w:w="687"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c>
          <w:tcPr>
            <w:tcW w:w="660" w:type="dxa"/>
          </w:tcPr>
          <w:p w:rsidR="009E3E85" w:rsidRPr="003C32B7" w:rsidRDefault="009E3E85" w:rsidP="003C32B7">
            <w:pPr>
              <w:rPr>
                <w:rFonts w:ascii="Times New Roman" w:hAnsi="Times New Roman" w:cs="Times New Roman"/>
                <w:b/>
                <w:sz w:val="24"/>
                <w:szCs w:val="24"/>
              </w:rPr>
            </w:pPr>
          </w:p>
        </w:tc>
        <w:tc>
          <w:tcPr>
            <w:tcW w:w="650"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p>
        </w:tc>
        <w:tc>
          <w:tcPr>
            <w:tcW w:w="636" w:type="dxa"/>
          </w:tcPr>
          <w:p w:rsidR="009E3E85" w:rsidRPr="003C32B7" w:rsidRDefault="009E3E85" w:rsidP="003C32B7">
            <w:pPr>
              <w:rPr>
                <w:rFonts w:ascii="Times New Roman" w:hAnsi="Times New Roman" w:cs="Times New Roman"/>
                <w:b/>
                <w:sz w:val="24"/>
                <w:szCs w:val="24"/>
              </w:rPr>
            </w:pPr>
          </w:p>
        </w:tc>
        <w:tc>
          <w:tcPr>
            <w:tcW w:w="636" w:type="dxa"/>
          </w:tcPr>
          <w:p w:rsidR="009E3E85" w:rsidRDefault="009E3E85" w:rsidP="003C32B7">
            <w:pPr>
              <w:rPr>
                <w:rFonts w:ascii="Times New Roman" w:hAnsi="Times New Roman" w:cs="Times New Roman"/>
                <w:b/>
                <w:sz w:val="24"/>
                <w:szCs w:val="24"/>
              </w:rPr>
            </w:pPr>
            <w:r>
              <w:rPr>
                <w:rFonts w:ascii="Times New Roman" w:hAnsi="Times New Roman" w:cs="Times New Roman"/>
                <w:b/>
                <w:sz w:val="24"/>
                <w:szCs w:val="24"/>
              </w:rPr>
              <w:t>0.91</w:t>
            </w:r>
          </w:p>
        </w:tc>
        <w:tc>
          <w:tcPr>
            <w:tcW w:w="636" w:type="dxa"/>
          </w:tcPr>
          <w:p w:rsidR="009E3E85" w:rsidRPr="003C32B7" w:rsidRDefault="009E3E85" w:rsidP="003C32B7">
            <w:pPr>
              <w:rPr>
                <w:rFonts w:ascii="Times New Roman" w:hAnsi="Times New Roman" w:cs="Times New Roman"/>
                <w:b/>
                <w:sz w:val="24"/>
                <w:szCs w:val="24"/>
              </w:rPr>
            </w:pPr>
          </w:p>
        </w:tc>
        <w:tc>
          <w:tcPr>
            <w:tcW w:w="691" w:type="dxa"/>
          </w:tcPr>
          <w:p w:rsidR="009E3E85" w:rsidRPr="003C32B7" w:rsidRDefault="009E3E85" w:rsidP="003C32B7">
            <w:pPr>
              <w:rPr>
                <w:rFonts w:ascii="Times New Roman" w:hAnsi="Times New Roman" w:cs="Times New Roman"/>
                <w:b/>
                <w:sz w:val="24"/>
                <w:szCs w:val="24"/>
              </w:rPr>
            </w:pPr>
          </w:p>
        </w:tc>
      </w:tr>
    </w:tbl>
    <w:p w:rsidR="00EC22AB" w:rsidRDefault="00EC22AB" w:rsidP="000325B9">
      <w:pPr>
        <w:spacing w:after="0" w:line="240" w:lineRule="auto"/>
        <w:jc w:val="both"/>
        <w:rPr>
          <w:rFonts w:ascii="Times New Roman" w:hAnsi="Times New Roman" w:cs="Times New Roman"/>
          <w:b/>
          <w:sz w:val="24"/>
          <w:szCs w:val="24"/>
        </w:rPr>
        <w:sectPr w:rsidR="00EC22AB" w:rsidSect="004141B9">
          <w:pgSz w:w="15840" w:h="12240" w:orient="landscape"/>
          <w:pgMar w:top="1440" w:right="1440" w:bottom="1440" w:left="1440" w:header="708" w:footer="708" w:gutter="0"/>
          <w:cols w:space="708"/>
          <w:docGrid w:linePitch="360"/>
        </w:sectPr>
      </w:pPr>
    </w:p>
    <w:p w:rsidR="004141B9" w:rsidRDefault="004141B9" w:rsidP="000325B9">
      <w:pPr>
        <w:spacing w:after="0" w:line="240" w:lineRule="auto"/>
        <w:jc w:val="both"/>
        <w:rPr>
          <w:rFonts w:ascii="Times New Roman" w:hAnsi="Times New Roman" w:cs="Times New Roman"/>
          <w:b/>
          <w:sz w:val="24"/>
          <w:szCs w:val="24"/>
        </w:rPr>
      </w:pPr>
    </w:p>
    <w:p w:rsidR="00C13B35" w:rsidRDefault="00E34CFF" w:rsidP="00C13B35">
      <w:pPr>
        <w:keepNext/>
        <w:spacing w:after="0" w:line="240" w:lineRule="auto"/>
        <w:jc w:val="both"/>
      </w:pPr>
      <w:r>
        <w:rPr>
          <w:noProof/>
          <w:lang w:eastAsia="en-CA"/>
        </w:rPr>
        <w:drawing>
          <wp:inline distT="0" distB="0" distL="0" distR="0" wp14:anchorId="26232D0E" wp14:editId="2E844542">
            <wp:extent cx="5652000" cy="2833200"/>
            <wp:effectExtent l="0" t="0" r="6350" b="5715"/>
            <wp:docPr id="714" name="Picture 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C97434" w:rsidRDefault="00C13B35" w:rsidP="00C13B35">
      <w:pPr>
        <w:pStyle w:val="Caption"/>
        <w:jc w:val="center"/>
        <w:rPr>
          <w:rFonts w:ascii="Times New Roman" w:hAnsi="Times New Roman" w:cs="Times New Roman"/>
          <w:color w:val="auto"/>
          <w:sz w:val="24"/>
          <w:szCs w:val="24"/>
        </w:rPr>
      </w:pPr>
      <w:bookmarkStart w:id="315" w:name="_Ref392434046"/>
      <w:r w:rsidRPr="00C13B35">
        <w:rPr>
          <w:rFonts w:ascii="Times New Roman" w:hAnsi="Times New Roman" w:cs="Times New Roman"/>
          <w:color w:val="auto"/>
          <w:sz w:val="24"/>
          <w:szCs w:val="24"/>
        </w:rPr>
        <w:t xml:space="preserve">Figure </w:t>
      </w:r>
      <w:r w:rsidRPr="00C13B35">
        <w:rPr>
          <w:rFonts w:ascii="Times New Roman" w:hAnsi="Times New Roman" w:cs="Times New Roman"/>
          <w:color w:val="auto"/>
          <w:sz w:val="24"/>
          <w:szCs w:val="24"/>
        </w:rPr>
        <w:fldChar w:fldCharType="begin"/>
      </w:r>
      <w:r w:rsidRPr="00C13B35">
        <w:rPr>
          <w:rFonts w:ascii="Times New Roman" w:hAnsi="Times New Roman" w:cs="Times New Roman"/>
          <w:color w:val="auto"/>
          <w:sz w:val="24"/>
          <w:szCs w:val="24"/>
        </w:rPr>
        <w:instrText xml:space="preserve"> SEQ Figure \* ARABIC </w:instrText>
      </w:r>
      <w:r w:rsidRPr="00C13B35">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24</w:t>
      </w:r>
      <w:r w:rsidRPr="00C13B35">
        <w:rPr>
          <w:rFonts w:ascii="Times New Roman" w:hAnsi="Times New Roman" w:cs="Times New Roman"/>
          <w:color w:val="auto"/>
          <w:sz w:val="24"/>
          <w:szCs w:val="24"/>
        </w:rPr>
        <w:fldChar w:fldCharType="end"/>
      </w:r>
      <w:bookmarkEnd w:id="315"/>
      <w:r w:rsidRPr="00C13B35">
        <w:rPr>
          <w:rFonts w:ascii="Times New Roman" w:hAnsi="Times New Roman" w:cs="Times New Roman"/>
          <w:color w:val="auto"/>
          <w:sz w:val="24"/>
          <w:szCs w:val="24"/>
        </w:rPr>
        <w:t>: Measurements of the strain gauges with good correlation (Test 1)</w:t>
      </w:r>
    </w:p>
    <w:p w:rsidR="004B7A68" w:rsidRDefault="00C2087F" w:rsidP="004B7A68">
      <w:pPr>
        <w:keepNext/>
      </w:pPr>
      <w:r>
        <w:rPr>
          <w:noProof/>
          <w:lang w:eastAsia="en-CA"/>
        </w:rPr>
        <w:drawing>
          <wp:inline distT="0" distB="0" distL="0" distR="0" wp14:anchorId="2361C048" wp14:editId="781A52AF">
            <wp:extent cx="5652000" cy="2833200"/>
            <wp:effectExtent l="0" t="0" r="6350" b="5715"/>
            <wp:docPr id="712" name="Picture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A20438" w:rsidRPr="004B7A68" w:rsidRDefault="004B7A68" w:rsidP="004B7A68">
      <w:pPr>
        <w:pStyle w:val="Caption"/>
        <w:jc w:val="center"/>
        <w:rPr>
          <w:rFonts w:ascii="Times New Roman" w:hAnsi="Times New Roman" w:cs="Times New Roman"/>
          <w:color w:val="auto"/>
          <w:sz w:val="24"/>
          <w:szCs w:val="24"/>
        </w:rPr>
      </w:pPr>
      <w:bookmarkStart w:id="316" w:name="_Ref392434048"/>
      <w:r w:rsidRPr="004B7A68">
        <w:rPr>
          <w:rFonts w:ascii="Times New Roman" w:hAnsi="Times New Roman" w:cs="Times New Roman"/>
          <w:color w:val="auto"/>
          <w:sz w:val="24"/>
          <w:szCs w:val="24"/>
        </w:rPr>
        <w:t xml:space="preserve">Figure </w:t>
      </w:r>
      <w:r w:rsidRPr="004B7A68">
        <w:rPr>
          <w:rFonts w:ascii="Times New Roman" w:hAnsi="Times New Roman" w:cs="Times New Roman"/>
          <w:color w:val="auto"/>
          <w:sz w:val="24"/>
          <w:szCs w:val="24"/>
        </w:rPr>
        <w:fldChar w:fldCharType="begin"/>
      </w:r>
      <w:r w:rsidRPr="004B7A68">
        <w:rPr>
          <w:rFonts w:ascii="Times New Roman" w:hAnsi="Times New Roman" w:cs="Times New Roman"/>
          <w:color w:val="auto"/>
          <w:sz w:val="24"/>
          <w:szCs w:val="24"/>
        </w:rPr>
        <w:instrText xml:space="preserve"> SEQ Figure \* ARABIC </w:instrText>
      </w:r>
      <w:r w:rsidRPr="004B7A68">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25</w:t>
      </w:r>
      <w:r w:rsidRPr="004B7A68">
        <w:rPr>
          <w:rFonts w:ascii="Times New Roman" w:hAnsi="Times New Roman" w:cs="Times New Roman"/>
          <w:color w:val="auto"/>
          <w:sz w:val="24"/>
          <w:szCs w:val="24"/>
        </w:rPr>
        <w:fldChar w:fldCharType="end"/>
      </w:r>
      <w:bookmarkEnd w:id="316"/>
      <w:r w:rsidRPr="004B7A68">
        <w:rPr>
          <w:rFonts w:ascii="Times New Roman" w:hAnsi="Times New Roman" w:cs="Times New Roman"/>
          <w:color w:val="auto"/>
          <w:sz w:val="24"/>
          <w:szCs w:val="24"/>
        </w:rPr>
        <w:t>: Measurements of the strain ga</w:t>
      </w:r>
      <w:r w:rsidR="008571CD">
        <w:rPr>
          <w:rFonts w:ascii="Times New Roman" w:hAnsi="Times New Roman" w:cs="Times New Roman"/>
          <w:color w:val="auto"/>
          <w:sz w:val="24"/>
          <w:szCs w:val="24"/>
        </w:rPr>
        <w:t>uges with no correlation (Test 1</w:t>
      </w:r>
      <w:r w:rsidRPr="004B7A68">
        <w:rPr>
          <w:rFonts w:ascii="Times New Roman" w:hAnsi="Times New Roman" w:cs="Times New Roman"/>
          <w:color w:val="auto"/>
          <w:sz w:val="24"/>
          <w:szCs w:val="24"/>
        </w:rPr>
        <w:t>)</w:t>
      </w:r>
    </w:p>
    <w:p w:rsidR="00C97434" w:rsidRDefault="00C97434" w:rsidP="000325B9">
      <w:pPr>
        <w:spacing w:after="0" w:line="240" w:lineRule="auto"/>
        <w:jc w:val="both"/>
        <w:rPr>
          <w:rFonts w:ascii="Times New Roman" w:hAnsi="Times New Roman" w:cs="Times New Roman"/>
          <w:b/>
          <w:sz w:val="24"/>
          <w:szCs w:val="24"/>
        </w:rPr>
      </w:pPr>
    </w:p>
    <w:p w:rsidR="00FF2AD2" w:rsidRDefault="00736FE3" w:rsidP="000325B9">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 results of the cross correlation analysis combined with the strain variations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_Ref392434046 \h </w:instrText>
      </w:r>
      <w:r>
        <w:rPr>
          <w:rFonts w:ascii="Times New Roman" w:hAnsi="Times New Roman" w:cs="Times New Roman"/>
          <w:sz w:val="24"/>
          <w:szCs w:val="24"/>
        </w:rPr>
      </w:r>
      <w:r>
        <w:rPr>
          <w:rFonts w:ascii="Times New Roman" w:hAnsi="Times New Roman" w:cs="Times New Roman"/>
          <w:sz w:val="24"/>
          <w:szCs w:val="24"/>
        </w:rPr>
        <w:fldChar w:fldCharType="separate"/>
      </w:r>
      <w:ins w:id="317" w:author="Samer Adeeb" w:date="2014-07-20T19:44:00Z">
        <w:r w:rsidR="0076245A" w:rsidRPr="00C13B35">
          <w:rPr>
            <w:rFonts w:ascii="Times New Roman" w:hAnsi="Times New Roman" w:cs="Times New Roman"/>
            <w:sz w:val="24"/>
            <w:szCs w:val="24"/>
          </w:rPr>
          <w:t xml:space="preserve">Figure </w:t>
        </w:r>
        <w:r w:rsidR="0076245A">
          <w:rPr>
            <w:rFonts w:ascii="Times New Roman" w:hAnsi="Times New Roman" w:cs="Times New Roman"/>
            <w:noProof/>
            <w:sz w:val="24"/>
            <w:szCs w:val="24"/>
          </w:rPr>
          <w:t>24</w:t>
        </w:r>
      </w:ins>
      <w:del w:id="318" w:author="Samer Adeeb" w:date="2014-07-20T19:44:00Z">
        <w:r w:rsidRPr="00C13B35" w:rsidDel="0076245A">
          <w:rPr>
            <w:rFonts w:ascii="Times New Roman" w:hAnsi="Times New Roman" w:cs="Times New Roman"/>
            <w:sz w:val="24"/>
            <w:szCs w:val="24"/>
          </w:rPr>
          <w:delText xml:space="preserve">Figure </w:delText>
        </w:r>
        <w:r w:rsidDel="0076245A">
          <w:rPr>
            <w:rFonts w:ascii="Times New Roman" w:hAnsi="Times New Roman" w:cs="Times New Roman"/>
            <w:noProof/>
            <w:sz w:val="24"/>
            <w:szCs w:val="24"/>
          </w:rPr>
          <w:delText>24</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_Ref392434048 \h </w:instrText>
      </w:r>
      <w:r>
        <w:rPr>
          <w:rFonts w:ascii="Times New Roman" w:hAnsi="Times New Roman" w:cs="Times New Roman"/>
          <w:sz w:val="24"/>
          <w:szCs w:val="24"/>
        </w:rPr>
      </w:r>
      <w:r>
        <w:rPr>
          <w:rFonts w:ascii="Times New Roman" w:hAnsi="Times New Roman" w:cs="Times New Roman"/>
          <w:sz w:val="24"/>
          <w:szCs w:val="24"/>
        </w:rPr>
        <w:fldChar w:fldCharType="separate"/>
      </w:r>
      <w:ins w:id="319" w:author="Samer Adeeb" w:date="2014-07-20T19:44:00Z">
        <w:r w:rsidR="0076245A" w:rsidRPr="004B7A68">
          <w:rPr>
            <w:rFonts w:ascii="Times New Roman" w:hAnsi="Times New Roman" w:cs="Times New Roman"/>
            <w:sz w:val="24"/>
            <w:szCs w:val="24"/>
          </w:rPr>
          <w:t xml:space="preserve">Figure </w:t>
        </w:r>
        <w:r w:rsidR="0076245A">
          <w:rPr>
            <w:rFonts w:ascii="Times New Roman" w:hAnsi="Times New Roman" w:cs="Times New Roman"/>
            <w:noProof/>
            <w:sz w:val="24"/>
            <w:szCs w:val="24"/>
          </w:rPr>
          <w:t>25</w:t>
        </w:r>
      </w:ins>
      <w:del w:id="320" w:author="Samer Adeeb" w:date="2014-07-20T19:44:00Z">
        <w:r w:rsidRPr="004B7A68" w:rsidDel="0076245A">
          <w:rPr>
            <w:rFonts w:ascii="Times New Roman" w:hAnsi="Times New Roman" w:cs="Times New Roman"/>
            <w:sz w:val="24"/>
            <w:szCs w:val="24"/>
          </w:rPr>
          <w:delText xml:space="preserve">Figure </w:delText>
        </w:r>
        <w:r w:rsidDel="0076245A">
          <w:rPr>
            <w:rFonts w:ascii="Times New Roman" w:hAnsi="Times New Roman" w:cs="Times New Roman"/>
            <w:noProof/>
            <w:sz w:val="24"/>
            <w:szCs w:val="24"/>
          </w:rPr>
          <w:delText>25</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give clues about the reliability of the strain gauges. The unexpected strain variations of the gauges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_Ref392434048 \h </w:instrText>
      </w:r>
      <w:r>
        <w:rPr>
          <w:rFonts w:ascii="Times New Roman" w:hAnsi="Times New Roman" w:cs="Times New Roman"/>
          <w:sz w:val="24"/>
          <w:szCs w:val="24"/>
        </w:rPr>
      </w:r>
      <w:r>
        <w:rPr>
          <w:rFonts w:ascii="Times New Roman" w:hAnsi="Times New Roman" w:cs="Times New Roman"/>
          <w:sz w:val="24"/>
          <w:szCs w:val="24"/>
        </w:rPr>
        <w:fldChar w:fldCharType="separate"/>
      </w:r>
      <w:ins w:id="321" w:author="Samer Adeeb" w:date="2014-07-20T19:44:00Z">
        <w:r w:rsidR="0076245A" w:rsidRPr="004B7A68">
          <w:rPr>
            <w:rFonts w:ascii="Times New Roman" w:hAnsi="Times New Roman" w:cs="Times New Roman"/>
            <w:sz w:val="24"/>
            <w:szCs w:val="24"/>
          </w:rPr>
          <w:t xml:space="preserve">Figure </w:t>
        </w:r>
        <w:r w:rsidR="0076245A">
          <w:rPr>
            <w:rFonts w:ascii="Times New Roman" w:hAnsi="Times New Roman" w:cs="Times New Roman"/>
            <w:noProof/>
            <w:sz w:val="24"/>
            <w:szCs w:val="24"/>
          </w:rPr>
          <w:t>25</w:t>
        </w:r>
      </w:ins>
      <w:del w:id="322" w:author="Samer Adeeb" w:date="2014-07-20T19:44:00Z">
        <w:r w:rsidRPr="004B7A68" w:rsidDel="0076245A">
          <w:rPr>
            <w:rFonts w:ascii="Times New Roman" w:hAnsi="Times New Roman" w:cs="Times New Roman"/>
            <w:sz w:val="24"/>
            <w:szCs w:val="24"/>
          </w:rPr>
          <w:delText xml:space="preserve">Figure </w:delText>
        </w:r>
        <w:r w:rsidDel="0076245A">
          <w:rPr>
            <w:rFonts w:ascii="Times New Roman" w:hAnsi="Times New Roman" w:cs="Times New Roman"/>
            <w:noProof/>
            <w:sz w:val="24"/>
            <w:szCs w:val="24"/>
          </w:rPr>
          <w:delText>25</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indicate a higher likelihood of unreliable measurements for gauges having lower cross correlation coefficients. </w:t>
      </w:r>
      <w:r w:rsidR="00FF2AD2" w:rsidRPr="00FF2AD2">
        <w:rPr>
          <w:rFonts w:ascii="Times New Roman" w:hAnsi="Times New Roman" w:cs="Times New Roman"/>
          <w:sz w:val="24"/>
          <w:szCs w:val="24"/>
        </w:rPr>
        <w:t xml:space="preserve">The information from </w:t>
      </w:r>
      <w:r w:rsidR="00FF2AD2" w:rsidRPr="00FF2AD2">
        <w:rPr>
          <w:rFonts w:ascii="Times New Roman" w:hAnsi="Times New Roman" w:cs="Times New Roman"/>
          <w:sz w:val="24"/>
          <w:szCs w:val="24"/>
        </w:rPr>
        <w:fldChar w:fldCharType="begin"/>
      </w:r>
      <w:r w:rsidR="00FF2AD2" w:rsidRPr="00FF2AD2">
        <w:rPr>
          <w:rFonts w:ascii="Times New Roman" w:hAnsi="Times New Roman" w:cs="Times New Roman"/>
          <w:sz w:val="24"/>
          <w:szCs w:val="24"/>
        </w:rPr>
        <w:instrText xml:space="preserve"> REF _Ref392434046 \h </w:instrText>
      </w:r>
      <w:r w:rsidR="00FF2AD2">
        <w:rPr>
          <w:rFonts w:ascii="Times New Roman" w:hAnsi="Times New Roman" w:cs="Times New Roman"/>
          <w:sz w:val="24"/>
          <w:szCs w:val="24"/>
        </w:rPr>
        <w:instrText xml:space="preserve"> \* MERGEFORMAT </w:instrText>
      </w:r>
      <w:r w:rsidR="00FF2AD2" w:rsidRPr="00FF2AD2">
        <w:rPr>
          <w:rFonts w:ascii="Times New Roman" w:hAnsi="Times New Roman" w:cs="Times New Roman"/>
          <w:sz w:val="24"/>
          <w:szCs w:val="24"/>
        </w:rPr>
      </w:r>
      <w:r w:rsidR="00FF2AD2" w:rsidRPr="00FF2AD2">
        <w:rPr>
          <w:rFonts w:ascii="Times New Roman" w:hAnsi="Times New Roman" w:cs="Times New Roman"/>
          <w:sz w:val="24"/>
          <w:szCs w:val="24"/>
        </w:rPr>
        <w:fldChar w:fldCharType="separate"/>
      </w:r>
      <w:ins w:id="323" w:author="Samer Adeeb" w:date="2014-07-20T19:44:00Z">
        <w:r w:rsidR="0076245A" w:rsidRPr="00C13B35">
          <w:rPr>
            <w:rFonts w:ascii="Times New Roman" w:hAnsi="Times New Roman" w:cs="Times New Roman"/>
            <w:sz w:val="24"/>
            <w:szCs w:val="24"/>
          </w:rPr>
          <w:t xml:space="preserve">Figure </w:t>
        </w:r>
        <w:r w:rsidR="0076245A">
          <w:rPr>
            <w:rFonts w:ascii="Times New Roman" w:hAnsi="Times New Roman" w:cs="Times New Roman"/>
            <w:noProof/>
            <w:sz w:val="24"/>
            <w:szCs w:val="24"/>
          </w:rPr>
          <w:t>24</w:t>
        </w:r>
      </w:ins>
      <w:del w:id="324" w:author="Samer Adeeb" w:date="2014-07-20T19:44:00Z">
        <w:r w:rsidR="00FF2AD2" w:rsidRPr="00FF2AD2" w:rsidDel="0076245A">
          <w:rPr>
            <w:rFonts w:ascii="Times New Roman" w:hAnsi="Times New Roman" w:cs="Times New Roman"/>
            <w:sz w:val="24"/>
            <w:szCs w:val="24"/>
          </w:rPr>
          <w:delText xml:space="preserve">Figure </w:delText>
        </w:r>
        <w:r w:rsidR="00FF2AD2" w:rsidRPr="00FF2AD2" w:rsidDel="0076245A">
          <w:rPr>
            <w:rFonts w:ascii="Times New Roman" w:hAnsi="Times New Roman" w:cs="Times New Roman"/>
            <w:noProof/>
            <w:sz w:val="24"/>
            <w:szCs w:val="24"/>
          </w:rPr>
          <w:delText>24</w:delText>
        </w:r>
      </w:del>
      <w:r w:rsidR="00FF2AD2" w:rsidRPr="00FF2AD2">
        <w:rPr>
          <w:rFonts w:ascii="Times New Roman" w:hAnsi="Times New Roman" w:cs="Times New Roman"/>
          <w:sz w:val="24"/>
          <w:szCs w:val="24"/>
        </w:rPr>
        <w:fldChar w:fldCharType="end"/>
      </w:r>
      <w:r w:rsidR="00FF2AD2" w:rsidRPr="00FF2AD2">
        <w:rPr>
          <w:rFonts w:ascii="Times New Roman" w:hAnsi="Times New Roman" w:cs="Times New Roman"/>
          <w:sz w:val="24"/>
          <w:szCs w:val="24"/>
        </w:rPr>
        <w:t xml:space="preserve"> and </w:t>
      </w:r>
      <w:r w:rsidR="00FF2AD2" w:rsidRPr="00FF2AD2">
        <w:rPr>
          <w:rFonts w:ascii="Times New Roman" w:hAnsi="Times New Roman" w:cs="Times New Roman"/>
          <w:sz w:val="24"/>
          <w:szCs w:val="24"/>
        </w:rPr>
        <w:fldChar w:fldCharType="begin"/>
      </w:r>
      <w:r w:rsidR="00FF2AD2" w:rsidRPr="00FF2AD2">
        <w:rPr>
          <w:rFonts w:ascii="Times New Roman" w:hAnsi="Times New Roman" w:cs="Times New Roman"/>
          <w:sz w:val="24"/>
          <w:szCs w:val="24"/>
        </w:rPr>
        <w:instrText xml:space="preserve"> REF _Ref392434048 \h </w:instrText>
      </w:r>
      <w:r w:rsidR="00FF2AD2">
        <w:rPr>
          <w:rFonts w:ascii="Times New Roman" w:hAnsi="Times New Roman" w:cs="Times New Roman"/>
          <w:sz w:val="24"/>
          <w:szCs w:val="24"/>
        </w:rPr>
        <w:instrText xml:space="preserve"> \* MERGEFORMAT </w:instrText>
      </w:r>
      <w:r w:rsidR="00FF2AD2" w:rsidRPr="00FF2AD2">
        <w:rPr>
          <w:rFonts w:ascii="Times New Roman" w:hAnsi="Times New Roman" w:cs="Times New Roman"/>
          <w:sz w:val="24"/>
          <w:szCs w:val="24"/>
        </w:rPr>
      </w:r>
      <w:r w:rsidR="00FF2AD2" w:rsidRPr="00FF2AD2">
        <w:rPr>
          <w:rFonts w:ascii="Times New Roman" w:hAnsi="Times New Roman" w:cs="Times New Roman"/>
          <w:sz w:val="24"/>
          <w:szCs w:val="24"/>
        </w:rPr>
        <w:fldChar w:fldCharType="separate"/>
      </w:r>
      <w:ins w:id="325" w:author="Samer Adeeb" w:date="2014-07-20T19:44:00Z">
        <w:r w:rsidR="0076245A" w:rsidRPr="004B7A68">
          <w:rPr>
            <w:rFonts w:ascii="Times New Roman" w:hAnsi="Times New Roman" w:cs="Times New Roman"/>
            <w:sz w:val="24"/>
            <w:szCs w:val="24"/>
          </w:rPr>
          <w:t xml:space="preserve">Figure </w:t>
        </w:r>
        <w:r w:rsidR="0076245A">
          <w:rPr>
            <w:rFonts w:ascii="Times New Roman" w:hAnsi="Times New Roman" w:cs="Times New Roman"/>
            <w:noProof/>
            <w:sz w:val="24"/>
            <w:szCs w:val="24"/>
          </w:rPr>
          <w:t>25</w:t>
        </w:r>
      </w:ins>
      <w:del w:id="326" w:author="Samer Adeeb" w:date="2014-07-20T19:44:00Z">
        <w:r w:rsidR="00FF2AD2" w:rsidRPr="00FF2AD2" w:rsidDel="0076245A">
          <w:rPr>
            <w:rFonts w:ascii="Times New Roman" w:hAnsi="Times New Roman" w:cs="Times New Roman"/>
            <w:sz w:val="24"/>
            <w:szCs w:val="24"/>
          </w:rPr>
          <w:delText xml:space="preserve">Figure </w:delText>
        </w:r>
        <w:r w:rsidR="00FF2AD2" w:rsidRPr="00FF2AD2" w:rsidDel="0076245A">
          <w:rPr>
            <w:rFonts w:ascii="Times New Roman" w:hAnsi="Times New Roman" w:cs="Times New Roman"/>
            <w:noProof/>
            <w:sz w:val="24"/>
            <w:szCs w:val="24"/>
          </w:rPr>
          <w:delText>25</w:delText>
        </w:r>
      </w:del>
      <w:r w:rsidR="00FF2AD2" w:rsidRPr="00FF2AD2">
        <w:rPr>
          <w:rFonts w:ascii="Times New Roman" w:hAnsi="Times New Roman" w:cs="Times New Roman"/>
          <w:sz w:val="24"/>
          <w:szCs w:val="24"/>
        </w:rPr>
        <w:fldChar w:fldCharType="end"/>
      </w:r>
      <w:r w:rsidR="00FF2AD2" w:rsidRPr="00FF2AD2">
        <w:rPr>
          <w:rFonts w:ascii="Times New Roman" w:hAnsi="Times New Roman" w:cs="Times New Roman"/>
          <w:sz w:val="24"/>
          <w:szCs w:val="24"/>
        </w:rPr>
        <w:t xml:space="preserve"> about the reliability of the strain gauge measurements </w:t>
      </w:r>
      <w:r w:rsidR="00FF2AD2">
        <w:rPr>
          <w:rFonts w:ascii="Times New Roman" w:hAnsi="Times New Roman" w:cs="Times New Roman"/>
          <w:sz w:val="24"/>
          <w:szCs w:val="24"/>
        </w:rPr>
        <w:t xml:space="preserve">is used in order to visualize the variation of the longitudinal strain along a half-length of the pipe. This strain variation is denoted as the </w:t>
      </w:r>
      <w:r w:rsidR="003224DF">
        <w:rPr>
          <w:rFonts w:ascii="Times New Roman" w:hAnsi="Times New Roman" w:cs="Times New Roman"/>
          <w:sz w:val="24"/>
          <w:szCs w:val="24"/>
        </w:rPr>
        <w:t>“</w:t>
      </w:r>
      <w:r w:rsidR="00FF2AD2">
        <w:rPr>
          <w:rFonts w:ascii="Times New Roman" w:hAnsi="Times New Roman" w:cs="Times New Roman"/>
          <w:sz w:val="24"/>
          <w:szCs w:val="24"/>
        </w:rPr>
        <w:t>strain profile</w:t>
      </w:r>
      <w:r w:rsidR="003224DF">
        <w:rPr>
          <w:rFonts w:ascii="Times New Roman" w:hAnsi="Times New Roman" w:cs="Times New Roman"/>
          <w:sz w:val="24"/>
          <w:szCs w:val="24"/>
        </w:rPr>
        <w:t>”</w:t>
      </w:r>
      <w:r w:rsidR="00FF2AD2">
        <w:rPr>
          <w:rFonts w:ascii="Times New Roman" w:hAnsi="Times New Roman" w:cs="Times New Roman"/>
          <w:sz w:val="24"/>
          <w:szCs w:val="24"/>
        </w:rPr>
        <w:t xml:space="preserve"> in the rest of this section. For the strain values near the end plate and near the girth weld the digital image </w:t>
      </w:r>
      <w:r w:rsidR="00FF2AD2">
        <w:rPr>
          <w:rFonts w:ascii="Times New Roman" w:hAnsi="Times New Roman" w:cs="Times New Roman"/>
          <w:sz w:val="24"/>
          <w:szCs w:val="24"/>
        </w:rPr>
        <w:lastRenderedPageBreak/>
        <w:t xml:space="preserve">correlation results are used. For the longitudinal strain in the middle of </w:t>
      </w:r>
      <w:r w:rsidR="007A1B8E">
        <w:rPr>
          <w:rFonts w:ascii="Times New Roman" w:hAnsi="Times New Roman" w:cs="Times New Roman"/>
          <w:sz w:val="24"/>
          <w:szCs w:val="24"/>
        </w:rPr>
        <w:t>one side of the specimen the strain gauge 1.5 OD away from the end plate or the strain gauge 2 OD away from the end plate is used. For the strain profile of the bottom side of Test 1, the strain gauge 1.5 OD away from the end plate is the gauge number 1</w:t>
      </w:r>
      <w:r w:rsidR="00DA0441">
        <w:rPr>
          <w:rFonts w:ascii="Times New Roman" w:hAnsi="Times New Roman" w:cs="Times New Roman"/>
          <w:sz w:val="24"/>
          <w:szCs w:val="24"/>
        </w:rPr>
        <w:t xml:space="preserve">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ins w:id="327" w:author="Samer Adeeb" w:date="2014-07-20T19:44:00Z">
        <w:r w:rsidR="0076245A" w:rsidRPr="00BA6DCD">
          <w:rPr>
            <w:rFonts w:ascii="Times New Roman" w:hAnsi="Times New Roman" w:cs="Times New Roman"/>
            <w:sz w:val="24"/>
            <w:szCs w:val="24"/>
          </w:rPr>
          <w:t xml:space="preserve">Figure </w:t>
        </w:r>
        <w:r w:rsidR="0076245A">
          <w:rPr>
            <w:rFonts w:ascii="Times New Roman" w:hAnsi="Times New Roman" w:cs="Times New Roman"/>
            <w:noProof/>
            <w:sz w:val="24"/>
            <w:szCs w:val="24"/>
          </w:rPr>
          <w:t>20</w:t>
        </w:r>
      </w:ins>
      <w:del w:id="328" w:author="Samer Adeeb" w:date="2014-07-20T19:44:00Z">
        <w:r w:rsidR="00DA0441" w:rsidRPr="00BA6DCD" w:rsidDel="0076245A">
          <w:rPr>
            <w:rFonts w:ascii="Times New Roman" w:hAnsi="Times New Roman" w:cs="Times New Roman"/>
            <w:sz w:val="24"/>
            <w:szCs w:val="24"/>
          </w:rPr>
          <w:delText xml:space="preserve">Figure </w:delText>
        </w:r>
        <w:r w:rsidR="00DA0441" w:rsidDel="0076245A">
          <w:rPr>
            <w:rFonts w:ascii="Times New Roman" w:hAnsi="Times New Roman" w:cs="Times New Roman"/>
            <w:noProof/>
            <w:sz w:val="24"/>
            <w:szCs w:val="24"/>
          </w:rPr>
          <w:delText>20</w:delText>
        </w:r>
      </w:del>
      <w:r w:rsidR="00DA0441">
        <w:rPr>
          <w:rFonts w:ascii="Times New Roman" w:hAnsi="Times New Roman" w:cs="Times New Roman"/>
          <w:sz w:val="24"/>
          <w:szCs w:val="24"/>
        </w:rPr>
        <w:fldChar w:fldCharType="end"/>
      </w:r>
      <w:r w:rsidR="00DA0441">
        <w:rPr>
          <w:rFonts w:ascii="Times New Roman" w:hAnsi="Times New Roman" w:cs="Times New Roman"/>
          <w:sz w:val="24"/>
          <w:szCs w:val="24"/>
        </w:rPr>
        <w:t>)</w:t>
      </w:r>
      <w:r w:rsidR="007A1B8E">
        <w:rPr>
          <w:rFonts w:ascii="Times New Roman" w:hAnsi="Times New Roman" w:cs="Times New Roman"/>
          <w:sz w:val="24"/>
          <w:szCs w:val="24"/>
        </w:rPr>
        <w:t xml:space="preserve"> which is assumed to be unreliable according to the cross correlation analysis. Therefore for the middle strain value of the bottom side of the first specimen, the strain gauge 2 OD away from the bottom end plate is used. </w:t>
      </w:r>
      <w:r w:rsidR="00DA0441">
        <w:rPr>
          <w:rFonts w:ascii="Times New Roman" w:hAnsi="Times New Roman" w:cs="Times New Roman"/>
          <w:sz w:val="24"/>
          <w:szCs w:val="24"/>
        </w:rPr>
        <w:t xml:space="preserve">This strain gauge has the number 9 in </w:t>
      </w:r>
      <w:r w:rsidR="00DA0441">
        <w:rPr>
          <w:rFonts w:ascii="Times New Roman" w:hAnsi="Times New Roman" w:cs="Times New Roman"/>
          <w:sz w:val="24"/>
          <w:szCs w:val="24"/>
        </w:rPr>
        <w:fldChar w:fldCharType="begin"/>
      </w:r>
      <w:r w:rsidR="00DA0441">
        <w:rPr>
          <w:rFonts w:ascii="Times New Roman" w:hAnsi="Times New Roman" w:cs="Times New Roman"/>
          <w:sz w:val="24"/>
          <w:szCs w:val="24"/>
        </w:rPr>
        <w:instrText xml:space="preserve"> REF _Ref392205730 \h </w:instrText>
      </w:r>
      <w:r w:rsidR="00DA0441">
        <w:rPr>
          <w:rFonts w:ascii="Times New Roman" w:hAnsi="Times New Roman" w:cs="Times New Roman"/>
          <w:sz w:val="24"/>
          <w:szCs w:val="24"/>
        </w:rPr>
      </w:r>
      <w:r w:rsidR="00DA0441">
        <w:rPr>
          <w:rFonts w:ascii="Times New Roman" w:hAnsi="Times New Roman" w:cs="Times New Roman"/>
          <w:sz w:val="24"/>
          <w:szCs w:val="24"/>
        </w:rPr>
        <w:fldChar w:fldCharType="separate"/>
      </w:r>
      <w:ins w:id="329" w:author="Samer Adeeb" w:date="2014-07-20T19:44:00Z">
        <w:r w:rsidR="0076245A" w:rsidRPr="00BA6DCD">
          <w:rPr>
            <w:rFonts w:ascii="Times New Roman" w:hAnsi="Times New Roman" w:cs="Times New Roman"/>
            <w:sz w:val="24"/>
            <w:szCs w:val="24"/>
          </w:rPr>
          <w:t xml:space="preserve">Figure </w:t>
        </w:r>
        <w:r w:rsidR="0076245A">
          <w:rPr>
            <w:rFonts w:ascii="Times New Roman" w:hAnsi="Times New Roman" w:cs="Times New Roman"/>
            <w:noProof/>
            <w:sz w:val="24"/>
            <w:szCs w:val="24"/>
          </w:rPr>
          <w:t>20</w:t>
        </w:r>
      </w:ins>
      <w:del w:id="330" w:author="Samer Adeeb" w:date="2014-07-20T19:44:00Z">
        <w:r w:rsidR="00DA0441" w:rsidRPr="00BA6DCD" w:rsidDel="0076245A">
          <w:rPr>
            <w:rFonts w:ascii="Times New Roman" w:hAnsi="Times New Roman" w:cs="Times New Roman"/>
            <w:sz w:val="24"/>
            <w:szCs w:val="24"/>
          </w:rPr>
          <w:delText xml:space="preserve">Figure </w:delText>
        </w:r>
        <w:r w:rsidR="00DA0441" w:rsidDel="0076245A">
          <w:rPr>
            <w:rFonts w:ascii="Times New Roman" w:hAnsi="Times New Roman" w:cs="Times New Roman"/>
            <w:noProof/>
            <w:sz w:val="24"/>
            <w:szCs w:val="24"/>
          </w:rPr>
          <w:delText>20</w:delText>
        </w:r>
      </w:del>
      <w:r w:rsidR="00DA0441">
        <w:rPr>
          <w:rFonts w:ascii="Times New Roman" w:hAnsi="Times New Roman" w:cs="Times New Roman"/>
          <w:sz w:val="24"/>
          <w:szCs w:val="24"/>
        </w:rPr>
        <w:fldChar w:fldCharType="end"/>
      </w:r>
      <w:r w:rsidR="00DA0441">
        <w:rPr>
          <w:rFonts w:ascii="Times New Roman" w:hAnsi="Times New Roman" w:cs="Times New Roman"/>
          <w:sz w:val="24"/>
          <w:szCs w:val="24"/>
        </w:rPr>
        <w:t xml:space="preserve">. </w:t>
      </w:r>
    </w:p>
    <w:p w:rsidR="003224DF" w:rsidRDefault="003224DF" w:rsidP="003224DF">
      <w:pPr>
        <w:keepNext/>
        <w:spacing w:after="0" w:line="240" w:lineRule="auto"/>
        <w:jc w:val="both"/>
      </w:pPr>
      <w:r>
        <w:rPr>
          <w:rFonts w:ascii="Times New Roman" w:hAnsi="Times New Roman" w:cs="Times New Roman"/>
          <w:noProof/>
          <w:sz w:val="24"/>
          <w:szCs w:val="24"/>
          <w:lang w:eastAsia="en-CA"/>
        </w:rPr>
        <w:drawing>
          <wp:inline distT="0" distB="0" distL="0" distR="0" wp14:anchorId="04B9688C" wp14:editId="57EC7031">
            <wp:extent cx="5943600" cy="44488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BottomDIC.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3224DF" w:rsidRDefault="003224DF" w:rsidP="003224DF">
      <w:pPr>
        <w:pStyle w:val="Caption"/>
        <w:jc w:val="center"/>
        <w:rPr>
          <w:rFonts w:ascii="Times New Roman" w:hAnsi="Times New Roman" w:cs="Times New Roman"/>
          <w:color w:val="auto"/>
          <w:sz w:val="24"/>
          <w:szCs w:val="24"/>
        </w:rPr>
      </w:pPr>
      <w:bookmarkStart w:id="331" w:name="_Ref392515439"/>
      <w:r w:rsidRPr="003224DF">
        <w:rPr>
          <w:rFonts w:ascii="Times New Roman" w:hAnsi="Times New Roman" w:cs="Times New Roman"/>
          <w:color w:val="auto"/>
          <w:sz w:val="24"/>
          <w:szCs w:val="24"/>
        </w:rPr>
        <w:t xml:space="preserve">Figure </w:t>
      </w:r>
      <w:r w:rsidRPr="003224DF">
        <w:rPr>
          <w:rFonts w:ascii="Times New Roman" w:hAnsi="Times New Roman" w:cs="Times New Roman"/>
          <w:color w:val="auto"/>
          <w:sz w:val="24"/>
          <w:szCs w:val="24"/>
        </w:rPr>
        <w:fldChar w:fldCharType="begin"/>
      </w:r>
      <w:r w:rsidRPr="003224DF">
        <w:rPr>
          <w:rFonts w:ascii="Times New Roman" w:hAnsi="Times New Roman" w:cs="Times New Roman"/>
          <w:color w:val="auto"/>
          <w:sz w:val="24"/>
          <w:szCs w:val="24"/>
        </w:rPr>
        <w:instrText xml:space="preserve"> SEQ Figure \* ARABIC </w:instrText>
      </w:r>
      <w:r w:rsidRPr="003224DF">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26</w:t>
      </w:r>
      <w:r w:rsidRPr="003224DF">
        <w:rPr>
          <w:rFonts w:ascii="Times New Roman" w:hAnsi="Times New Roman" w:cs="Times New Roman"/>
          <w:color w:val="auto"/>
          <w:sz w:val="24"/>
          <w:szCs w:val="24"/>
        </w:rPr>
        <w:fldChar w:fldCharType="end"/>
      </w:r>
      <w:bookmarkEnd w:id="331"/>
      <w:r w:rsidRPr="003224DF">
        <w:rPr>
          <w:rFonts w:ascii="Times New Roman" w:hAnsi="Times New Roman" w:cs="Times New Roman"/>
          <w:color w:val="auto"/>
          <w:sz w:val="24"/>
          <w:szCs w:val="24"/>
        </w:rPr>
        <w:t>: Digital image correlation showing the critical strain distribution close to the bottom end plate (Test 1)</w:t>
      </w:r>
    </w:p>
    <w:p w:rsidR="00987ADE" w:rsidRDefault="00DA0441" w:rsidP="0026484D">
      <w:pPr>
        <w:jc w:val="both"/>
        <w:rPr>
          <w:rFonts w:ascii="Times New Roman" w:hAnsi="Times New Roman" w:cs="Times New Roman"/>
          <w:sz w:val="24"/>
          <w:szCs w:val="24"/>
        </w:rPr>
      </w:pPr>
      <w:r w:rsidRPr="00A2099D">
        <w:rPr>
          <w:rFonts w:ascii="Times New Roman" w:hAnsi="Times New Roman" w:cs="Times New Roman"/>
          <w:sz w:val="24"/>
          <w:szCs w:val="24"/>
        </w:rPr>
        <w:t xml:space="preserve">However the measurements </w:t>
      </w:r>
      <w:r w:rsidR="00A2099D" w:rsidRPr="00A2099D">
        <w:rPr>
          <w:rFonts w:ascii="Times New Roman" w:hAnsi="Times New Roman" w:cs="Times New Roman"/>
          <w:sz w:val="24"/>
          <w:szCs w:val="24"/>
        </w:rPr>
        <w:t>from gauge number 9 have a sudden d</w:t>
      </w:r>
      <w:r w:rsidR="00A2099D">
        <w:rPr>
          <w:rFonts w:ascii="Times New Roman" w:hAnsi="Times New Roman" w:cs="Times New Roman"/>
          <w:sz w:val="24"/>
          <w:szCs w:val="24"/>
        </w:rPr>
        <w:t>rop towards the end of the test from 1.6 % to 1 %.</w:t>
      </w:r>
      <w:r w:rsidR="00A2099D" w:rsidRPr="00A2099D">
        <w:rPr>
          <w:rFonts w:ascii="Times New Roman" w:hAnsi="Times New Roman" w:cs="Times New Roman"/>
          <w:sz w:val="24"/>
          <w:szCs w:val="24"/>
        </w:rPr>
        <w:t xml:space="preserve"> Also according to </w:t>
      </w:r>
      <w:r w:rsidR="00A2099D" w:rsidRPr="00A2099D">
        <w:rPr>
          <w:rFonts w:ascii="Times New Roman" w:hAnsi="Times New Roman" w:cs="Times New Roman"/>
          <w:sz w:val="24"/>
          <w:szCs w:val="24"/>
        </w:rPr>
        <w:fldChar w:fldCharType="begin"/>
      </w:r>
      <w:r w:rsidR="00A2099D" w:rsidRPr="00A2099D">
        <w:rPr>
          <w:rFonts w:ascii="Times New Roman" w:hAnsi="Times New Roman" w:cs="Times New Roman"/>
          <w:sz w:val="24"/>
          <w:szCs w:val="24"/>
        </w:rPr>
        <w:instrText xml:space="preserve"> REF _Ref392354706 \h  \* MERGEFORMAT </w:instrText>
      </w:r>
      <w:r w:rsidR="00A2099D" w:rsidRPr="00A2099D">
        <w:rPr>
          <w:rFonts w:ascii="Times New Roman" w:hAnsi="Times New Roman" w:cs="Times New Roman"/>
          <w:sz w:val="24"/>
          <w:szCs w:val="24"/>
        </w:rPr>
      </w:r>
      <w:r w:rsidR="00A2099D" w:rsidRPr="00A2099D">
        <w:rPr>
          <w:rFonts w:ascii="Times New Roman" w:hAnsi="Times New Roman" w:cs="Times New Roman"/>
          <w:sz w:val="24"/>
          <w:szCs w:val="24"/>
        </w:rPr>
        <w:fldChar w:fldCharType="separate"/>
      </w:r>
      <w:ins w:id="332" w:author="Samer Adeeb" w:date="2014-07-20T19:44:00Z">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8</w:t>
        </w:r>
      </w:ins>
      <w:del w:id="333" w:author="Samer Adeeb" w:date="2014-07-20T19:44:00Z">
        <w:r w:rsidR="00A2099D" w:rsidRPr="00A2099D" w:rsidDel="0076245A">
          <w:rPr>
            <w:rFonts w:ascii="Times New Roman" w:hAnsi="Times New Roman" w:cs="Times New Roman"/>
            <w:sz w:val="24"/>
            <w:szCs w:val="24"/>
          </w:rPr>
          <w:delText xml:space="preserve">Table </w:delText>
        </w:r>
        <w:r w:rsidR="00A2099D" w:rsidRPr="00A2099D" w:rsidDel="0076245A">
          <w:rPr>
            <w:rFonts w:ascii="Times New Roman" w:hAnsi="Times New Roman" w:cs="Times New Roman"/>
            <w:noProof/>
            <w:sz w:val="24"/>
            <w:szCs w:val="24"/>
          </w:rPr>
          <w:delText>8</w:delText>
        </w:r>
      </w:del>
      <w:r w:rsidR="00A2099D" w:rsidRPr="00A2099D">
        <w:rPr>
          <w:rFonts w:ascii="Times New Roman" w:hAnsi="Times New Roman" w:cs="Times New Roman"/>
          <w:sz w:val="24"/>
          <w:szCs w:val="24"/>
        </w:rPr>
        <w:fldChar w:fldCharType="end"/>
      </w:r>
      <w:r w:rsidR="00A2099D">
        <w:rPr>
          <w:rFonts w:ascii="Times New Roman" w:hAnsi="Times New Roman" w:cs="Times New Roman"/>
          <w:sz w:val="24"/>
          <w:szCs w:val="24"/>
        </w:rPr>
        <w:t>,</w:t>
      </w:r>
      <w:r w:rsidR="00A2099D" w:rsidRPr="00A2099D">
        <w:rPr>
          <w:rFonts w:ascii="Times New Roman" w:hAnsi="Times New Roman" w:cs="Times New Roman"/>
          <w:sz w:val="24"/>
          <w:szCs w:val="24"/>
        </w:rPr>
        <w:t xml:space="preserve"> gauge 9 is highly correlated to only gauge 2 which </w:t>
      </w:r>
      <w:proofErr w:type="gramStart"/>
      <w:r w:rsidR="00A2099D" w:rsidRPr="00A2099D">
        <w:rPr>
          <w:rFonts w:ascii="Times New Roman" w:hAnsi="Times New Roman" w:cs="Times New Roman"/>
          <w:sz w:val="24"/>
          <w:szCs w:val="24"/>
        </w:rPr>
        <w:t>shows</w:t>
      </w:r>
      <w:proofErr w:type="gramEnd"/>
      <w:r w:rsidR="00A2099D" w:rsidRPr="00A2099D">
        <w:rPr>
          <w:rFonts w:ascii="Times New Roman" w:hAnsi="Times New Roman" w:cs="Times New Roman"/>
          <w:sz w:val="24"/>
          <w:szCs w:val="24"/>
        </w:rPr>
        <w:t xml:space="preserve"> a sudden strain drop from 1.2 % to 0.6 % towards the end of the test</w:t>
      </w:r>
      <w:r w:rsidR="00A2099D">
        <w:rPr>
          <w:rFonts w:ascii="Times New Roman" w:hAnsi="Times New Roman" w:cs="Times New Roman"/>
          <w:sz w:val="24"/>
          <w:szCs w:val="24"/>
        </w:rPr>
        <w:t>. This indicates that the measurements from gauge 9 are unreliable at the late stages of the test.</w:t>
      </w:r>
      <w:r w:rsidR="00A2099D" w:rsidRPr="00A2099D">
        <w:rPr>
          <w:rFonts w:ascii="Times New Roman" w:hAnsi="Times New Roman" w:cs="Times New Roman"/>
          <w:sz w:val="24"/>
          <w:szCs w:val="24"/>
        </w:rPr>
        <w:t xml:space="preserve"> </w:t>
      </w:r>
      <w:r w:rsidR="003C447A">
        <w:rPr>
          <w:rFonts w:ascii="Times New Roman" w:hAnsi="Times New Roman" w:cs="Times New Roman"/>
          <w:sz w:val="24"/>
          <w:szCs w:val="24"/>
        </w:rPr>
        <w:t xml:space="preserve">Therefore in order to obtain the critical strain profile that occurs right before the pipe rupture an extrapolated strain value is adopted instead of the actual strain measured by gauge 9. </w:t>
      </w:r>
      <w:r w:rsidR="00F63D59">
        <w:rPr>
          <w:rFonts w:ascii="Times New Roman" w:hAnsi="Times New Roman" w:cs="Times New Roman"/>
          <w:sz w:val="24"/>
          <w:szCs w:val="24"/>
        </w:rPr>
        <w:t>The extrapolated value is calculated based on the ratio between the strain gauge measurement and the image correlation strains in the earlier stages of the test.</w:t>
      </w:r>
      <w:r w:rsidR="001110D1">
        <w:rPr>
          <w:rFonts w:ascii="Times New Roman" w:hAnsi="Times New Roman" w:cs="Times New Roman"/>
          <w:sz w:val="24"/>
          <w:szCs w:val="24"/>
        </w:rPr>
        <w:t xml:space="preserve">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ins w:id="334" w:author="Samer Adeeb" w:date="2014-07-20T19:44:00Z">
        <w:r w:rsidR="0076245A" w:rsidRPr="009541F8">
          <w:rPr>
            <w:rFonts w:ascii="Times New Roman" w:hAnsi="Times New Roman" w:cs="Times New Roman"/>
            <w:sz w:val="24"/>
            <w:szCs w:val="24"/>
          </w:rPr>
          <w:t xml:space="preserve">Table </w:t>
        </w:r>
        <w:r w:rsidR="0076245A">
          <w:rPr>
            <w:rFonts w:ascii="Times New Roman" w:hAnsi="Times New Roman" w:cs="Times New Roman"/>
            <w:noProof/>
            <w:sz w:val="24"/>
            <w:szCs w:val="24"/>
          </w:rPr>
          <w:t>10</w:t>
        </w:r>
      </w:ins>
      <w:del w:id="335" w:author="Samer Adeeb" w:date="2014-07-20T19:44:00Z">
        <w:r w:rsidR="001110D1" w:rsidRPr="009541F8" w:rsidDel="0076245A">
          <w:rPr>
            <w:rFonts w:ascii="Times New Roman" w:hAnsi="Times New Roman" w:cs="Times New Roman"/>
            <w:sz w:val="24"/>
            <w:szCs w:val="24"/>
          </w:rPr>
          <w:delText xml:space="preserve">Table </w:delText>
        </w:r>
        <w:r w:rsidR="001110D1" w:rsidDel="0076245A">
          <w:rPr>
            <w:rFonts w:ascii="Times New Roman" w:hAnsi="Times New Roman" w:cs="Times New Roman"/>
            <w:noProof/>
            <w:sz w:val="24"/>
            <w:szCs w:val="24"/>
          </w:rPr>
          <w:delText>10</w:delText>
        </w:r>
      </w:del>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ins w:id="336" w:author="Samer Adeeb" w:date="2014-07-20T19:44:00Z">
        <w:r w:rsidR="0076245A" w:rsidRPr="00092B0A">
          <w:rPr>
            <w:rFonts w:ascii="Times New Roman" w:hAnsi="Times New Roman" w:cs="Times New Roman"/>
            <w:sz w:val="24"/>
            <w:szCs w:val="24"/>
          </w:rPr>
          <w:t xml:space="preserve">Table </w:t>
        </w:r>
        <w:r w:rsidR="0076245A">
          <w:rPr>
            <w:rFonts w:ascii="Times New Roman" w:hAnsi="Times New Roman" w:cs="Times New Roman"/>
            <w:noProof/>
            <w:sz w:val="24"/>
            <w:szCs w:val="24"/>
          </w:rPr>
          <w:t>11</w:t>
        </w:r>
      </w:ins>
      <w:del w:id="337" w:author="Samer Adeeb" w:date="2014-07-20T19:44:00Z">
        <w:r w:rsidR="001110D1" w:rsidRPr="00092B0A" w:rsidDel="0076245A">
          <w:rPr>
            <w:rFonts w:ascii="Times New Roman" w:hAnsi="Times New Roman" w:cs="Times New Roman"/>
            <w:sz w:val="24"/>
            <w:szCs w:val="24"/>
          </w:rPr>
          <w:delText xml:space="preserve">Table </w:delText>
        </w:r>
        <w:r w:rsidR="001110D1" w:rsidRPr="00092B0A" w:rsidDel="0076245A">
          <w:rPr>
            <w:rFonts w:ascii="Times New Roman" w:hAnsi="Times New Roman" w:cs="Times New Roman"/>
            <w:noProof/>
            <w:sz w:val="24"/>
            <w:szCs w:val="24"/>
          </w:rPr>
          <w:delText>11</w:delText>
        </w:r>
      </w:del>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demonstrate the steps of calculating the extrapolated strain value for the frames 1300 and 1382.</w:t>
      </w:r>
      <w:r w:rsidR="00066449">
        <w:rPr>
          <w:rFonts w:ascii="Times New Roman" w:hAnsi="Times New Roman" w:cs="Times New Roman"/>
          <w:sz w:val="24"/>
          <w:szCs w:val="24"/>
        </w:rPr>
        <w:t xml:space="preserve">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_Ref392514911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ins w:id="338" w:author="Samer Adeeb" w:date="2014-07-20T19:44:00Z">
        <w:r w:rsidR="0076245A" w:rsidRPr="009541F8">
          <w:rPr>
            <w:rFonts w:ascii="Times New Roman" w:hAnsi="Times New Roman" w:cs="Times New Roman"/>
            <w:sz w:val="24"/>
            <w:szCs w:val="24"/>
          </w:rPr>
          <w:t xml:space="preserve">Table </w:t>
        </w:r>
        <w:r w:rsidR="0076245A">
          <w:rPr>
            <w:rFonts w:ascii="Times New Roman" w:hAnsi="Times New Roman" w:cs="Times New Roman"/>
            <w:noProof/>
            <w:sz w:val="24"/>
            <w:szCs w:val="24"/>
          </w:rPr>
          <w:t>10</w:t>
        </w:r>
      </w:ins>
      <w:del w:id="339" w:author="Samer Adeeb" w:date="2014-07-20T19:44:00Z">
        <w:r w:rsidR="00066449" w:rsidRPr="009541F8" w:rsidDel="0076245A">
          <w:rPr>
            <w:rFonts w:ascii="Times New Roman" w:hAnsi="Times New Roman" w:cs="Times New Roman"/>
            <w:sz w:val="24"/>
            <w:szCs w:val="24"/>
          </w:rPr>
          <w:delText xml:space="preserve">Table </w:delText>
        </w:r>
        <w:r w:rsidR="00066449" w:rsidDel="0076245A">
          <w:rPr>
            <w:rFonts w:ascii="Times New Roman" w:hAnsi="Times New Roman" w:cs="Times New Roman"/>
            <w:noProof/>
            <w:sz w:val="24"/>
            <w:szCs w:val="24"/>
          </w:rPr>
          <w:delText>10</w:delText>
        </w:r>
      </w:del>
      <w:r w:rsidR="00066449">
        <w:rPr>
          <w:rFonts w:ascii="Times New Roman" w:hAnsi="Times New Roman" w:cs="Times New Roman"/>
          <w:sz w:val="24"/>
          <w:szCs w:val="24"/>
        </w:rPr>
        <w:fldChar w:fldCharType="end"/>
      </w:r>
      <w:r w:rsidR="00066449">
        <w:rPr>
          <w:rFonts w:ascii="Times New Roman" w:hAnsi="Times New Roman" w:cs="Times New Roman"/>
          <w:sz w:val="24"/>
          <w:szCs w:val="24"/>
        </w:rPr>
        <w:t xml:space="preserve"> the extrapolated strain values at the gauge 9 location are coloured in red. </w:t>
      </w:r>
      <w:r w:rsidR="001110D1">
        <w:rPr>
          <w:rFonts w:ascii="Times New Roman" w:hAnsi="Times New Roman" w:cs="Times New Roman"/>
          <w:sz w:val="24"/>
          <w:szCs w:val="24"/>
        </w:rPr>
        <w:lastRenderedPageBreak/>
        <w:t xml:space="preserve">The frame numbers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_Ref392514911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ins w:id="340" w:author="Samer Adeeb" w:date="2014-07-20T19:44:00Z">
        <w:r w:rsidR="0076245A" w:rsidRPr="009541F8">
          <w:rPr>
            <w:rFonts w:ascii="Times New Roman" w:hAnsi="Times New Roman" w:cs="Times New Roman"/>
            <w:sz w:val="24"/>
            <w:szCs w:val="24"/>
          </w:rPr>
          <w:t xml:space="preserve">Table </w:t>
        </w:r>
        <w:r w:rsidR="0076245A">
          <w:rPr>
            <w:rFonts w:ascii="Times New Roman" w:hAnsi="Times New Roman" w:cs="Times New Roman"/>
            <w:noProof/>
            <w:sz w:val="24"/>
            <w:szCs w:val="24"/>
          </w:rPr>
          <w:t>10</w:t>
        </w:r>
      </w:ins>
      <w:del w:id="341" w:author="Samer Adeeb" w:date="2014-07-20T19:44:00Z">
        <w:r w:rsidR="001110D1" w:rsidRPr="009541F8" w:rsidDel="0076245A">
          <w:rPr>
            <w:rFonts w:ascii="Times New Roman" w:hAnsi="Times New Roman" w:cs="Times New Roman"/>
            <w:sz w:val="24"/>
            <w:szCs w:val="24"/>
          </w:rPr>
          <w:delText xml:space="preserve">Table </w:delText>
        </w:r>
        <w:r w:rsidR="001110D1" w:rsidDel="0076245A">
          <w:rPr>
            <w:rFonts w:ascii="Times New Roman" w:hAnsi="Times New Roman" w:cs="Times New Roman"/>
            <w:noProof/>
            <w:sz w:val="24"/>
            <w:szCs w:val="24"/>
          </w:rPr>
          <w:delText>10</w:delText>
        </w:r>
      </w:del>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and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_Ref392514912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ins w:id="342" w:author="Samer Adeeb" w:date="2014-07-20T19:44:00Z">
        <w:r w:rsidR="0076245A" w:rsidRPr="00092B0A">
          <w:rPr>
            <w:rFonts w:ascii="Times New Roman" w:hAnsi="Times New Roman" w:cs="Times New Roman"/>
            <w:sz w:val="24"/>
            <w:szCs w:val="24"/>
          </w:rPr>
          <w:t xml:space="preserve">Table </w:t>
        </w:r>
        <w:r w:rsidR="0076245A">
          <w:rPr>
            <w:rFonts w:ascii="Times New Roman" w:hAnsi="Times New Roman" w:cs="Times New Roman"/>
            <w:noProof/>
            <w:sz w:val="24"/>
            <w:szCs w:val="24"/>
          </w:rPr>
          <w:t>11</w:t>
        </w:r>
      </w:ins>
      <w:del w:id="343" w:author="Samer Adeeb" w:date="2014-07-20T19:44:00Z">
        <w:r w:rsidR="001110D1" w:rsidRPr="00092B0A" w:rsidDel="0076245A">
          <w:rPr>
            <w:rFonts w:ascii="Times New Roman" w:hAnsi="Times New Roman" w:cs="Times New Roman"/>
            <w:sz w:val="24"/>
            <w:szCs w:val="24"/>
          </w:rPr>
          <w:delText xml:space="preserve">Table </w:delText>
        </w:r>
        <w:r w:rsidR="001110D1" w:rsidRPr="00092B0A" w:rsidDel="0076245A">
          <w:rPr>
            <w:rFonts w:ascii="Times New Roman" w:hAnsi="Times New Roman" w:cs="Times New Roman"/>
            <w:noProof/>
            <w:sz w:val="24"/>
            <w:szCs w:val="24"/>
          </w:rPr>
          <w:delText>11</w:delText>
        </w:r>
      </w:del>
      <w:r w:rsidR="001110D1">
        <w:rPr>
          <w:rFonts w:ascii="Times New Roman" w:hAnsi="Times New Roman" w:cs="Times New Roman"/>
          <w:sz w:val="24"/>
          <w:szCs w:val="24"/>
        </w:rPr>
        <w:fldChar w:fldCharType="end"/>
      </w:r>
      <w:r w:rsidR="00092B0A">
        <w:rPr>
          <w:rFonts w:ascii="Times New Roman" w:hAnsi="Times New Roman" w:cs="Times New Roman"/>
          <w:sz w:val="24"/>
          <w:szCs w:val="24"/>
        </w:rPr>
        <w:t xml:space="preserve"> </w:t>
      </w:r>
      <w:r w:rsidR="001110D1">
        <w:rPr>
          <w:rFonts w:ascii="Times New Roman" w:hAnsi="Times New Roman" w:cs="Times New Roman"/>
          <w:sz w:val="24"/>
          <w:szCs w:val="24"/>
        </w:rPr>
        <w:t xml:space="preserve">denote the different stages of the test. During experiments, all data is recorded every 10 seconds and each frame represents one sample </w:t>
      </w:r>
      <w:r w:rsidR="00406175">
        <w:rPr>
          <w:rFonts w:ascii="Times New Roman" w:hAnsi="Times New Roman" w:cs="Times New Roman"/>
          <w:sz w:val="24"/>
          <w:szCs w:val="24"/>
        </w:rPr>
        <w:t>of recordings. The first test consists of 1457 frames in total and frame 1382 is the frame closest to the pipe rupture.</w:t>
      </w:r>
      <w:r w:rsidR="001110D1">
        <w:rPr>
          <w:rFonts w:ascii="Times New Roman" w:hAnsi="Times New Roman" w:cs="Times New Roman"/>
          <w:sz w:val="24"/>
          <w:szCs w:val="24"/>
        </w:rPr>
        <w:t xml:space="preserve"> </w:t>
      </w:r>
      <w:r w:rsidR="00092B0A">
        <w:rPr>
          <w:rFonts w:ascii="Times New Roman" w:hAnsi="Times New Roman" w:cs="Times New Roman"/>
          <w:sz w:val="24"/>
          <w:szCs w:val="24"/>
        </w:rPr>
        <w:t xml:space="preserve">In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_Ref392514911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ins w:id="344" w:author="Samer Adeeb" w:date="2014-07-20T19:44:00Z">
        <w:r w:rsidR="0076245A" w:rsidRPr="009541F8">
          <w:rPr>
            <w:rFonts w:ascii="Times New Roman" w:hAnsi="Times New Roman" w:cs="Times New Roman"/>
            <w:sz w:val="24"/>
            <w:szCs w:val="24"/>
          </w:rPr>
          <w:t xml:space="preserve">Table </w:t>
        </w:r>
        <w:r w:rsidR="0076245A">
          <w:rPr>
            <w:rFonts w:ascii="Times New Roman" w:hAnsi="Times New Roman" w:cs="Times New Roman"/>
            <w:noProof/>
            <w:sz w:val="24"/>
            <w:szCs w:val="24"/>
          </w:rPr>
          <w:t>10</w:t>
        </w:r>
      </w:ins>
      <w:del w:id="345" w:author="Samer Adeeb" w:date="2014-07-20T19:44:00Z">
        <w:r w:rsidR="00092B0A" w:rsidRPr="009541F8" w:rsidDel="0076245A">
          <w:rPr>
            <w:rFonts w:ascii="Times New Roman" w:hAnsi="Times New Roman" w:cs="Times New Roman"/>
            <w:sz w:val="24"/>
            <w:szCs w:val="24"/>
          </w:rPr>
          <w:delText xml:space="preserve">Table </w:delText>
        </w:r>
        <w:r w:rsidR="00092B0A" w:rsidDel="0076245A">
          <w:rPr>
            <w:rFonts w:ascii="Times New Roman" w:hAnsi="Times New Roman" w:cs="Times New Roman"/>
            <w:noProof/>
            <w:sz w:val="24"/>
            <w:szCs w:val="24"/>
          </w:rPr>
          <w:delText>10</w:delText>
        </w:r>
      </w:del>
      <w:r w:rsidR="00092B0A">
        <w:rPr>
          <w:rFonts w:ascii="Times New Roman" w:hAnsi="Times New Roman" w:cs="Times New Roman"/>
          <w:sz w:val="24"/>
          <w:szCs w:val="24"/>
        </w:rPr>
        <w:fldChar w:fldCharType="end"/>
      </w:r>
      <w:r w:rsidR="00092B0A">
        <w:rPr>
          <w:rFonts w:ascii="Times New Roman" w:hAnsi="Times New Roman" w:cs="Times New Roman"/>
          <w:sz w:val="24"/>
          <w:szCs w:val="24"/>
        </w:rPr>
        <w:t xml:space="preserve"> and </w:t>
      </w:r>
      <w:r w:rsidR="00092B0A">
        <w:rPr>
          <w:rFonts w:ascii="Times New Roman" w:hAnsi="Times New Roman" w:cs="Times New Roman"/>
          <w:sz w:val="24"/>
          <w:szCs w:val="24"/>
        </w:rPr>
        <w:fldChar w:fldCharType="begin"/>
      </w:r>
      <w:r w:rsidR="00092B0A">
        <w:rPr>
          <w:rFonts w:ascii="Times New Roman" w:hAnsi="Times New Roman" w:cs="Times New Roman"/>
          <w:sz w:val="24"/>
          <w:szCs w:val="24"/>
        </w:rPr>
        <w:instrText xml:space="preserve"> REF _Ref392514912 \h </w:instrText>
      </w:r>
      <w:r w:rsidR="00092B0A">
        <w:rPr>
          <w:rFonts w:ascii="Times New Roman" w:hAnsi="Times New Roman" w:cs="Times New Roman"/>
          <w:sz w:val="24"/>
          <w:szCs w:val="24"/>
        </w:rPr>
      </w:r>
      <w:r w:rsidR="00092B0A">
        <w:rPr>
          <w:rFonts w:ascii="Times New Roman" w:hAnsi="Times New Roman" w:cs="Times New Roman"/>
          <w:sz w:val="24"/>
          <w:szCs w:val="24"/>
        </w:rPr>
        <w:fldChar w:fldCharType="separate"/>
      </w:r>
      <w:ins w:id="346" w:author="Samer Adeeb" w:date="2014-07-20T19:44:00Z">
        <w:r w:rsidR="0076245A" w:rsidRPr="00092B0A">
          <w:rPr>
            <w:rFonts w:ascii="Times New Roman" w:hAnsi="Times New Roman" w:cs="Times New Roman"/>
            <w:sz w:val="24"/>
            <w:szCs w:val="24"/>
          </w:rPr>
          <w:t xml:space="preserve">Table </w:t>
        </w:r>
        <w:r w:rsidR="0076245A">
          <w:rPr>
            <w:rFonts w:ascii="Times New Roman" w:hAnsi="Times New Roman" w:cs="Times New Roman"/>
            <w:noProof/>
            <w:sz w:val="24"/>
            <w:szCs w:val="24"/>
          </w:rPr>
          <w:t>11</w:t>
        </w:r>
      </w:ins>
      <w:del w:id="347" w:author="Samer Adeeb" w:date="2014-07-20T19:44:00Z">
        <w:r w:rsidR="00092B0A" w:rsidRPr="00092B0A" w:rsidDel="0076245A">
          <w:rPr>
            <w:rFonts w:ascii="Times New Roman" w:hAnsi="Times New Roman" w:cs="Times New Roman"/>
            <w:sz w:val="24"/>
            <w:szCs w:val="24"/>
          </w:rPr>
          <w:delText xml:space="preserve">Table </w:delText>
        </w:r>
        <w:r w:rsidR="00092B0A" w:rsidRPr="00092B0A" w:rsidDel="0076245A">
          <w:rPr>
            <w:rFonts w:ascii="Times New Roman" w:hAnsi="Times New Roman" w:cs="Times New Roman"/>
            <w:noProof/>
            <w:sz w:val="24"/>
            <w:szCs w:val="24"/>
          </w:rPr>
          <w:delText>11</w:delText>
        </w:r>
      </w:del>
      <w:r w:rsidR="00092B0A">
        <w:rPr>
          <w:rFonts w:ascii="Times New Roman" w:hAnsi="Times New Roman" w:cs="Times New Roman"/>
          <w:sz w:val="24"/>
          <w:szCs w:val="24"/>
        </w:rPr>
        <w:fldChar w:fldCharType="end"/>
      </w:r>
      <w:r w:rsidR="00B978F0">
        <w:rPr>
          <w:rFonts w:ascii="Times New Roman" w:hAnsi="Times New Roman" w:cs="Times New Roman"/>
          <w:sz w:val="24"/>
          <w:szCs w:val="24"/>
        </w:rPr>
        <w:t xml:space="preserve"> </w:t>
      </w:r>
      <w:r w:rsidR="000A7BF7">
        <w:rPr>
          <w:rFonts w:ascii="Times New Roman" w:hAnsi="Times New Roman" w:cs="Times New Roman"/>
          <w:sz w:val="24"/>
          <w:szCs w:val="24"/>
        </w:rPr>
        <w:t>“</w:t>
      </w:r>
      <w:r w:rsidR="00B978F0">
        <w:rPr>
          <w:rFonts w:ascii="Times New Roman" w:hAnsi="Times New Roman" w:cs="Times New Roman"/>
          <w:sz w:val="24"/>
          <w:szCs w:val="24"/>
        </w:rPr>
        <w:t>remote strain measurement</w:t>
      </w:r>
      <w:r w:rsidR="000A7BF7">
        <w:rPr>
          <w:rFonts w:ascii="Times New Roman" w:hAnsi="Times New Roman" w:cs="Times New Roman"/>
          <w:sz w:val="24"/>
          <w:szCs w:val="24"/>
        </w:rPr>
        <w:t>”</w:t>
      </w:r>
      <w:r w:rsidR="00B978F0">
        <w:rPr>
          <w:rFonts w:ascii="Times New Roman" w:hAnsi="Times New Roman" w:cs="Times New Roman"/>
          <w:sz w:val="24"/>
          <w:szCs w:val="24"/>
        </w:rPr>
        <w:t xml:space="preserve"> denotes the strain measured by the image correlation</w:t>
      </w:r>
      <w:r w:rsidR="00B85BA8">
        <w:rPr>
          <w:rFonts w:ascii="Times New Roman" w:hAnsi="Times New Roman" w:cs="Times New Roman"/>
          <w:sz w:val="24"/>
          <w:szCs w:val="24"/>
        </w:rPr>
        <w:t xml:space="preserve"> close to the bottom end plate. From </w:t>
      </w:r>
      <w:r w:rsidR="00B85BA8">
        <w:rPr>
          <w:rFonts w:ascii="Times New Roman" w:hAnsi="Times New Roman" w:cs="Times New Roman"/>
          <w:sz w:val="24"/>
          <w:szCs w:val="24"/>
        </w:rPr>
        <w:fldChar w:fldCharType="begin"/>
      </w:r>
      <w:r w:rsidR="00B85BA8">
        <w:rPr>
          <w:rFonts w:ascii="Times New Roman" w:hAnsi="Times New Roman" w:cs="Times New Roman"/>
          <w:sz w:val="24"/>
          <w:szCs w:val="24"/>
        </w:rPr>
        <w:instrText xml:space="preserve"> REF _Ref392515439 \h </w:instrText>
      </w:r>
      <w:r w:rsidR="00B85BA8">
        <w:rPr>
          <w:rFonts w:ascii="Times New Roman" w:hAnsi="Times New Roman" w:cs="Times New Roman"/>
          <w:sz w:val="24"/>
          <w:szCs w:val="24"/>
        </w:rPr>
      </w:r>
      <w:r w:rsidR="00B85BA8">
        <w:rPr>
          <w:rFonts w:ascii="Times New Roman" w:hAnsi="Times New Roman" w:cs="Times New Roman"/>
          <w:sz w:val="24"/>
          <w:szCs w:val="24"/>
        </w:rPr>
        <w:fldChar w:fldCharType="separate"/>
      </w:r>
      <w:ins w:id="348" w:author="Samer Adeeb" w:date="2014-07-20T19:44:00Z">
        <w:r w:rsidR="0076245A" w:rsidRPr="003224DF">
          <w:rPr>
            <w:rFonts w:ascii="Times New Roman" w:hAnsi="Times New Roman" w:cs="Times New Roman"/>
            <w:sz w:val="24"/>
            <w:szCs w:val="24"/>
          </w:rPr>
          <w:t xml:space="preserve">Figure </w:t>
        </w:r>
        <w:r w:rsidR="0076245A">
          <w:rPr>
            <w:rFonts w:ascii="Times New Roman" w:hAnsi="Times New Roman" w:cs="Times New Roman"/>
            <w:noProof/>
            <w:sz w:val="24"/>
            <w:szCs w:val="24"/>
          </w:rPr>
          <w:t>26</w:t>
        </w:r>
      </w:ins>
      <w:del w:id="349" w:author="Samer Adeeb" w:date="2014-07-20T19:44:00Z">
        <w:r w:rsidR="00B85BA8" w:rsidRPr="003224DF" w:rsidDel="0076245A">
          <w:rPr>
            <w:rFonts w:ascii="Times New Roman" w:hAnsi="Times New Roman" w:cs="Times New Roman"/>
            <w:sz w:val="24"/>
            <w:szCs w:val="24"/>
          </w:rPr>
          <w:delText xml:space="preserve">Figure </w:delText>
        </w:r>
        <w:r w:rsidR="00B85BA8" w:rsidDel="0076245A">
          <w:rPr>
            <w:rFonts w:ascii="Times New Roman" w:hAnsi="Times New Roman" w:cs="Times New Roman"/>
            <w:noProof/>
            <w:sz w:val="24"/>
            <w:szCs w:val="24"/>
          </w:rPr>
          <w:delText>26</w:delText>
        </w:r>
      </w:del>
      <w:r w:rsidR="00B85BA8">
        <w:rPr>
          <w:rFonts w:ascii="Times New Roman" w:hAnsi="Times New Roman" w:cs="Times New Roman"/>
          <w:sz w:val="24"/>
          <w:szCs w:val="24"/>
        </w:rPr>
        <w:fldChar w:fldCharType="end"/>
      </w:r>
      <w:r w:rsidR="00B85BA8">
        <w:rPr>
          <w:rFonts w:ascii="Times New Roman" w:hAnsi="Times New Roman" w:cs="Times New Roman"/>
          <w:sz w:val="24"/>
          <w:szCs w:val="24"/>
        </w:rPr>
        <w:t xml:space="preserve"> it is clear that adjacent to the end plate there is a strain concentration. Thi</w:t>
      </w:r>
      <w:r w:rsidR="000A7BF7">
        <w:rPr>
          <w:rFonts w:ascii="Times New Roman" w:hAnsi="Times New Roman" w:cs="Times New Roman"/>
          <w:sz w:val="24"/>
          <w:szCs w:val="24"/>
        </w:rPr>
        <w:t>s condition is caused by the cons</w:t>
      </w:r>
      <w:r w:rsidR="00B85BA8">
        <w:rPr>
          <w:rFonts w:ascii="Times New Roman" w:hAnsi="Times New Roman" w:cs="Times New Roman"/>
          <w:sz w:val="24"/>
          <w:szCs w:val="24"/>
        </w:rPr>
        <w:t>traints put on the pipe by the end plate and doesn’t correspond to the usual operating conditions of the pipe. Therefore for the remote strain measurements the longitudinal strain value farthest away from the end plate is chosen</w:t>
      </w:r>
      <w:r w:rsidR="001110D1">
        <w:rPr>
          <w:rFonts w:ascii="Times New Roman" w:hAnsi="Times New Roman" w:cs="Times New Roman"/>
          <w:sz w:val="24"/>
          <w:szCs w:val="24"/>
        </w:rPr>
        <w:t xml:space="preserve"> in </w:t>
      </w:r>
      <w:r w:rsidR="001110D1">
        <w:rPr>
          <w:rFonts w:ascii="Times New Roman" w:hAnsi="Times New Roman" w:cs="Times New Roman"/>
          <w:sz w:val="24"/>
          <w:szCs w:val="24"/>
        </w:rPr>
        <w:fldChar w:fldCharType="begin"/>
      </w:r>
      <w:r w:rsidR="001110D1">
        <w:rPr>
          <w:rFonts w:ascii="Times New Roman" w:hAnsi="Times New Roman" w:cs="Times New Roman"/>
          <w:sz w:val="24"/>
          <w:szCs w:val="24"/>
        </w:rPr>
        <w:instrText xml:space="preserve"> REF _Ref392515439 \h </w:instrText>
      </w:r>
      <w:r w:rsidR="001110D1">
        <w:rPr>
          <w:rFonts w:ascii="Times New Roman" w:hAnsi="Times New Roman" w:cs="Times New Roman"/>
          <w:sz w:val="24"/>
          <w:szCs w:val="24"/>
        </w:rPr>
      </w:r>
      <w:r w:rsidR="001110D1">
        <w:rPr>
          <w:rFonts w:ascii="Times New Roman" w:hAnsi="Times New Roman" w:cs="Times New Roman"/>
          <w:sz w:val="24"/>
          <w:szCs w:val="24"/>
        </w:rPr>
        <w:fldChar w:fldCharType="separate"/>
      </w:r>
      <w:ins w:id="350" w:author="Samer Adeeb" w:date="2014-07-20T19:44:00Z">
        <w:r w:rsidR="0076245A" w:rsidRPr="003224DF">
          <w:rPr>
            <w:rFonts w:ascii="Times New Roman" w:hAnsi="Times New Roman" w:cs="Times New Roman"/>
            <w:sz w:val="24"/>
            <w:szCs w:val="24"/>
          </w:rPr>
          <w:t xml:space="preserve">Figure </w:t>
        </w:r>
        <w:r w:rsidR="0076245A">
          <w:rPr>
            <w:rFonts w:ascii="Times New Roman" w:hAnsi="Times New Roman" w:cs="Times New Roman"/>
            <w:noProof/>
            <w:sz w:val="24"/>
            <w:szCs w:val="24"/>
          </w:rPr>
          <w:t>26</w:t>
        </w:r>
      </w:ins>
      <w:del w:id="351" w:author="Samer Adeeb" w:date="2014-07-20T19:44:00Z">
        <w:r w:rsidR="001110D1" w:rsidRPr="003224DF" w:rsidDel="0076245A">
          <w:rPr>
            <w:rFonts w:ascii="Times New Roman" w:hAnsi="Times New Roman" w:cs="Times New Roman"/>
            <w:sz w:val="24"/>
            <w:szCs w:val="24"/>
          </w:rPr>
          <w:delText xml:space="preserve">Figure </w:delText>
        </w:r>
        <w:r w:rsidR="001110D1" w:rsidDel="0076245A">
          <w:rPr>
            <w:rFonts w:ascii="Times New Roman" w:hAnsi="Times New Roman" w:cs="Times New Roman"/>
            <w:noProof/>
            <w:sz w:val="24"/>
            <w:szCs w:val="24"/>
          </w:rPr>
          <w:delText>26</w:delText>
        </w:r>
      </w:del>
      <w:r w:rsidR="001110D1">
        <w:rPr>
          <w:rFonts w:ascii="Times New Roman" w:hAnsi="Times New Roman" w:cs="Times New Roman"/>
          <w:sz w:val="24"/>
          <w:szCs w:val="24"/>
        </w:rPr>
        <w:fldChar w:fldCharType="end"/>
      </w:r>
      <w:r w:rsidR="001110D1">
        <w:rPr>
          <w:rFonts w:ascii="Times New Roman" w:hAnsi="Times New Roman" w:cs="Times New Roman"/>
          <w:sz w:val="24"/>
          <w:szCs w:val="24"/>
        </w:rPr>
        <w:t xml:space="preserve"> in order to minimize the effect of the end plate on the strain profile. </w:t>
      </w:r>
      <w:r w:rsidR="0086017A">
        <w:rPr>
          <w:rFonts w:ascii="Times New Roman" w:hAnsi="Times New Roman" w:cs="Times New Roman"/>
          <w:sz w:val="24"/>
          <w:szCs w:val="24"/>
        </w:rPr>
        <w:t xml:space="preserve">The location of the girth weld side strain measurements in </w:t>
      </w:r>
      <w:r w:rsidR="0086017A">
        <w:rPr>
          <w:rFonts w:ascii="Times New Roman" w:hAnsi="Times New Roman" w:cs="Times New Roman"/>
          <w:sz w:val="24"/>
          <w:szCs w:val="24"/>
        </w:rPr>
        <w:fldChar w:fldCharType="begin"/>
      </w:r>
      <w:r w:rsidR="0086017A">
        <w:rPr>
          <w:rFonts w:ascii="Times New Roman" w:hAnsi="Times New Roman" w:cs="Times New Roman"/>
          <w:sz w:val="24"/>
          <w:szCs w:val="24"/>
        </w:rPr>
        <w:instrText xml:space="preserve"> REF _Ref392514911 \h </w:instrText>
      </w:r>
      <w:r w:rsidR="0086017A">
        <w:rPr>
          <w:rFonts w:ascii="Times New Roman" w:hAnsi="Times New Roman" w:cs="Times New Roman"/>
          <w:sz w:val="24"/>
          <w:szCs w:val="24"/>
        </w:rPr>
      </w:r>
      <w:r w:rsidR="0086017A">
        <w:rPr>
          <w:rFonts w:ascii="Times New Roman" w:hAnsi="Times New Roman" w:cs="Times New Roman"/>
          <w:sz w:val="24"/>
          <w:szCs w:val="24"/>
        </w:rPr>
        <w:fldChar w:fldCharType="separate"/>
      </w:r>
      <w:ins w:id="352" w:author="Samer Adeeb" w:date="2014-07-20T19:44:00Z">
        <w:r w:rsidR="0076245A" w:rsidRPr="009541F8">
          <w:rPr>
            <w:rFonts w:ascii="Times New Roman" w:hAnsi="Times New Roman" w:cs="Times New Roman"/>
            <w:sz w:val="24"/>
            <w:szCs w:val="24"/>
          </w:rPr>
          <w:t xml:space="preserve">Table </w:t>
        </w:r>
        <w:r w:rsidR="0076245A">
          <w:rPr>
            <w:rFonts w:ascii="Times New Roman" w:hAnsi="Times New Roman" w:cs="Times New Roman"/>
            <w:noProof/>
            <w:sz w:val="24"/>
            <w:szCs w:val="24"/>
          </w:rPr>
          <w:t>10</w:t>
        </w:r>
      </w:ins>
      <w:del w:id="353" w:author="Samer Adeeb" w:date="2014-07-20T19:44:00Z">
        <w:r w:rsidR="0086017A" w:rsidRPr="009541F8" w:rsidDel="0076245A">
          <w:rPr>
            <w:rFonts w:ascii="Times New Roman" w:hAnsi="Times New Roman" w:cs="Times New Roman"/>
            <w:sz w:val="24"/>
            <w:szCs w:val="24"/>
          </w:rPr>
          <w:delText xml:space="preserve">Table </w:delText>
        </w:r>
        <w:r w:rsidR="0086017A" w:rsidDel="0076245A">
          <w:rPr>
            <w:rFonts w:ascii="Times New Roman" w:hAnsi="Times New Roman" w:cs="Times New Roman"/>
            <w:noProof/>
            <w:sz w:val="24"/>
            <w:szCs w:val="24"/>
          </w:rPr>
          <w:delText>10</w:delText>
        </w:r>
      </w:del>
      <w:r w:rsidR="0086017A">
        <w:rPr>
          <w:rFonts w:ascii="Times New Roman" w:hAnsi="Times New Roman" w:cs="Times New Roman"/>
          <w:sz w:val="24"/>
          <w:szCs w:val="24"/>
        </w:rPr>
        <w:fldChar w:fldCharType="end"/>
      </w:r>
      <w:r w:rsidR="0086017A">
        <w:rPr>
          <w:rFonts w:ascii="Times New Roman" w:hAnsi="Times New Roman" w:cs="Times New Roman"/>
          <w:sz w:val="24"/>
          <w:szCs w:val="24"/>
        </w:rPr>
        <w:t xml:space="preserve"> is the uniform strain zone closest to the surface defect</w:t>
      </w:r>
      <w:r w:rsidR="006C2085">
        <w:rPr>
          <w:rFonts w:ascii="Times New Roman" w:hAnsi="Times New Roman" w:cs="Times New Roman"/>
          <w:sz w:val="24"/>
          <w:szCs w:val="24"/>
        </w:rPr>
        <w:t xml:space="preserve"> </w:t>
      </w:r>
      <w:r w:rsidR="006C2085">
        <w:rPr>
          <w:rFonts w:ascii="Times New Roman" w:hAnsi="Times New Roman" w:cs="Times New Roman"/>
          <w:sz w:val="24"/>
          <w:szCs w:val="24"/>
        </w:rPr>
        <w:fldChar w:fldCharType="begin"/>
      </w:r>
      <w:r w:rsidR="006C2085">
        <w:rPr>
          <w:rFonts w:ascii="Times New Roman" w:hAnsi="Times New Roman" w:cs="Times New Roman"/>
          <w:sz w:val="24"/>
          <w:szCs w:val="24"/>
        </w:rPr>
        <w:instrText xml:space="preserve"> REF _Ref393038474 \h </w:instrText>
      </w:r>
      <w:r w:rsidR="006C2085">
        <w:rPr>
          <w:rFonts w:ascii="Times New Roman" w:hAnsi="Times New Roman" w:cs="Times New Roman"/>
          <w:sz w:val="24"/>
          <w:szCs w:val="24"/>
        </w:rPr>
      </w:r>
      <w:r w:rsidR="006C2085">
        <w:rPr>
          <w:rFonts w:ascii="Times New Roman" w:hAnsi="Times New Roman" w:cs="Times New Roman"/>
          <w:sz w:val="24"/>
          <w:szCs w:val="24"/>
        </w:rPr>
        <w:fldChar w:fldCharType="separate"/>
      </w:r>
      <w:ins w:id="354" w:author="Samer Adeeb" w:date="2014-07-20T19:44:00Z">
        <w:r w:rsidR="0076245A" w:rsidRPr="006C2085">
          <w:rPr>
            <w:rFonts w:ascii="Times New Roman" w:hAnsi="Times New Roman" w:cs="Times New Roman"/>
            <w:sz w:val="24"/>
            <w:szCs w:val="24"/>
          </w:rPr>
          <w:t xml:space="preserve">Figure </w:t>
        </w:r>
        <w:r w:rsidR="0076245A">
          <w:rPr>
            <w:rFonts w:ascii="Times New Roman" w:hAnsi="Times New Roman" w:cs="Times New Roman"/>
            <w:noProof/>
            <w:sz w:val="24"/>
            <w:szCs w:val="24"/>
          </w:rPr>
          <w:t>27</w:t>
        </w:r>
      </w:ins>
      <w:del w:id="355" w:author="Samer Adeeb" w:date="2014-07-20T19:44:00Z">
        <w:r w:rsidR="006C2085" w:rsidRPr="006C2085" w:rsidDel="0076245A">
          <w:rPr>
            <w:rFonts w:ascii="Times New Roman" w:hAnsi="Times New Roman" w:cs="Times New Roman"/>
            <w:sz w:val="24"/>
            <w:szCs w:val="24"/>
          </w:rPr>
          <w:delText xml:space="preserve">Figure </w:delText>
        </w:r>
        <w:r w:rsidR="006C2085" w:rsidRPr="006C2085" w:rsidDel="0076245A">
          <w:rPr>
            <w:rFonts w:ascii="Times New Roman" w:hAnsi="Times New Roman" w:cs="Times New Roman"/>
            <w:noProof/>
            <w:sz w:val="24"/>
            <w:szCs w:val="24"/>
          </w:rPr>
          <w:delText>27</w:delText>
        </w:r>
      </w:del>
      <w:r w:rsidR="006C2085">
        <w:rPr>
          <w:rFonts w:ascii="Times New Roman" w:hAnsi="Times New Roman" w:cs="Times New Roman"/>
          <w:sz w:val="24"/>
          <w:szCs w:val="24"/>
        </w:rPr>
        <w:fldChar w:fldCharType="end"/>
      </w:r>
      <w:r w:rsidR="0086017A">
        <w:rPr>
          <w:rFonts w:ascii="Times New Roman" w:hAnsi="Times New Roman" w:cs="Times New Roman"/>
          <w:sz w:val="24"/>
          <w:szCs w:val="24"/>
        </w:rPr>
        <w:t>.</w:t>
      </w:r>
    </w:p>
    <w:p w:rsidR="009541F8" w:rsidRPr="009541F8" w:rsidRDefault="009541F8" w:rsidP="009541F8">
      <w:pPr>
        <w:pStyle w:val="Caption"/>
        <w:keepNext/>
        <w:jc w:val="center"/>
        <w:rPr>
          <w:rFonts w:ascii="Times New Roman" w:hAnsi="Times New Roman" w:cs="Times New Roman"/>
          <w:color w:val="auto"/>
          <w:sz w:val="24"/>
          <w:szCs w:val="24"/>
        </w:rPr>
      </w:pPr>
      <w:bookmarkStart w:id="356" w:name="_Ref392514911"/>
      <w:r w:rsidRPr="009541F8">
        <w:rPr>
          <w:rFonts w:ascii="Times New Roman" w:hAnsi="Times New Roman" w:cs="Times New Roman"/>
          <w:color w:val="auto"/>
          <w:sz w:val="24"/>
          <w:szCs w:val="24"/>
        </w:rPr>
        <w:t xml:space="preserve">Table </w:t>
      </w:r>
      <w:r w:rsidRPr="009541F8">
        <w:rPr>
          <w:rFonts w:ascii="Times New Roman" w:hAnsi="Times New Roman" w:cs="Times New Roman"/>
          <w:color w:val="auto"/>
          <w:sz w:val="24"/>
          <w:szCs w:val="24"/>
        </w:rPr>
        <w:fldChar w:fldCharType="begin"/>
      </w:r>
      <w:r w:rsidRPr="009541F8">
        <w:rPr>
          <w:rFonts w:ascii="Times New Roman" w:hAnsi="Times New Roman" w:cs="Times New Roman"/>
          <w:color w:val="auto"/>
          <w:sz w:val="24"/>
          <w:szCs w:val="24"/>
        </w:rPr>
        <w:instrText xml:space="preserve"> SEQ Table \* ARABIC </w:instrText>
      </w:r>
      <w:r w:rsidRPr="009541F8">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10</w:t>
      </w:r>
      <w:r w:rsidRPr="009541F8">
        <w:rPr>
          <w:rFonts w:ascii="Times New Roman" w:hAnsi="Times New Roman" w:cs="Times New Roman"/>
          <w:color w:val="auto"/>
          <w:sz w:val="24"/>
          <w:szCs w:val="24"/>
        </w:rPr>
        <w:fldChar w:fldCharType="end"/>
      </w:r>
      <w:bookmarkEnd w:id="356"/>
      <w:r w:rsidRPr="009541F8">
        <w:rPr>
          <w:rFonts w:ascii="Times New Roman" w:hAnsi="Times New Roman" w:cs="Times New Roman"/>
          <w:color w:val="auto"/>
          <w:sz w:val="24"/>
          <w:szCs w:val="24"/>
        </w:rPr>
        <w:t>: Development of the strain profile in Test 1</w:t>
      </w:r>
    </w:p>
    <w:tbl>
      <w:tblPr>
        <w:tblStyle w:val="TableGrid"/>
        <w:tblW w:w="0" w:type="auto"/>
        <w:jc w:val="center"/>
        <w:tblLook w:val="04A0" w:firstRow="1" w:lastRow="0" w:firstColumn="1" w:lastColumn="0" w:noHBand="0" w:noVBand="1"/>
      </w:tblPr>
      <w:tblGrid>
        <w:gridCol w:w="1016"/>
        <w:gridCol w:w="2394"/>
        <w:gridCol w:w="2030"/>
        <w:gridCol w:w="2394"/>
      </w:tblGrid>
      <w:tr w:rsidR="00F63D59" w:rsidTr="001110D1">
        <w:trPr>
          <w:jc w:val="center"/>
        </w:trPr>
        <w:tc>
          <w:tcPr>
            <w:tcW w:w="1016"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Frame</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 xml:space="preserve">Remote </w:t>
            </w:r>
            <w:r w:rsidR="00B85BA8">
              <w:rPr>
                <w:rFonts w:ascii="Times New Roman" w:hAnsi="Times New Roman" w:cs="Times New Roman"/>
                <w:b/>
                <w:sz w:val="24"/>
                <w:szCs w:val="24"/>
              </w:rPr>
              <w:t xml:space="preserve">strain </w:t>
            </w:r>
            <w:r w:rsidRPr="009541F8">
              <w:rPr>
                <w:rFonts w:ascii="Times New Roman" w:hAnsi="Times New Roman" w:cs="Times New Roman"/>
                <w:b/>
                <w:sz w:val="24"/>
                <w:szCs w:val="24"/>
              </w:rPr>
              <w:t xml:space="preserve">measurement </w:t>
            </w:r>
            <w:r w:rsidR="006C2085">
              <w:rPr>
                <w:rFonts w:ascii="Times New Roman" w:hAnsi="Times New Roman" w:cs="Times New Roman"/>
                <w:b/>
                <w:sz w:val="24"/>
                <w:szCs w:val="24"/>
              </w:rPr>
              <w:t>(</w:t>
            </w:r>
            <w:r w:rsidRPr="009541F8">
              <w:rPr>
                <w:rFonts w:ascii="Times New Roman" w:hAnsi="Times New Roman" w:cs="Times New Roman"/>
                <w:b/>
                <w:sz w:val="24"/>
                <w:szCs w:val="24"/>
              </w:rPr>
              <w:t>%</w:t>
            </w:r>
            <w:r w:rsidR="006C2085">
              <w:rPr>
                <w:rFonts w:ascii="Times New Roman" w:hAnsi="Times New Roman" w:cs="Times New Roman"/>
                <w:b/>
                <w:sz w:val="24"/>
                <w:szCs w:val="24"/>
              </w:rPr>
              <w:t>)</w:t>
            </w:r>
          </w:p>
        </w:tc>
        <w:tc>
          <w:tcPr>
            <w:tcW w:w="2030"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Gauge 9 reading</w:t>
            </w:r>
          </w:p>
        </w:tc>
        <w:tc>
          <w:tcPr>
            <w:tcW w:w="2394" w:type="dxa"/>
          </w:tcPr>
          <w:p w:rsidR="00F63D59" w:rsidRPr="009541F8" w:rsidRDefault="00F63D59" w:rsidP="00F63D59">
            <w:pPr>
              <w:jc w:val="center"/>
              <w:rPr>
                <w:rFonts w:ascii="Times New Roman" w:hAnsi="Times New Roman" w:cs="Times New Roman"/>
                <w:b/>
                <w:sz w:val="24"/>
                <w:szCs w:val="24"/>
              </w:rPr>
            </w:pPr>
            <w:r w:rsidRPr="009541F8">
              <w:rPr>
                <w:rFonts w:ascii="Times New Roman" w:hAnsi="Times New Roman" w:cs="Times New Roman"/>
                <w:b/>
                <w:sz w:val="24"/>
                <w:szCs w:val="24"/>
              </w:rPr>
              <w:t>Girth weld side strain measurement (%)</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600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0.0477</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0.03115</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0.03566</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800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0.2496</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0.22352</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0.2265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1000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0.6781</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0.68817</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0.6731</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1200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2.099</w:t>
            </w:r>
          </w:p>
        </w:tc>
        <w:tc>
          <w:tcPr>
            <w:tcW w:w="2030" w:type="dxa"/>
          </w:tcPr>
          <w:p w:rsidR="00F63D59" w:rsidRPr="006B714D" w:rsidRDefault="00C04178" w:rsidP="001110D1">
            <w:pPr>
              <w:jc w:val="center"/>
              <w:rPr>
                <w:rFonts w:ascii="Times New Roman" w:hAnsi="Times New Roman" w:cs="Times New Roman"/>
                <w:sz w:val="24"/>
                <w:szCs w:val="24"/>
              </w:rPr>
            </w:pPr>
            <w:r w:rsidRPr="006B714D">
              <w:rPr>
                <w:rFonts w:ascii="Times New Roman" w:hAnsi="Times New Roman" w:cs="Times New Roman"/>
                <w:sz w:val="24"/>
                <w:szCs w:val="24"/>
              </w:rPr>
              <w:t>1.31304</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1.44583</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1300</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3.4</w:t>
            </w:r>
          </w:p>
        </w:tc>
        <w:tc>
          <w:tcPr>
            <w:tcW w:w="2030" w:type="dxa"/>
          </w:tcPr>
          <w:p w:rsidR="00F63D59" w:rsidRPr="006B714D" w:rsidRDefault="00705EFC" w:rsidP="001110D1">
            <w:pPr>
              <w:jc w:val="center"/>
              <w:rPr>
                <w:rFonts w:ascii="Times New Roman" w:hAnsi="Times New Roman" w:cs="Times New Roman"/>
                <w:sz w:val="24"/>
                <w:szCs w:val="24"/>
              </w:rPr>
            </w:pPr>
            <w:r>
              <w:rPr>
                <w:rFonts w:ascii="Times New Roman" w:hAnsi="Times New Roman" w:cs="Times New Roman"/>
                <w:color w:val="FF0000"/>
                <w:sz w:val="24"/>
                <w:szCs w:val="24"/>
              </w:rPr>
              <w:t>1.97407</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1.86875</w:t>
            </w:r>
          </w:p>
        </w:tc>
      </w:tr>
      <w:tr w:rsidR="00F63D59" w:rsidTr="001110D1">
        <w:trPr>
          <w:jc w:val="center"/>
        </w:trPr>
        <w:tc>
          <w:tcPr>
            <w:tcW w:w="1016" w:type="dxa"/>
          </w:tcPr>
          <w:p w:rsidR="00F63D59" w:rsidRDefault="00F63D59" w:rsidP="00C04178">
            <w:pPr>
              <w:jc w:val="center"/>
              <w:rPr>
                <w:rFonts w:ascii="Times New Roman" w:hAnsi="Times New Roman" w:cs="Times New Roman"/>
                <w:sz w:val="24"/>
                <w:szCs w:val="24"/>
              </w:rPr>
            </w:pPr>
            <w:r>
              <w:rPr>
                <w:rFonts w:ascii="Times New Roman" w:hAnsi="Times New Roman" w:cs="Times New Roman"/>
                <w:sz w:val="24"/>
                <w:szCs w:val="24"/>
              </w:rPr>
              <w:t>1382</w:t>
            </w:r>
          </w:p>
        </w:tc>
        <w:tc>
          <w:tcPr>
            <w:tcW w:w="2394" w:type="dxa"/>
          </w:tcPr>
          <w:p w:rsidR="00F63D59" w:rsidRPr="006B714D" w:rsidRDefault="00C04178" w:rsidP="00C04178">
            <w:pPr>
              <w:jc w:val="center"/>
              <w:rPr>
                <w:rFonts w:ascii="Times New Roman" w:hAnsi="Times New Roman" w:cs="Times New Roman"/>
                <w:sz w:val="24"/>
                <w:szCs w:val="24"/>
              </w:rPr>
            </w:pPr>
            <w:r w:rsidRPr="006B714D">
              <w:rPr>
                <w:rFonts w:ascii="Times New Roman" w:hAnsi="Times New Roman" w:cs="Times New Roman"/>
                <w:sz w:val="24"/>
                <w:szCs w:val="24"/>
              </w:rPr>
              <w:t>4.8013</w:t>
            </w:r>
          </w:p>
        </w:tc>
        <w:tc>
          <w:tcPr>
            <w:tcW w:w="2030" w:type="dxa"/>
          </w:tcPr>
          <w:p w:rsidR="00F63D59" w:rsidRPr="006B714D" w:rsidRDefault="00705EFC" w:rsidP="001110D1">
            <w:pPr>
              <w:jc w:val="center"/>
              <w:rPr>
                <w:rFonts w:ascii="Times New Roman" w:hAnsi="Times New Roman" w:cs="Times New Roman"/>
                <w:sz w:val="24"/>
                <w:szCs w:val="24"/>
              </w:rPr>
            </w:pPr>
            <w:r>
              <w:rPr>
                <w:rFonts w:ascii="Times New Roman" w:hAnsi="Times New Roman" w:cs="Times New Roman"/>
                <w:color w:val="FF0000"/>
                <w:sz w:val="24"/>
                <w:szCs w:val="24"/>
              </w:rPr>
              <w:t>2.72061</w:t>
            </w:r>
          </w:p>
        </w:tc>
        <w:tc>
          <w:tcPr>
            <w:tcW w:w="2394" w:type="dxa"/>
          </w:tcPr>
          <w:p w:rsidR="00F63D59" w:rsidRPr="006B714D" w:rsidRDefault="00915E7D" w:rsidP="001110D1">
            <w:pPr>
              <w:jc w:val="center"/>
              <w:rPr>
                <w:rFonts w:ascii="Times New Roman" w:hAnsi="Times New Roman" w:cs="Times New Roman"/>
                <w:sz w:val="24"/>
                <w:szCs w:val="24"/>
              </w:rPr>
            </w:pPr>
            <w:r w:rsidRPr="006B714D">
              <w:rPr>
                <w:rFonts w:ascii="Times New Roman" w:hAnsi="Times New Roman" w:cs="Times New Roman"/>
                <w:sz w:val="24"/>
                <w:szCs w:val="24"/>
              </w:rPr>
              <w:t>2.39687</w:t>
            </w:r>
          </w:p>
        </w:tc>
      </w:tr>
    </w:tbl>
    <w:p w:rsidR="00F63D59" w:rsidRDefault="00F63D59" w:rsidP="0026484D">
      <w:pPr>
        <w:jc w:val="both"/>
        <w:rPr>
          <w:rFonts w:ascii="Times New Roman" w:hAnsi="Times New Roman" w:cs="Times New Roman"/>
          <w:sz w:val="24"/>
          <w:szCs w:val="24"/>
        </w:rPr>
      </w:pPr>
    </w:p>
    <w:p w:rsidR="00092B0A" w:rsidRPr="00092B0A" w:rsidRDefault="00092B0A" w:rsidP="00092B0A">
      <w:pPr>
        <w:pStyle w:val="Caption"/>
        <w:keepNext/>
        <w:jc w:val="center"/>
        <w:rPr>
          <w:rFonts w:ascii="Times New Roman" w:hAnsi="Times New Roman" w:cs="Times New Roman"/>
          <w:color w:val="auto"/>
          <w:sz w:val="24"/>
          <w:szCs w:val="24"/>
        </w:rPr>
      </w:pPr>
      <w:bookmarkStart w:id="357" w:name="_Ref392514912"/>
      <w:r w:rsidRPr="00092B0A">
        <w:rPr>
          <w:rFonts w:ascii="Times New Roman" w:hAnsi="Times New Roman" w:cs="Times New Roman"/>
          <w:color w:val="auto"/>
          <w:sz w:val="24"/>
          <w:szCs w:val="24"/>
        </w:rPr>
        <w:t xml:space="preserve">Table </w:t>
      </w:r>
      <w:r w:rsidRPr="00092B0A">
        <w:rPr>
          <w:rFonts w:ascii="Times New Roman" w:hAnsi="Times New Roman" w:cs="Times New Roman"/>
          <w:color w:val="auto"/>
          <w:sz w:val="24"/>
          <w:szCs w:val="24"/>
        </w:rPr>
        <w:fldChar w:fldCharType="begin"/>
      </w:r>
      <w:r w:rsidRPr="00092B0A">
        <w:rPr>
          <w:rFonts w:ascii="Times New Roman" w:hAnsi="Times New Roman" w:cs="Times New Roman"/>
          <w:color w:val="auto"/>
          <w:sz w:val="24"/>
          <w:szCs w:val="24"/>
        </w:rPr>
        <w:instrText xml:space="preserve"> SEQ Table \* ARABIC </w:instrText>
      </w:r>
      <w:r w:rsidRPr="00092B0A">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11</w:t>
      </w:r>
      <w:r w:rsidRPr="00092B0A">
        <w:rPr>
          <w:rFonts w:ascii="Times New Roman" w:hAnsi="Times New Roman" w:cs="Times New Roman"/>
          <w:color w:val="auto"/>
          <w:sz w:val="24"/>
          <w:szCs w:val="24"/>
        </w:rPr>
        <w:fldChar w:fldCharType="end"/>
      </w:r>
      <w:bookmarkEnd w:id="357"/>
      <w:r w:rsidRPr="00092B0A">
        <w:rPr>
          <w:rFonts w:ascii="Times New Roman" w:hAnsi="Times New Roman" w:cs="Times New Roman"/>
          <w:color w:val="auto"/>
          <w:sz w:val="24"/>
          <w:szCs w:val="24"/>
        </w:rPr>
        <w:t>: Ratio between strain gauge measurement and the image correlation strains</w:t>
      </w:r>
    </w:p>
    <w:tbl>
      <w:tblPr>
        <w:tblStyle w:val="TableGrid"/>
        <w:tblW w:w="0" w:type="auto"/>
        <w:jc w:val="center"/>
        <w:tblLook w:val="04A0" w:firstRow="1" w:lastRow="0" w:firstColumn="1" w:lastColumn="0" w:noHBand="0" w:noVBand="1"/>
      </w:tblPr>
      <w:tblGrid>
        <w:gridCol w:w="1016"/>
        <w:gridCol w:w="1778"/>
        <w:gridCol w:w="1926"/>
        <w:gridCol w:w="1611"/>
        <w:gridCol w:w="1627"/>
        <w:gridCol w:w="1618"/>
      </w:tblGrid>
      <w:tr w:rsidR="00092B0A" w:rsidTr="001110D1">
        <w:trPr>
          <w:jc w:val="center"/>
        </w:trPr>
        <w:tc>
          <w:tcPr>
            <w:tcW w:w="101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Frame</w:t>
            </w:r>
          </w:p>
        </w:tc>
        <w:tc>
          <w:tcPr>
            <w:tcW w:w="1778"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Increase in the remote strain (%)</w:t>
            </w:r>
          </w:p>
        </w:tc>
        <w:tc>
          <w:tcPr>
            <w:tcW w:w="1926" w:type="dxa"/>
          </w:tcPr>
          <w:p w:rsidR="00092B0A" w:rsidRPr="00092B0A" w:rsidRDefault="00092B0A" w:rsidP="00092B0A">
            <w:pPr>
              <w:jc w:val="center"/>
              <w:rPr>
                <w:rFonts w:ascii="Times New Roman" w:hAnsi="Times New Roman" w:cs="Times New Roman"/>
                <w:b/>
                <w:sz w:val="24"/>
                <w:szCs w:val="24"/>
              </w:rPr>
            </w:pPr>
            <w:r w:rsidRPr="00092B0A">
              <w:rPr>
                <w:rFonts w:ascii="Times New Roman" w:hAnsi="Times New Roman" w:cs="Times New Roman"/>
                <w:b/>
                <w:sz w:val="24"/>
                <w:szCs w:val="24"/>
              </w:rPr>
              <w:t>Ratio(left/right)</w:t>
            </w:r>
          </w:p>
        </w:tc>
        <w:tc>
          <w:tcPr>
            <w:tcW w:w="1611"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Increase in the gauge</w:t>
            </w:r>
            <w:r w:rsidR="005C0EAA">
              <w:rPr>
                <w:rFonts w:ascii="Times New Roman" w:hAnsi="Times New Roman" w:cs="Times New Roman"/>
                <w:b/>
              </w:rPr>
              <w:t xml:space="preserve"> 9</w:t>
            </w:r>
            <w:r w:rsidRPr="00B978F0">
              <w:rPr>
                <w:rFonts w:ascii="Times New Roman" w:hAnsi="Times New Roman" w:cs="Times New Roman"/>
                <w:b/>
              </w:rPr>
              <w:t xml:space="preserve"> reading</w:t>
            </w:r>
          </w:p>
        </w:tc>
        <w:tc>
          <w:tcPr>
            <w:tcW w:w="1627"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rPr>
              <w:t>Ratio (left/right)</w:t>
            </w:r>
          </w:p>
        </w:tc>
        <w:tc>
          <w:tcPr>
            <w:tcW w:w="1618" w:type="dxa"/>
          </w:tcPr>
          <w:p w:rsidR="00092B0A" w:rsidRPr="00B978F0" w:rsidRDefault="00B978F0" w:rsidP="00B978F0">
            <w:pPr>
              <w:jc w:val="center"/>
              <w:rPr>
                <w:rFonts w:ascii="Times New Roman" w:hAnsi="Times New Roman" w:cs="Times New Roman"/>
                <w:b/>
                <w:sz w:val="24"/>
                <w:szCs w:val="24"/>
              </w:rPr>
            </w:pPr>
            <w:r w:rsidRPr="00B978F0">
              <w:rPr>
                <w:rFonts w:ascii="Times New Roman" w:hAnsi="Times New Roman" w:cs="Times New Roman"/>
                <w:b/>
                <w:sz w:val="24"/>
                <w:szCs w:val="24"/>
              </w:rPr>
              <w:t>Increase of the crack side strain (%)</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800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0.2019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1.04954</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0.19237</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1.008017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0.19084</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0.4285</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0.922199</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0.46465</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1.040417</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0.4466</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1200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1.4209</w:t>
            </w:r>
          </w:p>
        </w:tc>
        <w:tc>
          <w:tcPr>
            <w:tcW w:w="192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2.273938</w:t>
            </w:r>
          </w:p>
        </w:tc>
        <w:tc>
          <w:tcPr>
            <w:tcW w:w="1611"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0.62486</w:t>
            </w:r>
          </w:p>
        </w:tc>
        <w:tc>
          <w:tcPr>
            <w:tcW w:w="1627"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0.808644</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0.77273</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1300</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1.301</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0.42292</w:t>
            </w:r>
          </w:p>
        </w:tc>
      </w:tr>
      <w:tr w:rsidR="00092B0A" w:rsidTr="001110D1">
        <w:trPr>
          <w:jc w:val="center"/>
        </w:trPr>
        <w:tc>
          <w:tcPr>
            <w:tcW w:w="1016"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1382</w:t>
            </w: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1.40125</w:t>
            </w:r>
          </w:p>
        </w:tc>
        <w:tc>
          <w:tcPr>
            <w:tcW w:w="1926"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1"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27" w:type="dxa"/>
          </w:tcPr>
          <w:p w:rsidR="00092B0A" w:rsidRDefault="005C0EAA" w:rsidP="001110D1">
            <w:pPr>
              <w:jc w:val="center"/>
              <w:rPr>
                <w:rFonts w:ascii="Times New Roman" w:hAnsi="Times New Roman" w:cs="Times New Roman"/>
                <w:sz w:val="24"/>
                <w:szCs w:val="24"/>
              </w:rPr>
            </w:pPr>
            <w:r>
              <w:rPr>
                <w:rFonts w:ascii="Times New Roman" w:hAnsi="Times New Roman" w:cs="Times New Roman"/>
                <w:sz w:val="24"/>
                <w:szCs w:val="24"/>
              </w:rPr>
              <w:t>NA</w:t>
            </w:r>
          </w:p>
        </w:tc>
        <w:tc>
          <w:tcPr>
            <w:tcW w:w="161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0.52812</w:t>
            </w:r>
          </w:p>
        </w:tc>
      </w:tr>
      <w:tr w:rsidR="00092B0A" w:rsidTr="001110D1">
        <w:trPr>
          <w:jc w:val="center"/>
        </w:trPr>
        <w:tc>
          <w:tcPr>
            <w:tcW w:w="1016" w:type="dxa"/>
          </w:tcPr>
          <w:p w:rsidR="00092B0A" w:rsidRDefault="00092B0A" w:rsidP="001110D1">
            <w:pPr>
              <w:jc w:val="center"/>
              <w:rPr>
                <w:rFonts w:ascii="Times New Roman" w:hAnsi="Times New Roman" w:cs="Times New Roman"/>
                <w:sz w:val="24"/>
                <w:szCs w:val="24"/>
              </w:rPr>
            </w:pPr>
          </w:p>
        </w:tc>
        <w:tc>
          <w:tcPr>
            <w:tcW w:w="1778" w:type="dxa"/>
          </w:tcPr>
          <w:p w:rsidR="00092B0A" w:rsidRDefault="00B978F0" w:rsidP="001110D1">
            <w:pPr>
              <w:jc w:val="center"/>
              <w:rPr>
                <w:rFonts w:ascii="Times New Roman" w:hAnsi="Times New Roman" w:cs="Times New Roman"/>
                <w:sz w:val="24"/>
                <w:szCs w:val="24"/>
              </w:rPr>
            </w:pPr>
            <w:r>
              <w:rPr>
                <w:rFonts w:ascii="Times New Roman" w:hAnsi="Times New Roman" w:cs="Times New Roman"/>
                <w:sz w:val="24"/>
                <w:szCs w:val="24"/>
              </w:rPr>
              <w:t>Average</w:t>
            </w:r>
          </w:p>
        </w:tc>
        <w:tc>
          <w:tcPr>
            <w:tcW w:w="1926" w:type="dxa"/>
          </w:tcPr>
          <w:p w:rsidR="00092B0A" w:rsidRPr="00B978F0" w:rsidRDefault="00B978F0" w:rsidP="001110D1">
            <w:pPr>
              <w:jc w:val="center"/>
              <w:rPr>
                <w:rFonts w:ascii="Times New Roman" w:hAnsi="Times New Roman" w:cs="Times New Roman"/>
                <w:sz w:val="24"/>
                <w:szCs w:val="24"/>
              </w:rPr>
            </w:pPr>
            <w:r w:rsidRPr="00B978F0">
              <w:rPr>
                <w:rStyle w:val="Strong"/>
                <w:rFonts w:ascii="Times New Roman" w:hAnsi="Times New Roman" w:cs="Times New Roman"/>
                <w:sz w:val="24"/>
                <w:szCs w:val="24"/>
              </w:rPr>
              <w:t>1.415</w:t>
            </w:r>
            <w:r>
              <w:rPr>
                <w:rStyle w:val="Strong"/>
                <w:rFonts w:ascii="Times New Roman" w:hAnsi="Times New Roman" w:cs="Times New Roman"/>
                <w:sz w:val="24"/>
                <w:szCs w:val="24"/>
              </w:rPr>
              <w:t>226</w:t>
            </w:r>
          </w:p>
        </w:tc>
        <w:tc>
          <w:tcPr>
            <w:tcW w:w="1611" w:type="dxa"/>
          </w:tcPr>
          <w:p w:rsidR="00092B0A" w:rsidRDefault="00092B0A" w:rsidP="001110D1">
            <w:pPr>
              <w:jc w:val="center"/>
              <w:rPr>
                <w:rFonts w:ascii="Times New Roman" w:hAnsi="Times New Roman" w:cs="Times New Roman"/>
                <w:sz w:val="24"/>
                <w:szCs w:val="24"/>
              </w:rPr>
            </w:pPr>
          </w:p>
        </w:tc>
        <w:tc>
          <w:tcPr>
            <w:tcW w:w="1627" w:type="dxa"/>
          </w:tcPr>
          <w:p w:rsidR="00092B0A" w:rsidRPr="00B978F0" w:rsidRDefault="00B978F0" w:rsidP="001110D1">
            <w:pPr>
              <w:jc w:val="center"/>
              <w:rPr>
                <w:rFonts w:ascii="Times New Roman" w:hAnsi="Times New Roman" w:cs="Times New Roman"/>
                <w:b/>
                <w:sz w:val="24"/>
                <w:szCs w:val="24"/>
              </w:rPr>
            </w:pPr>
            <w:r w:rsidRPr="00B978F0">
              <w:rPr>
                <w:rFonts w:ascii="Times New Roman" w:hAnsi="Times New Roman" w:cs="Times New Roman"/>
                <w:b/>
                <w:sz w:val="24"/>
                <w:szCs w:val="24"/>
              </w:rPr>
              <w:t>0.952</w:t>
            </w:r>
            <w:r>
              <w:rPr>
                <w:rFonts w:ascii="Times New Roman" w:hAnsi="Times New Roman" w:cs="Times New Roman"/>
                <w:b/>
                <w:sz w:val="24"/>
                <w:szCs w:val="24"/>
              </w:rPr>
              <w:t>359</w:t>
            </w:r>
          </w:p>
        </w:tc>
        <w:tc>
          <w:tcPr>
            <w:tcW w:w="1618" w:type="dxa"/>
          </w:tcPr>
          <w:p w:rsidR="00092B0A" w:rsidRDefault="00092B0A" w:rsidP="001110D1">
            <w:pPr>
              <w:jc w:val="center"/>
              <w:rPr>
                <w:rFonts w:ascii="Times New Roman" w:hAnsi="Times New Roman" w:cs="Times New Roman"/>
                <w:sz w:val="24"/>
                <w:szCs w:val="24"/>
              </w:rPr>
            </w:pPr>
          </w:p>
        </w:tc>
      </w:tr>
    </w:tbl>
    <w:p w:rsidR="00092B0A" w:rsidRDefault="00092B0A" w:rsidP="0026484D">
      <w:pPr>
        <w:jc w:val="both"/>
        <w:rPr>
          <w:rFonts w:ascii="Times New Roman" w:hAnsi="Times New Roman" w:cs="Times New Roman"/>
          <w:sz w:val="24"/>
          <w:szCs w:val="24"/>
        </w:rPr>
      </w:pPr>
    </w:p>
    <w:p w:rsidR="005C0EAA" w:rsidRDefault="005C0EAA" w:rsidP="0026484D">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_Ref392514912 \h </w:instrText>
      </w:r>
      <w:r>
        <w:rPr>
          <w:rFonts w:ascii="Times New Roman" w:hAnsi="Times New Roman" w:cs="Times New Roman"/>
          <w:sz w:val="24"/>
          <w:szCs w:val="24"/>
        </w:rPr>
      </w:r>
      <w:r>
        <w:rPr>
          <w:rFonts w:ascii="Times New Roman" w:hAnsi="Times New Roman" w:cs="Times New Roman"/>
          <w:sz w:val="24"/>
          <w:szCs w:val="24"/>
        </w:rPr>
        <w:fldChar w:fldCharType="separate"/>
      </w:r>
      <w:ins w:id="358" w:author="Samer Adeeb" w:date="2014-07-20T19:44:00Z">
        <w:r w:rsidR="0076245A" w:rsidRPr="00092B0A">
          <w:rPr>
            <w:rFonts w:ascii="Times New Roman" w:hAnsi="Times New Roman" w:cs="Times New Roman"/>
            <w:sz w:val="24"/>
            <w:szCs w:val="24"/>
          </w:rPr>
          <w:t xml:space="preserve">Table </w:t>
        </w:r>
        <w:r w:rsidR="0076245A">
          <w:rPr>
            <w:rFonts w:ascii="Times New Roman" w:hAnsi="Times New Roman" w:cs="Times New Roman"/>
            <w:noProof/>
            <w:sz w:val="24"/>
            <w:szCs w:val="24"/>
          </w:rPr>
          <w:t>11</w:t>
        </w:r>
      </w:ins>
      <w:del w:id="359" w:author="Samer Adeeb" w:date="2014-07-20T19:44:00Z">
        <w:r w:rsidRPr="00092B0A" w:rsidDel="0076245A">
          <w:rPr>
            <w:rFonts w:ascii="Times New Roman" w:hAnsi="Times New Roman" w:cs="Times New Roman"/>
            <w:sz w:val="24"/>
            <w:szCs w:val="24"/>
          </w:rPr>
          <w:delText xml:space="preserve">Table </w:delText>
        </w:r>
        <w:r w:rsidRPr="00092B0A" w:rsidDel="0076245A">
          <w:rPr>
            <w:rFonts w:ascii="Times New Roman" w:hAnsi="Times New Roman" w:cs="Times New Roman"/>
            <w:noProof/>
            <w:sz w:val="24"/>
            <w:szCs w:val="24"/>
          </w:rPr>
          <w:delText>11</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the columns denoted with “ratio (left/right)” show the ratio</w:t>
      </w:r>
      <w:r w:rsidR="00955735">
        <w:rPr>
          <w:rFonts w:ascii="Times New Roman" w:hAnsi="Times New Roman" w:cs="Times New Roman"/>
          <w:sz w:val="24"/>
          <w:szCs w:val="24"/>
        </w:rPr>
        <w:t>s</w:t>
      </w:r>
      <w:r>
        <w:rPr>
          <w:rFonts w:ascii="Times New Roman" w:hAnsi="Times New Roman" w:cs="Times New Roman"/>
          <w:sz w:val="24"/>
          <w:szCs w:val="24"/>
        </w:rPr>
        <w:t xml:space="preserve"> between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image correlation strains and the increase</w:t>
      </w:r>
      <w:r w:rsidR="00955735">
        <w:rPr>
          <w:rFonts w:ascii="Times New Roman" w:hAnsi="Times New Roman" w:cs="Times New Roman"/>
          <w:sz w:val="24"/>
          <w:szCs w:val="24"/>
        </w:rPr>
        <w:t>s</w:t>
      </w:r>
      <w:r>
        <w:rPr>
          <w:rFonts w:ascii="Times New Roman" w:hAnsi="Times New Roman" w:cs="Times New Roman"/>
          <w:sz w:val="24"/>
          <w:szCs w:val="24"/>
        </w:rPr>
        <w:t xml:space="preserve"> in the gauge 9 reading</w:t>
      </w:r>
      <w:r w:rsidR="00955735">
        <w:rPr>
          <w:rFonts w:ascii="Times New Roman" w:hAnsi="Times New Roman" w:cs="Times New Roman"/>
          <w:sz w:val="24"/>
          <w:szCs w:val="24"/>
        </w:rPr>
        <w:t>s</w:t>
      </w:r>
      <w:r>
        <w:rPr>
          <w:rFonts w:ascii="Times New Roman" w:hAnsi="Times New Roman" w:cs="Times New Roman"/>
          <w:sz w:val="24"/>
          <w:szCs w:val="24"/>
        </w:rPr>
        <w:t>.</w:t>
      </w:r>
      <w:r w:rsidR="00066449">
        <w:rPr>
          <w:rFonts w:ascii="Times New Roman" w:hAnsi="Times New Roman" w:cs="Times New Roman"/>
          <w:sz w:val="24"/>
          <w:szCs w:val="24"/>
        </w:rPr>
        <w:t xml:space="preserve"> Since the gauge 9 readings are not reliable for frames 1300 and 1382 they are not included in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ins w:id="360" w:author="Samer Adeeb" w:date="2014-07-20T19:44:00Z">
        <w:r w:rsidR="0076245A" w:rsidRPr="00092B0A">
          <w:rPr>
            <w:rFonts w:ascii="Times New Roman" w:hAnsi="Times New Roman" w:cs="Times New Roman"/>
            <w:sz w:val="24"/>
            <w:szCs w:val="24"/>
          </w:rPr>
          <w:t xml:space="preserve">Table </w:t>
        </w:r>
        <w:r w:rsidR="0076245A">
          <w:rPr>
            <w:rFonts w:ascii="Times New Roman" w:hAnsi="Times New Roman" w:cs="Times New Roman"/>
            <w:noProof/>
            <w:sz w:val="24"/>
            <w:szCs w:val="24"/>
          </w:rPr>
          <w:t>11</w:t>
        </w:r>
      </w:ins>
      <w:del w:id="361" w:author="Samer Adeeb" w:date="2014-07-20T19:44:00Z">
        <w:r w:rsidR="00066449" w:rsidRPr="00092B0A" w:rsidDel="0076245A">
          <w:rPr>
            <w:rFonts w:ascii="Times New Roman" w:hAnsi="Times New Roman" w:cs="Times New Roman"/>
            <w:sz w:val="24"/>
            <w:szCs w:val="24"/>
          </w:rPr>
          <w:delText xml:space="preserve">Table </w:delText>
        </w:r>
        <w:r w:rsidR="00066449" w:rsidRPr="00092B0A" w:rsidDel="0076245A">
          <w:rPr>
            <w:rFonts w:ascii="Times New Roman" w:hAnsi="Times New Roman" w:cs="Times New Roman"/>
            <w:noProof/>
            <w:sz w:val="24"/>
            <w:szCs w:val="24"/>
          </w:rPr>
          <w:delText>11</w:delText>
        </w:r>
      </w:del>
      <w:r w:rsidR="00066449">
        <w:rPr>
          <w:rFonts w:ascii="Times New Roman" w:hAnsi="Times New Roman" w:cs="Times New Roman"/>
          <w:sz w:val="24"/>
          <w:szCs w:val="24"/>
        </w:rPr>
        <w:fldChar w:fldCharType="end"/>
      </w:r>
      <w:r w:rsidR="00066449">
        <w:rPr>
          <w:rFonts w:ascii="Times New Roman" w:hAnsi="Times New Roman" w:cs="Times New Roman"/>
          <w:sz w:val="24"/>
          <w:szCs w:val="24"/>
        </w:rPr>
        <w:t>.</w:t>
      </w:r>
      <w:r w:rsidR="00844856">
        <w:rPr>
          <w:rFonts w:ascii="Times New Roman" w:hAnsi="Times New Roman" w:cs="Times New Roman"/>
          <w:sz w:val="24"/>
          <w:szCs w:val="24"/>
        </w:rPr>
        <w:t xml:space="preserve"> The gauge 9 readings in </w:t>
      </w:r>
      <w:r w:rsidR="00844856">
        <w:rPr>
          <w:rFonts w:ascii="Times New Roman" w:hAnsi="Times New Roman" w:cs="Times New Roman"/>
          <w:sz w:val="24"/>
          <w:szCs w:val="24"/>
        </w:rPr>
        <w:fldChar w:fldCharType="begin"/>
      </w:r>
      <w:r w:rsidR="00844856">
        <w:rPr>
          <w:rFonts w:ascii="Times New Roman" w:hAnsi="Times New Roman" w:cs="Times New Roman"/>
          <w:sz w:val="24"/>
          <w:szCs w:val="24"/>
        </w:rPr>
        <w:instrText xml:space="preserve"> REF _Ref392514911 \h </w:instrText>
      </w:r>
      <w:r w:rsidR="00844856">
        <w:rPr>
          <w:rFonts w:ascii="Times New Roman" w:hAnsi="Times New Roman" w:cs="Times New Roman"/>
          <w:sz w:val="24"/>
          <w:szCs w:val="24"/>
        </w:rPr>
      </w:r>
      <w:r w:rsidR="00844856">
        <w:rPr>
          <w:rFonts w:ascii="Times New Roman" w:hAnsi="Times New Roman" w:cs="Times New Roman"/>
          <w:sz w:val="24"/>
          <w:szCs w:val="24"/>
        </w:rPr>
        <w:fldChar w:fldCharType="separate"/>
      </w:r>
      <w:ins w:id="362" w:author="Samer Adeeb" w:date="2014-07-20T19:44:00Z">
        <w:r w:rsidR="0076245A" w:rsidRPr="009541F8">
          <w:rPr>
            <w:rFonts w:ascii="Times New Roman" w:hAnsi="Times New Roman" w:cs="Times New Roman"/>
            <w:sz w:val="24"/>
            <w:szCs w:val="24"/>
          </w:rPr>
          <w:t xml:space="preserve">Table </w:t>
        </w:r>
        <w:r w:rsidR="0076245A">
          <w:rPr>
            <w:rFonts w:ascii="Times New Roman" w:hAnsi="Times New Roman" w:cs="Times New Roman"/>
            <w:noProof/>
            <w:sz w:val="24"/>
            <w:szCs w:val="24"/>
          </w:rPr>
          <w:t>10</w:t>
        </w:r>
      </w:ins>
      <w:del w:id="363" w:author="Samer Adeeb" w:date="2014-07-20T19:44:00Z">
        <w:r w:rsidR="00844856" w:rsidRPr="009541F8" w:rsidDel="0076245A">
          <w:rPr>
            <w:rFonts w:ascii="Times New Roman" w:hAnsi="Times New Roman" w:cs="Times New Roman"/>
            <w:sz w:val="24"/>
            <w:szCs w:val="24"/>
          </w:rPr>
          <w:delText xml:space="preserve">Table </w:delText>
        </w:r>
        <w:r w:rsidR="00844856" w:rsidDel="0076245A">
          <w:rPr>
            <w:rFonts w:ascii="Times New Roman" w:hAnsi="Times New Roman" w:cs="Times New Roman"/>
            <w:noProof/>
            <w:sz w:val="24"/>
            <w:szCs w:val="24"/>
          </w:rPr>
          <w:delText>10</w:delText>
        </w:r>
      </w:del>
      <w:r w:rsidR="00844856">
        <w:rPr>
          <w:rFonts w:ascii="Times New Roman" w:hAnsi="Times New Roman" w:cs="Times New Roman"/>
          <w:sz w:val="24"/>
          <w:szCs w:val="24"/>
        </w:rPr>
        <w:fldChar w:fldCharType="end"/>
      </w:r>
      <w:r w:rsidR="00844856">
        <w:rPr>
          <w:rFonts w:ascii="Times New Roman" w:hAnsi="Times New Roman" w:cs="Times New Roman"/>
          <w:sz w:val="24"/>
          <w:szCs w:val="24"/>
        </w:rPr>
        <w:t xml:space="preserve"> for the frames 1300 and 1382 are </w:t>
      </w:r>
      <w:r w:rsidR="00844856">
        <w:rPr>
          <w:rFonts w:ascii="Times New Roman" w:hAnsi="Times New Roman" w:cs="Times New Roman"/>
          <w:sz w:val="24"/>
          <w:szCs w:val="24"/>
        </w:rPr>
        <w:lastRenderedPageBreak/>
        <w:t>calculated using the average of</w:t>
      </w:r>
      <w:r w:rsidR="00955735">
        <w:rPr>
          <w:rFonts w:ascii="Times New Roman" w:hAnsi="Times New Roman" w:cs="Times New Roman"/>
          <w:sz w:val="24"/>
          <w:szCs w:val="24"/>
        </w:rPr>
        <w:t xml:space="preserve"> the strain </w:t>
      </w:r>
      <w:r w:rsidR="00705EFC">
        <w:rPr>
          <w:rFonts w:ascii="Times New Roman" w:hAnsi="Times New Roman" w:cs="Times New Roman"/>
          <w:sz w:val="24"/>
          <w:szCs w:val="24"/>
        </w:rPr>
        <w:t>increases</w:t>
      </w:r>
      <w:r w:rsidR="00955735">
        <w:rPr>
          <w:rFonts w:ascii="Times New Roman" w:hAnsi="Times New Roman" w:cs="Times New Roman"/>
          <w:sz w:val="24"/>
          <w:szCs w:val="24"/>
        </w:rPr>
        <w:t xml:space="preserve"> calculated using the </w:t>
      </w:r>
      <w:r w:rsidR="00844856">
        <w:rPr>
          <w:rFonts w:ascii="Times New Roman" w:hAnsi="Times New Roman" w:cs="Times New Roman"/>
          <w:sz w:val="24"/>
          <w:szCs w:val="24"/>
        </w:rPr>
        <w:t>strain increase ratios</w:t>
      </w:r>
      <w:r w:rsidR="00066449">
        <w:rPr>
          <w:rFonts w:ascii="Times New Roman" w:hAnsi="Times New Roman" w:cs="Times New Roman"/>
          <w:sz w:val="24"/>
          <w:szCs w:val="24"/>
        </w:rPr>
        <w:t xml:space="preserve"> in the last row of </w:t>
      </w:r>
      <w:r w:rsidR="00066449">
        <w:rPr>
          <w:rFonts w:ascii="Times New Roman" w:hAnsi="Times New Roman" w:cs="Times New Roman"/>
          <w:sz w:val="24"/>
          <w:szCs w:val="24"/>
        </w:rPr>
        <w:fldChar w:fldCharType="begin"/>
      </w:r>
      <w:r w:rsidR="00066449">
        <w:rPr>
          <w:rFonts w:ascii="Times New Roman" w:hAnsi="Times New Roman" w:cs="Times New Roman"/>
          <w:sz w:val="24"/>
          <w:szCs w:val="24"/>
        </w:rPr>
        <w:instrText xml:space="preserve"> REF _Ref392514912 \h </w:instrText>
      </w:r>
      <w:r w:rsidR="00066449">
        <w:rPr>
          <w:rFonts w:ascii="Times New Roman" w:hAnsi="Times New Roman" w:cs="Times New Roman"/>
          <w:sz w:val="24"/>
          <w:szCs w:val="24"/>
        </w:rPr>
      </w:r>
      <w:r w:rsidR="00066449">
        <w:rPr>
          <w:rFonts w:ascii="Times New Roman" w:hAnsi="Times New Roman" w:cs="Times New Roman"/>
          <w:sz w:val="24"/>
          <w:szCs w:val="24"/>
        </w:rPr>
        <w:fldChar w:fldCharType="separate"/>
      </w:r>
      <w:ins w:id="364" w:author="Samer Adeeb" w:date="2014-07-20T19:44:00Z">
        <w:r w:rsidR="0076245A" w:rsidRPr="00092B0A">
          <w:rPr>
            <w:rFonts w:ascii="Times New Roman" w:hAnsi="Times New Roman" w:cs="Times New Roman"/>
            <w:sz w:val="24"/>
            <w:szCs w:val="24"/>
          </w:rPr>
          <w:t xml:space="preserve">Table </w:t>
        </w:r>
        <w:r w:rsidR="0076245A">
          <w:rPr>
            <w:rFonts w:ascii="Times New Roman" w:hAnsi="Times New Roman" w:cs="Times New Roman"/>
            <w:noProof/>
            <w:sz w:val="24"/>
            <w:szCs w:val="24"/>
          </w:rPr>
          <w:t>11</w:t>
        </w:r>
      </w:ins>
      <w:del w:id="365" w:author="Samer Adeeb" w:date="2014-07-20T19:44:00Z">
        <w:r w:rsidR="00066449" w:rsidRPr="00092B0A" w:rsidDel="0076245A">
          <w:rPr>
            <w:rFonts w:ascii="Times New Roman" w:hAnsi="Times New Roman" w:cs="Times New Roman"/>
            <w:sz w:val="24"/>
            <w:szCs w:val="24"/>
          </w:rPr>
          <w:delText xml:space="preserve">Table </w:delText>
        </w:r>
        <w:r w:rsidR="00066449" w:rsidRPr="00092B0A" w:rsidDel="0076245A">
          <w:rPr>
            <w:rFonts w:ascii="Times New Roman" w:hAnsi="Times New Roman" w:cs="Times New Roman"/>
            <w:noProof/>
            <w:sz w:val="24"/>
            <w:szCs w:val="24"/>
          </w:rPr>
          <w:delText>11</w:delText>
        </w:r>
      </w:del>
      <w:r w:rsidR="00066449">
        <w:rPr>
          <w:rFonts w:ascii="Times New Roman" w:hAnsi="Times New Roman" w:cs="Times New Roman"/>
          <w:sz w:val="24"/>
          <w:szCs w:val="24"/>
        </w:rPr>
        <w:fldChar w:fldCharType="end"/>
      </w:r>
      <w:r w:rsidR="00844856">
        <w:rPr>
          <w:rFonts w:ascii="Times New Roman" w:hAnsi="Times New Roman" w:cs="Times New Roman"/>
          <w:sz w:val="24"/>
          <w:szCs w:val="24"/>
        </w:rPr>
        <w:t>. Eq. (6) demonstrates this calculation for frame 1300:</w:t>
      </w:r>
    </w:p>
    <w:p w:rsidR="00705EFC" w:rsidRDefault="00705EFC" w:rsidP="0026484D">
      <w:pPr>
        <w:jc w:val="both"/>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39"/>
        <w:gridCol w:w="537"/>
      </w:tblGrid>
      <w:tr w:rsidR="00844856" w:rsidTr="00705EFC">
        <w:tc>
          <w:tcPr>
            <w:tcW w:w="9039" w:type="dxa"/>
            <w:vAlign w:val="center"/>
          </w:tcPr>
          <w:p w:rsidR="00844856" w:rsidRPr="00705EFC" w:rsidRDefault="00705EFC" w:rsidP="00955735">
            <w:pPr>
              <w:jc w:val="center"/>
              <w:rPr>
                <w:rFonts w:ascii="Times New Roman" w:eastAsiaTheme="minorEastAsia" w:hAnsi="Times New Roman" w:cs="Times New Roman"/>
                <w:sz w:val="28"/>
                <w:szCs w:val="28"/>
              </w:rPr>
            </w:pPr>
            <m:oMathPara>
              <m:oMath>
                <m:r>
                  <m:rPr>
                    <m:sty m:val="p"/>
                  </m:rPr>
                  <w:rPr>
                    <w:rFonts w:ascii="Cambria Math" w:eastAsiaTheme="minorEastAsia" w:hAnsi="Cambria Math" w:cs="Times New Roman"/>
                    <w:sz w:val="28"/>
                    <w:szCs w:val="28"/>
                  </w:rPr>
                  <m:t>Δ</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ε</m:t>
                    </m:r>
                  </m:e>
                  <m:sub>
                    <m:r>
                      <w:rPr>
                        <w:rFonts w:ascii="Cambria Math" w:eastAsiaTheme="minorEastAsia" w:hAnsi="Cambria Math" w:cs="Times New Roman"/>
                        <w:sz w:val="28"/>
                        <w:szCs w:val="28"/>
                      </w:rPr>
                      <m:t>gauge9, frame1300</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r>
                      <w:rPr>
                        <w:rFonts w:ascii="Cambria Math" w:eastAsiaTheme="minorEastAsia" w:hAnsi="Cambria Math" w:cs="Times New Roman"/>
                        <w:sz w:val="28"/>
                        <w:szCs w:val="28"/>
                      </w:rPr>
                      <m:t>2</m:t>
                    </m:r>
                  </m:den>
                </m:f>
                <m:d>
                  <m:dPr>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1.301</m:t>
                        </m:r>
                      </m:num>
                      <m:den>
                        <m:r>
                          <w:rPr>
                            <w:rFonts w:ascii="Cambria Math" w:eastAsiaTheme="minorEastAsia" w:hAnsi="Cambria Math" w:cs="Times New Roman"/>
                            <w:sz w:val="28"/>
                            <w:szCs w:val="28"/>
                          </w:rPr>
                          <m:t>1.415226</m:t>
                        </m:r>
                      </m:den>
                    </m:f>
                    <m:r>
                      <w:rPr>
                        <w:rFonts w:ascii="Cambria Math" w:eastAsiaTheme="minorEastAsia" w:hAnsi="Cambria Math" w:cs="Times New Roman"/>
                        <w:sz w:val="28"/>
                        <w:szCs w:val="28"/>
                      </w:rPr>
                      <m:t>+0.42292⋅0.952359</m:t>
                    </m:r>
                  </m:e>
                </m:d>
                <m:r>
                  <w:rPr>
                    <w:rFonts w:ascii="Cambria Math" w:eastAsiaTheme="minorEastAsia" w:hAnsi="Cambria Math" w:cs="Times New Roman"/>
                    <w:sz w:val="28"/>
                    <w:szCs w:val="28"/>
                  </w:rPr>
                  <m:t>=0.66103</m:t>
                </m:r>
              </m:oMath>
            </m:oMathPara>
          </w:p>
          <w:p w:rsidR="00705EFC" w:rsidRPr="00705EFC" w:rsidRDefault="00942EFC" w:rsidP="00705EFC">
            <w:pPr>
              <w:jc w:val="center"/>
              <w:rPr>
                <w:rFonts w:ascii="Times New Roman" w:hAnsi="Times New Roman" w:cs="Times New Roman"/>
                <w:sz w:val="28"/>
                <w:szCs w:val="24"/>
              </w:rPr>
            </w:pPr>
            <m:oMathPara>
              <m:oMath>
                <m:sSub>
                  <m:sSubPr>
                    <m:ctrlPr>
                      <w:rPr>
                        <w:rFonts w:ascii="Cambria Math" w:hAnsi="Cambria Math" w:cs="Times New Roman"/>
                        <w:i/>
                        <w:sz w:val="28"/>
                        <w:szCs w:val="24"/>
                      </w:rPr>
                    </m:ctrlPr>
                  </m:sSubPr>
                  <m:e>
                    <m:r>
                      <w:rPr>
                        <w:rFonts w:ascii="Cambria Math" w:hAnsi="Cambria Math" w:cs="Times New Roman"/>
                        <w:sz w:val="28"/>
                        <w:szCs w:val="24"/>
                      </w:rPr>
                      <m:t>ε</m:t>
                    </m:r>
                  </m:e>
                  <m:sub>
                    <m:r>
                      <w:rPr>
                        <w:rFonts w:ascii="Cambria Math" w:hAnsi="Cambria Math" w:cs="Times New Roman"/>
                        <w:sz w:val="28"/>
                        <w:szCs w:val="24"/>
                      </w:rPr>
                      <m:t>gauge9,frame1300</m:t>
                    </m:r>
                  </m:sub>
                </m:sSub>
                <m:r>
                  <w:rPr>
                    <w:rFonts w:ascii="Cambria Math" w:hAnsi="Cambria Math" w:cs="Times New Roman"/>
                    <w:sz w:val="28"/>
                    <w:szCs w:val="24"/>
                  </w:rPr>
                  <m:t>=1.31304+0.66103=1.97407</m:t>
                </m:r>
              </m:oMath>
            </m:oMathPara>
          </w:p>
        </w:tc>
        <w:tc>
          <w:tcPr>
            <w:tcW w:w="537" w:type="dxa"/>
            <w:vAlign w:val="center"/>
          </w:tcPr>
          <w:p w:rsidR="00844856" w:rsidRDefault="00844856" w:rsidP="00955735">
            <w:pPr>
              <w:jc w:val="center"/>
              <w:rPr>
                <w:rFonts w:ascii="Times New Roman" w:hAnsi="Times New Roman" w:cs="Times New Roman"/>
                <w:sz w:val="24"/>
                <w:szCs w:val="24"/>
              </w:rPr>
            </w:pPr>
            <w:r>
              <w:rPr>
                <w:rFonts w:ascii="Times New Roman" w:hAnsi="Times New Roman" w:cs="Times New Roman"/>
                <w:sz w:val="24"/>
                <w:szCs w:val="24"/>
              </w:rPr>
              <w:t>(6)</w:t>
            </w:r>
          </w:p>
        </w:tc>
      </w:tr>
    </w:tbl>
    <w:p w:rsidR="004A36B8" w:rsidRDefault="004A36B8" w:rsidP="0026484D">
      <w:pPr>
        <w:jc w:val="both"/>
        <w:rPr>
          <w:rFonts w:ascii="Times New Roman" w:hAnsi="Times New Roman" w:cs="Times New Roman"/>
          <w:sz w:val="24"/>
          <w:szCs w:val="24"/>
        </w:rPr>
      </w:pPr>
    </w:p>
    <w:p w:rsidR="00844856" w:rsidRDefault="0086017A" w:rsidP="0026484D">
      <w:pPr>
        <w:jc w:val="both"/>
        <w:rPr>
          <w:rFonts w:ascii="Times New Roman" w:hAnsi="Times New Roman" w:cs="Times New Roman"/>
          <w:sz w:val="24"/>
          <w:szCs w:val="24"/>
        </w:rPr>
      </w:pPr>
      <w:r>
        <w:rPr>
          <w:rFonts w:ascii="Times New Roman" w:hAnsi="Times New Roman" w:cs="Times New Roman"/>
          <w:sz w:val="24"/>
          <w:szCs w:val="24"/>
        </w:rPr>
        <w:t xml:space="preserve">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ins w:id="366" w:author="Samer Adeeb" w:date="2014-07-20T19:44:00Z">
        <w:r w:rsidR="0076245A" w:rsidRPr="000E3268">
          <w:rPr>
            <w:rFonts w:ascii="Times New Roman" w:hAnsi="Times New Roman" w:cs="Times New Roman"/>
            <w:sz w:val="24"/>
            <w:szCs w:val="24"/>
          </w:rPr>
          <w:t xml:space="preserve">Figure </w:t>
        </w:r>
        <w:r w:rsidR="0076245A">
          <w:rPr>
            <w:rFonts w:ascii="Times New Roman" w:hAnsi="Times New Roman" w:cs="Times New Roman"/>
            <w:noProof/>
            <w:sz w:val="24"/>
            <w:szCs w:val="24"/>
          </w:rPr>
          <w:t>28</w:t>
        </w:r>
      </w:ins>
      <w:del w:id="367" w:author="Samer Adeeb" w:date="2014-07-20T19:44:00Z">
        <w:r w:rsidR="004A36B8" w:rsidRPr="000E3268" w:rsidDel="0076245A">
          <w:rPr>
            <w:rFonts w:ascii="Times New Roman" w:hAnsi="Times New Roman" w:cs="Times New Roman"/>
            <w:sz w:val="24"/>
            <w:szCs w:val="24"/>
          </w:rPr>
          <w:delText xml:space="preserve">Figure </w:delText>
        </w:r>
        <w:r w:rsidR="004A36B8" w:rsidDel="0076245A">
          <w:rPr>
            <w:rFonts w:ascii="Times New Roman" w:hAnsi="Times New Roman" w:cs="Times New Roman"/>
            <w:noProof/>
            <w:sz w:val="24"/>
            <w:szCs w:val="24"/>
          </w:rPr>
          <w:delText>28</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the strain profiles at different stages of the first test are demonstrated using different colours. The labels “remote”, “gauge”, “crack” for the horizontal axis of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ins w:id="368" w:author="Samer Adeeb" w:date="2014-07-20T19:44:00Z">
        <w:r w:rsidR="0076245A" w:rsidRPr="000E3268">
          <w:rPr>
            <w:rFonts w:ascii="Times New Roman" w:hAnsi="Times New Roman" w:cs="Times New Roman"/>
            <w:sz w:val="24"/>
            <w:szCs w:val="24"/>
          </w:rPr>
          <w:t xml:space="preserve">Figure </w:t>
        </w:r>
        <w:r w:rsidR="0076245A">
          <w:rPr>
            <w:rFonts w:ascii="Times New Roman" w:hAnsi="Times New Roman" w:cs="Times New Roman"/>
            <w:noProof/>
            <w:sz w:val="24"/>
            <w:szCs w:val="24"/>
          </w:rPr>
          <w:t>28</w:t>
        </w:r>
      </w:ins>
      <w:del w:id="369" w:author="Samer Adeeb" w:date="2014-07-20T19:44:00Z">
        <w:r w:rsidRPr="000E3268" w:rsidDel="0076245A">
          <w:rPr>
            <w:rFonts w:ascii="Times New Roman" w:hAnsi="Times New Roman" w:cs="Times New Roman"/>
            <w:sz w:val="24"/>
            <w:szCs w:val="24"/>
          </w:rPr>
          <w:delText xml:space="preserve">Figure </w:delText>
        </w:r>
        <w:r w:rsidRPr="000E3268" w:rsidDel="0076245A">
          <w:rPr>
            <w:rFonts w:ascii="Times New Roman" w:hAnsi="Times New Roman" w:cs="Times New Roman"/>
            <w:noProof/>
            <w:sz w:val="24"/>
            <w:szCs w:val="24"/>
          </w:rPr>
          <w:delText>27</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denote the locations of the “remote strain measurement”, “gauge 9” and “girth weld side strain measurement” respectively. </w:t>
      </w:r>
      <w:r w:rsidR="00C023AE">
        <w:rPr>
          <w:rFonts w:ascii="Times New Roman" w:hAnsi="Times New Roman" w:cs="Times New Roman"/>
          <w:sz w:val="24"/>
          <w:szCs w:val="24"/>
        </w:rPr>
        <w:t>Since adjacent to the top end plate no image correlation was applied, the strain profiles are only generated for the bottom part</w:t>
      </w:r>
      <w:r w:rsidR="00115B2D">
        <w:rPr>
          <w:rFonts w:ascii="Times New Roman" w:hAnsi="Times New Roman" w:cs="Times New Roman"/>
          <w:sz w:val="24"/>
          <w:szCs w:val="24"/>
        </w:rPr>
        <w:t>s</w:t>
      </w:r>
      <w:r w:rsidR="00C023AE">
        <w:rPr>
          <w:rFonts w:ascii="Times New Roman" w:hAnsi="Times New Roman" w:cs="Times New Roman"/>
          <w:sz w:val="24"/>
          <w:szCs w:val="24"/>
        </w:rPr>
        <w:t xml:space="preserve"> of the specimens.</w:t>
      </w:r>
      <w:r>
        <w:rPr>
          <w:rFonts w:ascii="Times New Roman" w:hAnsi="Times New Roman" w:cs="Times New Roman"/>
          <w:sz w:val="24"/>
          <w:szCs w:val="24"/>
        </w:rPr>
        <w:t xml:space="preserve"> </w:t>
      </w:r>
    </w:p>
    <w:p w:rsidR="006C2085" w:rsidRDefault="006C2085" w:rsidP="006C2085">
      <w:pPr>
        <w:keepNext/>
        <w:jc w:val="both"/>
      </w:pPr>
      <w:r>
        <w:rPr>
          <w:rFonts w:ascii="Times New Roman" w:hAnsi="Times New Roman" w:cs="Times New Roman"/>
          <w:noProof/>
          <w:sz w:val="24"/>
          <w:szCs w:val="24"/>
          <w:lang w:eastAsia="en-CA"/>
        </w:rPr>
        <w:drawing>
          <wp:inline distT="0" distB="0" distL="0" distR="0" wp14:anchorId="0FEB63D9" wp14:editId="54622604">
            <wp:extent cx="5943600" cy="44488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1HAZ_DIC.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448810"/>
                    </a:xfrm>
                    <a:prstGeom prst="rect">
                      <a:avLst/>
                    </a:prstGeom>
                  </pic:spPr>
                </pic:pic>
              </a:graphicData>
            </a:graphic>
          </wp:inline>
        </w:drawing>
      </w:r>
    </w:p>
    <w:p w:rsidR="006C2085" w:rsidRPr="006C2085" w:rsidRDefault="006C2085" w:rsidP="006C2085">
      <w:pPr>
        <w:pStyle w:val="Caption"/>
        <w:jc w:val="center"/>
        <w:rPr>
          <w:rFonts w:ascii="Times New Roman" w:hAnsi="Times New Roman" w:cs="Times New Roman"/>
          <w:color w:val="auto"/>
          <w:sz w:val="24"/>
          <w:szCs w:val="24"/>
        </w:rPr>
      </w:pPr>
      <w:bookmarkStart w:id="370" w:name="_Ref393038474"/>
      <w:r w:rsidRPr="006C2085">
        <w:rPr>
          <w:rFonts w:ascii="Times New Roman" w:hAnsi="Times New Roman" w:cs="Times New Roman"/>
          <w:color w:val="auto"/>
          <w:sz w:val="24"/>
          <w:szCs w:val="24"/>
        </w:rPr>
        <w:t xml:space="preserve">Figure </w:t>
      </w:r>
      <w:r w:rsidRPr="006C2085">
        <w:rPr>
          <w:rFonts w:ascii="Times New Roman" w:hAnsi="Times New Roman" w:cs="Times New Roman"/>
          <w:color w:val="auto"/>
          <w:sz w:val="24"/>
          <w:szCs w:val="24"/>
        </w:rPr>
        <w:fldChar w:fldCharType="begin"/>
      </w:r>
      <w:r w:rsidRPr="006C2085">
        <w:rPr>
          <w:rFonts w:ascii="Times New Roman" w:hAnsi="Times New Roman" w:cs="Times New Roman"/>
          <w:color w:val="auto"/>
          <w:sz w:val="24"/>
          <w:szCs w:val="24"/>
        </w:rPr>
        <w:instrText xml:space="preserve"> SEQ Figure \* ARABIC </w:instrText>
      </w:r>
      <w:r w:rsidRPr="006C2085">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27</w:t>
      </w:r>
      <w:r w:rsidRPr="006C2085">
        <w:rPr>
          <w:rFonts w:ascii="Times New Roman" w:hAnsi="Times New Roman" w:cs="Times New Roman"/>
          <w:color w:val="auto"/>
          <w:sz w:val="24"/>
          <w:szCs w:val="24"/>
        </w:rPr>
        <w:fldChar w:fldCharType="end"/>
      </w:r>
      <w:bookmarkEnd w:id="370"/>
      <w:r w:rsidRPr="006C2085">
        <w:rPr>
          <w:rFonts w:ascii="Times New Roman" w:hAnsi="Times New Roman" w:cs="Times New Roman"/>
          <w:color w:val="auto"/>
          <w:sz w:val="24"/>
          <w:szCs w:val="24"/>
        </w:rPr>
        <w:t xml:space="preserve">: Digital image correlation showing the critical strain distribution close to the </w:t>
      </w:r>
      <w:r>
        <w:rPr>
          <w:rFonts w:ascii="Times New Roman" w:hAnsi="Times New Roman" w:cs="Times New Roman"/>
          <w:color w:val="auto"/>
          <w:sz w:val="24"/>
          <w:szCs w:val="24"/>
        </w:rPr>
        <w:t>heat affected zone</w:t>
      </w:r>
      <w:r w:rsidRPr="006C2085">
        <w:rPr>
          <w:rFonts w:ascii="Times New Roman" w:hAnsi="Times New Roman" w:cs="Times New Roman"/>
          <w:color w:val="auto"/>
          <w:sz w:val="24"/>
          <w:szCs w:val="24"/>
        </w:rPr>
        <w:t xml:space="preserve"> (Test 1)</w:t>
      </w:r>
    </w:p>
    <w:p w:rsidR="000E3268" w:rsidRDefault="00FB33DF" w:rsidP="000E3268">
      <w:pPr>
        <w:keepNext/>
      </w:pPr>
      <w:r>
        <w:rPr>
          <w:noProof/>
          <w:lang w:eastAsia="en-CA"/>
        </w:rPr>
        <w:lastRenderedPageBreak/>
        <w:drawing>
          <wp:inline distT="0" distB="0" distL="0" distR="0">
            <wp:extent cx="5943600" cy="3015615"/>
            <wp:effectExtent l="0" t="0" r="0" b="0"/>
            <wp:docPr id="649" name="Pictur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1.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0E3268" w:rsidRDefault="000E3268" w:rsidP="000E3268">
      <w:pPr>
        <w:pStyle w:val="Caption"/>
        <w:jc w:val="center"/>
        <w:rPr>
          <w:rFonts w:ascii="Times New Roman" w:hAnsi="Times New Roman" w:cs="Times New Roman"/>
          <w:color w:val="auto"/>
          <w:sz w:val="24"/>
          <w:szCs w:val="24"/>
        </w:rPr>
      </w:pPr>
      <w:bookmarkStart w:id="371" w:name="_Ref392522443"/>
      <w:r w:rsidRPr="000E3268">
        <w:rPr>
          <w:rFonts w:ascii="Times New Roman" w:hAnsi="Times New Roman" w:cs="Times New Roman"/>
          <w:color w:val="auto"/>
          <w:sz w:val="24"/>
          <w:szCs w:val="24"/>
        </w:rPr>
        <w:t xml:space="preserve">Figure </w:t>
      </w:r>
      <w:r w:rsidRPr="000E3268">
        <w:rPr>
          <w:rFonts w:ascii="Times New Roman" w:hAnsi="Times New Roman" w:cs="Times New Roman"/>
          <w:color w:val="auto"/>
          <w:sz w:val="24"/>
          <w:szCs w:val="24"/>
        </w:rPr>
        <w:fldChar w:fldCharType="begin"/>
      </w:r>
      <w:r w:rsidRPr="000E3268">
        <w:rPr>
          <w:rFonts w:ascii="Times New Roman" w:hAnsi="Times New Roman" w:cs="Times New Roman"/>
          <w:color w:val="auto"/>
          <w:sz w:val="24"/>
          <w:szCs w:val="24"/>
        </w:rPr>
        <w:instrText xml:space="preserve"> SEQ Figure \* ARABIC </w:instrText>
      </w:r>
      <w:r w:rsidRPr="000E3268">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28</w:t>
      </w:r>
      <w:r w:rsidRPr="000E3268">
        <w:rPr>
          <w:rFonts w:ascii="Times New Roman" w:hAnsi="Times New Roman" w:cs="Times New Roman"/>
          <w:color w:val="auto"/>
          <w:sz w:val="24"/>
          <w:szCs w:val="24"/>
        </w:rPr>
        <w:fldChar w:fldCharType="end"/>
      </w:r>
      <w:bookmarkEnd w:id="371"/>
      <w:r w:rsidRPr="000E3268">
        <w:rPr>
          <w:rFonts w:ascii="Times New Roman" w:hAnsi="Times New Roman" w:cs="Times New Roman"/>
          <w:color w:val="auto"/>
          <w:sz w:val="24"/>
          <w:szCs w:val="24"/>
        </w:rPr>
        <w:t>: Development of the strain profile at the bottom side of Specimen 1</w:t>
      </w:r>
    </w:p>
    <w:p w:rsidR="00774F0E" w:rsidRPr="00774F0E" w:rsidRDefault="00774F0E" w:rsidP="009365A8">
      <w:pPr>
        <w:rPr>
          <w:rFonts w:ascii="Times New Roman" w:hAnsi="Times New Roman" w:cs="Times New Roman"/>
          <w:b/>
          <w:sz w:val="24"/>
          <w:szCs w:val="24"/>
        </w:rPr>
      </w:pPr>
      <w:r w:rsidRPr="00774F0E">
        <w:rPr>
          <w:rFonts w:ascii="Times New Roman" w:hAnsi="Times New Roman" w:cs="Times New Roman"/>
          <w:b/>
          <w:sz w:val="24"/>
          <w:szCs w:val="24"/>
        </w:rPr>
        <w:t>Analysis of Test 2</w:t>
      </w:r>
    </w:p>
    <w:p w:rsidR="009365A8" w:rsidRDefault="009365A8" w:rsidP="006C77D1">
      <w:pPr>
        <w:jc w:val="both"/>
        <w:rPr>
          <w:rFonts w:ascii="Times New Roman" w:hAnsi="Times New Roman" w:cs="Times New Roman"/>
          <w:sz w:val="24"/>
          <w:szCs w:val="24"/>
        </w:rPr>
      </w:pPr>
      <w:r w:rsidRPr="009365A8">
        <w:rPr>
          <w:rFonts w:ascii="Times New Roman" w:hAnsi="Times New Roman" w:cs="Times New Roman"/>
          <w:sz w:val="24"/>
          <w:szCs w:val="24"/>
        </w:rPr>
        <w:t xml:space="preserve">According to </w:t>
      </w:r>
      <w:r w:rsidRPr="009365A8">
        <w:rPr>
          <w:rFonts w:ascii="Times New Roman" w:hAnsi="Times New Roman" w:cs="Times New Roman"/>
          <w:sz w:val="24"/>
          <w:szCs w:val="24"/>
        </w:rPr>
        <w:fldChar w:fldCharType="begin"/>
      </w:r>
      <w:r w:rsidRPr="009365A8">
        <w:rPr>
          <w:rFonts w:ascii="Times New Roman" w:hAnsi="Times New Roman" w:cs="Times New Roman"/>
          <w:sz w:val="24"/>
          <w:szCs w:val="24"/>
        </w:rPr>
        <w:instrText xml:space="preserve"> REF _Ref392354712 \h  \* MERGEFORMAT </w:instrText>
      </w:r>
      <w:r w:rsidRPr="009365A8">
        <w:rPr>
          <w:rFonts w:ascii="Times New Roman" w:hAnsi="Times New Roman" w:cs="Times New Roman"/>
          <w:sz w:val="24"/>
          <w:szCs w:val="24"/>
        </w:rPr>
      </w:r>
      <w:r w:rsidRPr="009365A8">
        <w:rPr>
          <w:rFonts w:ascii="Times New Roman" w:hAnsi="Times New Roman" w:cs="Times New Roman"/>
          <w:sz w:val="24"/>
          <w:szCs w:val="24"/>
        </w:rPr>
        <w:fldChar w:fldCharType="separate"/>
      </w:r>
      <w:ins w:id="372" w:author="Samer Adeeb" w:date="2014-07-20T19:44:00Z">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9</w:t>
        </w:r>
      </w:ins>
      <w:del w:id="373" w:author="Samer Adeeb" w:date="2014-07-20T19:44:00Z">
        <w:r w:rsidRPr="009365A8" w:rsidDel="0076245A">
          <w:rPr>
            <w:rFonts w:ascii="Times New Roman" w:hAnsi="Times New Roman" w:cs="Times New Roman"/>
            <w:sz w:val="24"/>
            <w:szCs w:val="24"/>
          </w:rPr>
          <w:delText xml:space="preserve">Table </w:delText>
        </w:r>
        <w:r w:rsidRPr="009365A8" w:rsidDel="0076245A">
          <w:rPr>
            <w:rFonts w:ascii="Times New Roman" w:hAnsi="Times New Roman" w:cs="Times New Roman"/>
            <w:noProof/>
            <w:sz w:val="24"/>
            <w:szCs w:val="24"/>
          </w:rPr>
          <w:delText>9</w:delText>
        </w:r>
      </w:del>
      <w:r w:rsidRPr="009365A8">
        <w:rPr>
          <w:rFonts w:ascii="Times New Roman" w:hAnsi="Times New Roman" w:cs="Times New Roman"/>
          <w:sz w:val="24"/>
          <w:szCs w:val="24"/>
        </w:rPr>
        <w:fldChar w:fldCharType="end"/>
      </w:r>
      <w:r>
        <w:rPr>
          <w:rFonts w:ascii="Times New Roman" w:hAnsi="Times New Roman" w:cs="Times New Roman"/>
          <w:sz w:val="24"/>
          <w:szCs w:val="24"/>
        </w:rPr>
        <w:t xml:space="preserve"> </w:t>
      </w:r>
      <w:r w:rsidR="00774F0E">
        <w:rPr>
          <w:rFonts w:ascii="Times New Roman" w:hAnsi="Times New Roman" w:cs="Times New Roman"/>
          <w:sz w:val="24"/>
          <w:szCs w:val="24"/>
        </w:rPr>
        <w:t xml:space="preserve">in test 2 all strain gauges were highly correlated to at least two other strain gauges. Gauges number 2, 4, 6, 7, 9, 10, 11, 13, 14, 15, 17 are correlated to at least 6 other strain gauges. The gauges 8 and 12 are only correlated to each other and gauge 16. Although the gauges 8, 12 and 16 are not correlated to a large number of the rest of the gauges,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_Ref392353811 \h </w:instrText>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r>
      <w:r w:rsidR="00774F0E">
        <w:rPr>
          <w:rFonts w:ascii="Times New Roman" w:hAnsi="Times New Roman" w:cs="Times New Roman"/>
          <w:sz w:val="24"/>
          <w:szCs w:val="24"/>
        </w:rPr>
        <w:fldChar w:fldCharType="separate"/>
      </w:r>
      <w:ins w:id="374" w:author="Samer Adeeb" w:date="2014-07-20T19:44:00Z">
        <w:r w:rsidR="0076245A" w:rsidRPr="00E951C2">
          <w:rPr>
            <w:rFonts w:ascii="Times New Roman" w:hAnsi="Times New Roman" w:cs="Times New Roman"/>
            <w:sz w:val="24"/>
            <w:szCs w:val="24"/>
          </w:rPr>
          <w:t xml:space="preserve">Figure </w:t>
        </w:r>
        <w:r w:rsidR="0076245A">
          <w:rPr>
            <w:rFonts w:ascii="Times New Roman" w:hAnsi="Times New Roman" w:cs="Times New Roman"/>
            <w:noProof/>
            <w:sz w:val="24"/>
            <w:szCs w:val="24"/>
          </w:rPr>
          <w:t>22</w:t>
        </w:r>
      </w:ins>
      <w:del w:id="375" w:author="Samer Adeeb" w:date="2014-07-20T19:44:00Z">
        <w:r w:rsidR="00774F0E" w:rsidRPr="00E951C2" w:rsidDel="0076245A">
          <w:rPr>
            <w:rFonts w:ascii="Times New Roman" w:hAnsi="Times New Roman" w:cs="Times New Roman"/>
            <w:sz w:val="24"/>
            <w:szCs w:val="24"/>
          </w:rPr>
          <w:delText xml:space="preserve">Figure </w:delText>
        </w:r>
        <w:r w:rsidR="00774F0E" w:rsidDel="0076245A">
          <w:rPr>
            <w:rFonts w:ascii="Times New Roman" w:hAnsi="Times New Roman" w:cs="Times New Roman"/>
            <w:noProof/>
            <w:sz w:val="24"/>
            <w:szCs w:val="24"/>
          </w:rPr>
          <w:delText>22</w:delText>
        </w:r>
      </w:del>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and </w:t>
      </w:r>
      <w:r w:rsidR="00774F0E">
        <w:rPr>
          <w:rFonts w:ascii="Times New Roman" w:hAnsi="Times New Roman" w:cs="Times New Roman"/>
          <w:sz w:val="24"/>
          <w:szCs w:val="24"/>
        </w:rPr>
        <w:fldChar w:fldCharType="begin"/>
      </w:r>
      <w:r w:rsidR="00774F0E">
        <w:rPr>
          <w:rFonts w:ascii="Times New Roman" w:hAnsi="Times New Roman" w:cs="Times New Roman"/>
          <w:sz w:val="24"/>
          <w:szCs w:val="24"/>
        </w:rPr>
        <w:instrText xml:space="preserve"> REF _Ref392353813 \h </w:instrText>
      </w:r>
      <w:r w:rsidR="006C77D1">
        <w:rPr>
          <w:rFonts w:ascii="Times New Roman" w:hAnsi="Times New Roman" w:cs="Times New Roman"/>
          <w:sz w:val="24"/>
          <w:szCs w:val="24"/>
        </w:rPr>
        <w:instrText xml:space="preserve"> \* MERGEFORMAT </w:instrText>
      </w:r>
      <w:r w:rsidR="00774F0E">
        <w:rPr>
          <w:rFonts w:ascii="Times New Roman" w:hAnsi="Times New Roman" w:cs="Times New Roman"/>
          <w:sz w:val="24"/>
          <w:szCs w:val="24"/>
        </w:rPr>
      </w:r>
      <w:r w:rsidR="00774F0E">
        <w:rPr>
          <w:rFonts w:ascii="Times New Roman" w:hAnsi="Times New Roman" w:cs="Times New Roman"/>
          <w:sz w:val="24"/>
          <w:szCs w:val="24"/>
        </w:rPr>
        <w:fldChar w:fldCharType="separate"/>
      </w:r>
      <w:ins w:id="376" w:author="Samer Adeeb" w:date="2014-07-20T19:44:00Z">
        <w:r w:rsidR="0076245A" w:rsidRPr="00C6380F">
          <w:rPr>
            <w:rFonts w:ascii="Times New Roman" w:hAnsi="Times New Roman" w:cs="Times New Roman"/>
            <w:sz w:val="24"/>
            <w:szCs w:val="24"/>
          </w:rPr>
          <w:t xml:space="preserve">Figure </w:t>
        </w:r>
        <w:r w:rsidR="0076245A">
          <w:rPr>
            <w:rFonts w:ascii="Times New Roman" w:hAnsi="Times New Roman" w:cs="Times New Roman"/>
            <w:noProof/>
            <w:sz w:val="24"/>
            <w:szCs w:val="24"/>
          </w:rPr>
          <w:t>23</w:t>
        </w:r>
      </w:ins>
      <w:del w:id="377" w:author="Samer Adeeb" w:date="2014-07-20T19:44:00Z">
        <w:r w:rsidR="00774F0E" w:rsidRPr="00C6380F" w:rsidDel="0076245A">
          <w:rPr>
            <w:rFonts w:ascii="Times New Roman" w:hAnsi="Times New Roman" w:cs="Times New Roman"/>
            <w:sz w:val="24"/>
            <w:szCs w:val="24"/>
          </w:rPr>
          <w:delText xml:space="preserve">Figure </w:delText>
        </w:r>
        <w:r w:rsidR="00774F0E" w:rsidDel="0076245A">
          <w:rPr>
            <w:rFonts w:ascii="Times New Roman" w:hAnsi="Times New Roman" w:cs="Times New Roman"/>
            <w:noProof/>
            <w:sz w:val="24"/>
            <w:szCs w:val="24"/>
          </w:rPr>
          <w:delText>23</w:delText>
        </w:r>
      </w:del>
      <w:r w:rsidR="00774F0E">
        <w:rPr>
          <w:rFonts w:ascii="Times New Roman" w:hAnsi="Times New Roman" w:cs="Times New Roman"/>
          <w:sz w:val="24"/>
          <w:szCs w:val="24"/>
        </w:rPr>
        <w:fldChar w:fldCharType="end"/>
      </w:r>
      <w:r w:rsidR="00774F0E">
        <w:rPr>
          <w:rFonts w:ascii="Times New Roman" w:hAnsi="Times New Roman" w:cs="Times New Roman"/>
          <w:sz w:val="24"/>
          <w:szCs w:val="24"/>
        </w:rPr>
        <w:t xml:space="preserve"> show that </w:t>
      </w:r>
      <w:r w:rsidR="006C77D1">
        <w:rPr>
          <w:rFonts w:ascii="Times New Roman" w:hAnsi="Times New Roman" w:cs="Times New Roman"/>
          <w:sz w:val="24"/>
          <w:szCs w:val="24"/>
        </w:rPr>
        <w:t xml:space="preserve">all of </w:t>
      </w:r>
      <w:r w:rsidR="00774F0E">
        <w:rPr>
          <w:rFonts w:ascii="Times New Roman" w:hAnsi="Times New Roman" w:cs="Times New Roman"/>
          <w:sz w:val="24"/>
          <w:szCs w:val="24"/>
        </w:rPr>
        <w:t>these</w:t>
      </w:r>
      <w:r w:rsidR="006C77D1">
        <w:rPr>
          <w:rFonts w:ascii="Times New Roman" w:hAnsi="Times New Roman" w:cs="Times New Roman"/>
          <w:sz w:val="24"/>
          <w:szCs w:val="24"/>
        </w:rPr>
        <w:t xml:space="preserve"> three gauges are longitudinal gauges </w:t>
      </w:r>
      <m:oMath>
        <m:sSup>
          <m:sSupPr>
            <m:ctrlPr>
              <w:rPr>
                <w:rFonts w:ascii="Cambria Math" w:hAnsi="Cambria Math" w:cs="Times New Roman"/>
                <w:i/>
                <w:sz w:val="24"/>
                <w:szCs w:val="24"/>
              </w:rPr>
            </m:ctrlPr>
          </m:sSupPr>
          <m:e>
            <m:r>
              <w:rPr>
                <w:rFonts w:ascii="Cambria Math" w:hAnsi="Cambria Math" w:cs="Times New Roman"/>
                <w:sz w:val="24"/>
                <w:szCs w:val="24"/>
              </w:rPr>
              <m:t>180</m:t>
            </m:r>
          </m:e>
          <m:sup>
            <m:r>
              <w:rPr>
                <w:rFonts w:ascii="Cambria Math" w:hAnsi="Cambria Math" w:cs="Times New Roman"/>
                <w:sz w:val="24"/>
                <w:szCs w:val="24"/>
              </w:rPr>
              <m:t>°</m:t>
            </m:r>
          </m:sup>
        </m:sSup>
      </m:oMath>
      <w:r w:rsidR="00774F0E">
        <w:rPr>
          <w:rFonts w:ascii="Times New Roman" w:hAnsi="Times New Roman" w:cs="Times New Roman"/>
          <w:sz w:val="24"/>
          <w:szCs w:val="24"/>
        </w:rPr>
        <w:t xml:space="preserve"> </w:t>
      </w:r>
      <w:r w:rsidR="006C77D1">
        <w:rPr>
          <w:rFonts w:ascii="Times New Roman" w:hAnsi="Times New Roman" w:cs="Times New Roman"/>
          <w:sz w:val="24"/>
          <w:szCs w:val="24"/>
        </w:rPr>
        <w:t>away from the surface defect. Since this part of the specimen experiences relatively low levels of strain during the test</w:t>
      </w:r>
      <w:proofErr w:type="gramStart"/>
      <w:r w:rsidR="00110C4D">
        <w:rPr>
          <w:rFonts w:ascii="Times New Roman" w:hAnsi="Times New Roman" w:cs="Times New Roman"/>
          <w:sz w:val="24"/>
          <w:szCs w:val="24"/>
        </w:rPr>
        <w:t>,</w:t>
      </w:r>
      <w:r w:rsidR="006C77D1">
        <w:rPr>
          <w:rFonts w:ascii="Times New Roman" w:hAnsi="Times New Roman" w:cs="Times New Roman"/>
          <w:sz w:val="24"/>
          <w:szCs w:val="24"/>
        </w:rPr>
        <w:t xml:space="preserve">  these</w:t>
      </w:r>
      <w:proofErr w:type="gramEnd"/>
      <w:r w:rsidR="006C77D1">
        <w:rPr>
          <w:rFonts w:ascii="Times New Roman" w:hAnsi="Times New Roman" w:cs="Times New Roman"/>
          <w:sz w:val="24"/>
          <w:szCs w:val="24"/>
        </w:rPr>
        <w:t xml:space="preserve"> strain gauges are expected to measure strains uncorrelated with the rest of the gauges. Therefore it can be assumed that the measurements of gauges 8, 12, 16 are reliable in the second test.</w:t>
      </w:r>
    </w:p>
    <w:p w:rsidR="00520F5B" w:rsidRDefault="0020520B" w:rsidP="006C77D1">
      <w:pPr>
        <w:jc w:val="both"/>
        <w:rPr>
          <w:rFonts w:ascii="Times New Roman" w:hAnsi="Times New Roman" w:cs="Times New Roman"/>
          <w:sz w:val="24"/>
          <w:szCs w:val="24"/>
        </w:rPr>
      </w:pPr>
      <w:r>
        <w:rPr>
          <w:rFonts w:ascii="Times New Roman" w:hAnsi="Times New Roman" w:cs="Times New Roman"/>
          <w:sz w:val="24"/>
          <w:szCs w:val="24"/>
        </w:rPr>
        <w:t xml:space="preserve">In the second test gauge 14 is aligned with the mid-line of the surface defect on the tension side of the specimen 1.5 OD away from the bottom end plate. </w:t>
      </w:r>
      <w:r w:rsidR="003A5F78">
        <w:rPr>
          <w:rFonts w:ascii="Times New Roman" w:hAnsi="Times New Roman" w:cs="Times New Roman"/>
          <w:sz w:val="24"/>
          <w:szCs w:val="24"/>
        </w:rPr>
        <w:t xml:space="preserve">According to </w:t>
      </w:r>
      <w:r w:rsidR="003A5F78">
        <w:rPr>
          <w:rFonts w:ascii="Times New Roman" w:hAnsi="Times New Roman" w:cs="Times New Roman"/>
          <w:sz w:val="24"/>
          <w:szCs w:val="24"/>
        </w:rPr>
        <w:fldChar w:fldCharType="begin"/>
      </w:r>
      <w:r w:rsidR="003A5F78">
        <w:rPr>
          <w:rFonts w:ascii="Times New Roman" w:hAnsi="Times New Roman" w:cs="Times New Roman"/>
          <w:sz w:val="24"/>
          <w:szCs w:val="24"/>
        </w:rPr>
        <w:instrText xml:space="preserve"> REF _Ref392354712 \h </w:instrText>
      </w:r>
      <w:r w:rsidR="003A5F78">
        <w:rPr>
          <w:rFonts w:ascii="Times New Roman" w:hAnsi="Times New Roman" w:cs="Times New Roman"/>
          <w:sz w:val="24"/>
          <w:szCs w:val="24"/>
        </w:rPr>
      </w:r>
      <w:r w:rsidR="003A5F78">
        <w:rPr>
          <w:rFonts w:ascii="Times New Roman" w:hAnsi="Times New Roman" w:cs="Times New Roman"/>
          <w:sz w:val="24"/>
          <w:szCs w:val="24"/>
        </w:rPr>
        <w:fldChar w:fldCharType="separate"/>
      </w:r>
      <w:ins w:id="378" w:author="Samer Adeeb" w:date="2014-07-20T19:44:00Z">
        <w:r w:rsidR="0076245A" w:rsidRPr="00A40C41">
          <w:rPr>
            <w:rFonts w:ascii="Times New Roman" w:hAnsi="Times New Roman" w:cs="Times New Roman"/>
            <w:sz w:val="24"/>
            <w:szCs w:val="24"/>
          </w:rPr>
          <w:t xml:space="preserve">Table </w:t>
        </w:r>
        <w:r w:rsidR="0076245A">
          <w:rPr>
            <w:rFonts w:ascii="Times New Roman" w:hAnsi="Times New Roman" w:cs="Times New Roman"/>
            <w:noProof/>
            <w:sz w:val="24"/>
            <w:szCs w:val="24"/>
          </w:rPr>
          <w:t>9</w:t>
        </w:r>
      </w:ins>
      <w:del w:id="379" w:author="Samer Adeeb" w:date="2014-07-20T19:44:00Z">
        <w:r w:rsidR="003A5F78" w:rsidRPr="00A40C41" w:rsidDel="0076245A">
          <w:rPr>
            <w:rFonts w:ascii="Times New Roman" w:hAnsi="Times New Roman" w:cs="Times New Roman"/>
            <w:sz w:val="24"/>
            <w:szCs w:val="24"/>
          </w:rPr>
          <w:delText xml:space="preserve">Table </w:delText>
        </w:r>
        <w:r w:rsidR="003A5F78" w:rsidDel="0076245A">
          <w:rPr>
            <w:rFonts w:ascii="Times New Roman" w:hAnsi="Times New Roman" w:cs="Times New Roman"/>
            <w:noProof/>
            <w:sz w:val="24"/>
            <w:szCs w:val="24"/>
          </w:rPr>
          <w:delText>9</w:delText>
        </w:r>
      </w:del>
      <w:r w:rsidR="003A5F78">
        <w:rPr>
          <w:rFonts w:ascii="Times New Roman" w:hAnsi="Times New Roman" w:cs="Times New Roman"/>
          <w:sz w:val="24"/>
          <w:szCs w:val="24"/>
        </w:rPr>
        <w:fldChar w:fldCharType="end"/>
      </w:r>
      <w:r w:rsidR="003A5F78">
        <w:rPr>
          <w:rFonts w:ascii="Times New Roman" w:hAnsi="Times New Roman" w:cs="Times New Roman"/>
          <w:sz w:val="24"/>
          <w:szCs w:val="24"/>
        </w:rPr>
        <w:t xml:space="preserve">, gauge 14 is highly correlated with 8 other strain gauges. Therefore </w:t>
      </w:r>
      <w:r w:rsidR="00110C4D">
        <w:rPr>
          <w:rFonts w:ascii="Times New Roman" w:hAnsi="Times New Roman" w:cs="Times New Roman"/>
          <w:sz w:val="24"/>
          <w:szCs w:val="24"/>
        </w:rPr>
        <w:t xml:space="preserve">the measurements from </w:t>
      </w:r>
      <w:r w:rsidR="003A5F78">
        <w:rPr>
          <w:rFonts w:ascii="Times New Roman" w:hAnsi="Times New Roman" w:cs="Times New Roman"/>
          <w:sz w:val="24"/>
          <w:szCs w:val="24"/>
        </w:rPr>
        <w:t xml:space="preserve">gauge 14 </w:t>
      </w:r>
      <w:r w:rsidR="00110C4D">
        <w:rPr>
          <w:rFonts w:ascii="Times New Roman" w:hAnsi="Times New Roman" w:cs="Times New Roman"/>
          <w:sz w:val="24"/>
          <w:szCs w:val="24"/>
        </w:rPr>
        <w:t>are</w:t>
      </w:r>
      <w:r w:rsidR="003A5F78">
        <w:rPr>
          <w:rFonts w:ascii="Times New Roman" w:hAnsi="Times New Roman" w:cs="Times New Roman"/>
          <w:sz w:val="24"/>
          <w:szCs w:val="24"/>
        </w:rPr>
        <w:t xml:space="preserve"> assumed to </w:t>
      </w:r>
      <w:r w:rsidR="00110C4D">
        <w:rPr>
          <w:rFonts w:ascii="Times New Roman" w:hAnsi="Times New Roman" w:cs="Times New Roman"/>
          <w:sz w:val="24"/>
          <w:szCs w:val="24"/>
        </w:rPr>
        <w:t>be</w:t>
      </w:r>
      <w:r w:rsidR="003A5F78">
        <w:rPr>
          <w:rFonts w:ascii="Times New Roman" w:hAnsi="Times New Roman" w:cs="Times New Roman"/>
          <w:sz w:val="24"/>
          <w:szCs w:val="24"/>
        </w:rPr>
        <w:t xml:space="preserve"> reliable</w:t>
      </w:r>
      <w:r w:rsidR="00110C4D">
        <w:rPr>
          <w:rFonts w:ascii="Times New Roman" w:hAnsi="Times New Roman" w:cs="Times New Roman"/>
          <w:sz w:val="24"/>
          <w:szCs w:val="24"/>
        </w:rPr>
        <w:t xml:space="preserve"> and gauge 14</w:t>
      </w:r>
      <w:r w:rsidR="003A5F78">
        <w:rPr>
          <w:rFonts w:ascii="Times New Roman" w:hAnsi="Times New Roman" w:cs="Times New Roman"/>
          <w:sz w:val="24"/>
          <w:szCs w:val="24"/>
        </w:rPr>
        <w:t xml:space="preserve"> is used for the strain profiles of the second test.</w:t>
      </w:r>
      <w:r w:rsidR="0086112E">
        <w:rPr>
          <w:rFonts w:ascii="Times New Roman" w:hAnsi="Times New Roman" w:cs="Times New Roman"/>
          <w:sz w:val="24"/>
          <w:szCs w:val="24"/>
        </w:rPr>
        <w:t xml:space="preserve"> However </w:t>
      </w:r>
      <w:r w:rsidR="00201FD9">
        <w:rPr>
          <w:rFonts w:ascii="Times New Roman" w:hAnsi="Times New Roman" w:cs="Times New Roman"/>
          <w:sz w:val="24"/>
          <w:szCs w:val="24"/>
        </w:rPr>
        <w:t>for this strain gauge erroneous measurements were observed starting from frame 1592. Therefore the gauge strain values of the strain profil</w:t>
      </w:r>
      <w:r w:rsidR="00A623A7">
        <w:rPr>
          <w:rFonts w:ascii="Times New Roman" w:hAnsi="Times New Roman" w:cs="Times New Roman"/>
          <w:sz w:val="24"/>
          <w:szCs w:val="24"/>
        </w:rPr>
        <w:t>es for frame 1600 and frame 1797</w:t>
      </w:r>
      <w:r w:rsidR="00201FD9">
        <w:rPr>
          <w:rFonts w:ascii="Times New Roman" w:hAnsi="Times New Roman" w:cs="Times New Roman"/>
          <w:sz w:val="24"/>
          <w:szCs w:val="24"/>
        </w:rPr>
        <w:t xml:space="preserve"> in </w:t>
      </w:r>
      <w:r w:rsidR="00201FD9">
        <w:rPr>
          <w:rFonts w:ascii="Times New Roman" w:hAnsi="Times New Roman" w:cs="Times New Roman"/>
          <w:sz w:val="24"/>
          <w:szCs w:val="24"/>
        </w:rPr>
        <w:fldChar w:fldCharType="begin"/>
      </w:r>
      <w:r w:rsidR="00201FD9">
        <w:rPr>
          <w:rFonts w:ascii="Times New Roman" w:hAnsi="Times New Roman" w:cs="Times New Roman"/>
          <w:sz w:val="24"/>
          <w:szCs w:val="24"/>
        </w:rPr>
        <w:instrText xml:space="preserve"> REF _Ref392525794 \h </w:instrText>
      </w:r>
      <w:r w:rsidR="00201FD9">
        <w:rPr>
          <w:rFonts w:ascii="Times New Roman" w:hAnsi="Times New Roman" w:cs="Times New Roman"/>
          <w:sz w:val="24"/>
          <w:szCs w:val="24"/>
        </w:rPr>
      </w:r>
      <w:r w:rsidR="00201FD9">
        <w:rPr>
          <w:rFonts w:ascii="Times New Roman" w:hAnsi="Times New Roman" w:cs="Times New Roman"/>
          <w:sz w:val="24"/>
          <w:szCs w:val="24"/>
        </w:rPr>
        <w:fldChar w:fldCharType="separate"/>
      </w:r>
      <w:ins w:id="380" w:author="Samer Adeeb" w:date="2014-07-20T19:44:00Z">
        <w:r w:rsidR="0076245A" w:rsidRPr="00520F5B">
          <w:rPr>
            <w:rFonts w:ascii="Times New Roman" w:hAnsi="Times New Roman" w:cs="Times New Roman"/>
            <w:sz w:val="24"/>
            <w:szCs w:val="24"/>
          </w:rPr>
          <w:t xml:space="preserve">Figure </w:t>
        </w:r>
        <w:r w:rsidR="0076245A">
          <w:rPr>
            <w:rFonts w:ascii="Times New Roman" w:hAnsi="Times New Roman" w:cs="Times New Roman"/>
            <w:noProof/>
            <w:sz w:val="24"/>
            <w:szCs w:val="24"/>
          </w:rPr>
          <w:t>29</w:t>
        </w:r>
      </w:ins>
      <w:del w:id="381" w:author="Samer Adeeb" w:date="2014-07-20T19:44:00Z">
        <w:r w:rsidR="00DE7845" w:rsidRPr="00520F5B" w:rsidDel="0076245A">
          <w:rPr>
            <w:rFonts w:ascii="Times New Roman" w:hAnsi="Times New Roman" w:cs="Times New Roman"/>
            <w:sz w:val="24"/>
            <w:szCs w:val="24"/>
          </w:rPr>
          <w:delText xml:space="preserve">Figure </w:delText>
        </w:r>
        <w:r w:rsidR="00DE7845" w:rsidDel="0076245A">
          <w:rPr>
            <w:rFonts w:ascii="Times New Roman" w:hAnsi="Times New Roman" w:cs="Times New Roman"/>
            <w:noProof/>
            <w:sz w:val="24"/>
            <w:szCs w:val="24"/>
          </w:rPr>
          <w:delText>29</w:delText>
        </w:r>
      </w:del>
      <w:r w:rsidR="00201FD9">
        <w:rPr>
          <w:rFonts w:ascii="Times New Roman" w:hAnsi="Times New Roman" w:cs="Times New Roman"/>
          <w:sz w:val="24"/>
          <w:szCs w:val="24"/>
        </w:rPr>
        <w:fldChar w:fldCharType="end"/>
      </w:r>
      <w:r w:rsidR="00201FD9">
        <w:rPr>
          <w:rFonts w:ascii="Times New Roman" w:hAnsi="Times New Roman" w:cs="Times New Roman"/>
          <w:sz w:val="24"/>
          <w:szCs w:val="24"/>
        </w:rPr>
        <w:t xml:space="preserve"> are extrapolated values calculated using the same method as in test 1. </w:t>
      </w:r>
      <w:r w:rsidR="00FA35BD">
        <w:rPr>
          <w:rFonts w:ascii="Times New Roman" w:hAnsi="Times New Roman" w:cs="Times New Roman"/>
          <w:sz w:val="24"/>
          <w:szCs w:val="24"/>
        </w:rPr>
        <w:t xml:space="preserve">In test 2 a total of 1818 data frames are recorded and </w:t>
      </w:r>
      <w:r w:rsidR="00110C4D">
        <w:rPr>
          <w:rFonts w:ascii="Times New Roman" w:hAnsi="Times New Roman" w:cs="Times New Roman"/>
          <w:sz w:val="24"/>
          <w:szCs w:val="24"/>
        </w:rPr>
        <w:t xml:space="preserve">the data frame closest to the </w:t>
      </w:r>
      <w:r w:rsidR="00FA35BD">
        <w:rPr>
          <w:rFonts w:ascii="Times New Roman" w:hAnsi="Times New Roman" w:cs="Times New Roman"/>
          <w:sz w:val="24"/>
          <w:szCs w:val="24"/>
        </w:rPr>
        <w:t xml:space="preserve">pipe rupture </w:t>
      </w:r>
      <w:r w:rsidR="00110C4D">
        <w:rPr>
          <w:rFonts w:ascii="Times New Roman" w:hAnsi="Times New Roman" w:cs="Times New Roman"/>
          <w:sz w:val="24"/>
          <w:szCs w:val="24"/>
        </w:rPr>
        <w:t>is frame 1797</w:t>
      </w:r>
      <w:r w:rsidR="00FA35BD">
        <w:rPr>
          <w:rFonts w:ascii="Times New Roman" w:hAnsi="Times New Roman" w:cs="Times New Roman"/>
          <w:sz w:val="24"/>
          <w:szCs w:val="24"/>
        </w:rPr>
        <w:t>.</w:t>
      </w:r>
    </w:p>
    <w:p w:rsidR="00520F5B" w:rsidRDefault="00DE7845" w:rsidP="00D94122">
      <w:pPr>
        <w:keepNext/>
        <w:jc w:val="center"/>
      </w:pPr>
      <w:r>
        <w:rPr>
          <w:noProof/>
          <w:lang w:eastAsia="en-CA"/>
        </w:rPr>
        <w:lastRenderedPageBreak/>
        <w:drawing>
          <wp:inline distT="0" distB="0" distL="0" distR="0">
            <wp:extent cx="5945936" cy="301680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inProfileTest2.png"/>
                    <pic:cNvPicPr/>
                  </pic:nvPicPr>
                  <pic:blipFill>
                    <a:blip r:embed="rId37">
                      <a:extLst>
                        <a:ext uri="{28A0092B-C50C-407E-A947-70E740481C1C}">
                          <a14:useLocalDpi xmlns:a14="http://schemas.microsoft.com/office/drawing/2010/main" val="0"/>
                        </a:ext>
                      </a:extLst>
                    </a:blip>
                    <a:stretch>
                      <a:fillRect/>
                    </a:stretch>
                  </pic:blipFill>
                  <pic:spPr>
                    <a:xfrm>
                      <a:off x="0" y="0"/>
                      <a:ext cx="5945936" cy="3016800"/>
                    </a:xfrm>
                    <a:prstGeom prst="rect">
                      <a:avLst/>
                    </a:prstGeom>
                  </pic:spPr>
                </pic:pic>
              </a:graphicData>
            </a:graphic>
          </wp:inline>
        </w:drawing>
      </w:r>
    </w:p>
    <w:p w:rsidR="00520F5B" w:rsidRDefault="00520F5B" w:rsidP="00520F5B">
      <w:pPr>
        <w:pStyle w:val="Caption"/>
        <w:jc w:val="center"/>
        <w:rPr>
          <w:rFonts w:ascii="Times New Roman" w:hAnsi="Times New Roman" w:cs="Times New Roman"/>
          <w:color w:val="auto"/>
          <w:sz w:val="24"/>
          <w:szCs w:val="24"/>
        </w:rPr>
      </w:pPr>
      <w:bookmarkStart w:id="382" w:name="_Ref392525794"/>
      <w:r w:rsidRPr="00520F5B">
        <w:rPr>
          <w:rFonts w:ascii="Times New Roman" w:hAnsi="Times New Roman" w:cs="Times New Roman"/>
          <w:color w:val="auto"/>
          <w:sz w:val="24"/>
          <w:szCs w:val="24"/>
        </w:rPr>
        <w:t xml:space="preserve">Figure </w:t>
      </w:r>
      <w:r w:rsidRPr="00520F5B">
        <w:rPr>
          <w:rFonts w:ascii="Times New Roman" w:hAnsi="Times New Roman" w:cs="Times New Roman"/>
          <w:color w:val="auto"/>
          <w:sz w:val="24"/>
          <w:szCs w:val="24"/>
        </w:rPr>
        <w:fldChar w:fldCharType="begin"/>
      </w:r>
      <w:r w:rsidRPr="00520F5B">
        <w:rPr>
          <w:rFonts w:ascii="Times New Roman" w:hAnsi="Times New Roman" w:cs="Times New Roman"/>
          <w:color w:val="auto"/>
          <w:sz w:val="24"/>
          <w:szCs w:val="24"/>
        </w:rPr>
        <w:instrText xml:space="preserve"> SEQ Figure \* ARABIC </w:instrText>
      </w:r>
      <w:r w:rsidRPr="00520F5B">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29</w:t>
      </w:r>
      <w:r w:rsidRPr="00520F5B">
        <w:rPr>
          <w:rFonts w:ascii="Times New Roman" w:hAnsi="Times New Roman" w:cs="Times New Roman"/>
          <w:color w:val="auto"/>
          <w:sz w:val="24"/>
          <w:szCs w:val="24"/>
        </w:rPr>
        <w:fldChar w:fldCharType="end"/>
      </w:r>
      <w:bookmarkEnd w:id="382"/>
      <w:r w:rsidRPr="00520F5B">
        <w:rPr>
          <w:rFonts w:ascii="Times New Roman" w:hAnsi="Times New Roman" w:cs="Times New Roman"/>
          <w:color w:val="auto"/>
          <w:sz w:val="24"/>
          <w:szCs w:val="24"/>
        </w:rPr>
        <w:t>: Development of the strain profile at the bottom side of Specimen 2</w:t>
      </w:r>
    </w:p>
    <w:p w:rsidR="00B04832" w:rsidRPr="00B04832" w:rsidRDefault="00B04832" w:rsidP="00B04832"/>
    <w:p w:rsidR="00FF5EC3" w:rsidRDefault="003A5F78" w:rsidP="00FF5EC3">
      <w:pPr>
        <w:keepNext/>
        <w:jc w:val="both"/>
      </w:pPr>
      <w:r>
        <w:rPr>
          <w:rFonts w:ascii="Times New Roman" w:hAnsi="Times New Roman" w:cs="Times New Roman"/>
          <w:sz w:val="24"/>
          <w:szCs w:val="24"/>
        </w:rPr>
        <w:t xml:space="preserve"> </w:t>
      </w:r>
      <w:r w:rsidR="00235481">
        <w:rPr>
          <w:rFonts w:ascii="Times New Roman" w:hAnsi="Times New Roman" w:cs="Times New Roman"/>
          <w:noProof/>
          <w:sz w:val="24"/>
          <w:szCs w:val="24"/>
          <w:lang w:eastAsia="en-CA"/>
        </w:rPr>
        <w:drawing>
          <wp:inline distT="0" distB="0" distL="0" distR="0" wp14:anchorId="18F7D97E">
            <wp:extent cx="5652000" cy="2833200"/>
            <wp:effectExtent l="0" t="0" r="6350" b="5715"/>
            <wp:docPr id="711" name="Picture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2000" cy="2833200"/>
                    </a:xfrm>
                    <a:prstGeom prst="rect">
                      <a:avLst/>
                    </a:prstGeom>
                    <a:noFill/>
                  </pic:spPr>
                </pic:pic>
              </a:graphicData>
            </a:graphic>
          </wp:inline>
        </w:drawing>
      </w:r>
    </w:p>
    <w:p w:rsidR="0020520B" w:rsidRDefault="00FF5EC3" w:rsidP="00FF5EC3">
      <w:pPr>
        <w:pStyle w:val="Caption"/>
        <w:jc w:val="center"/>
        <w:rPr>
          <w:rFonts w:ascii="Times New Roman" w:hAnsi="Times New Roman" w:cs="Times New Roman"/>
          <w:color w:val="auto"/>
          <w:sz w:val="24"/>
          <w:szCs w:val="24"/>
        </w:rPr>
      </w:pPr>
      <w:bookmarkStart w:id="383" w:name="_Ref392544059"/>
      <w:r w:rsidRPr="00FF5EC3">
        <w:rPr>
          <w:rFonts w:ascii="Times New Roman" w:hAnsi="Times New Roman" w:cs="Times New Roman"/>
          <w:color w:val="auto"/>
          <w:sz w:val="24"/>
          <w:szCs w:val="24"/>
        </w:rPr>
        <w:t xml:space="preserve">Figure </w:t>
      </w:r>
      <w:r w:rsidRPr="00FF5EC3">
        <w:rPr>
          <w:rFonts w:ascii="Times New Roman" w:hAnsi="Times New Roman" w:cs="Times New Roman"/>
          <w:color w:val="auto"/>
          <w:sz w:val="24"/>
          <w:szCs w:val="24"/>
        </w:rPr>
        <w:fldChar w:fldCharType="begin"/>
      </w:r>
      <w:r w:rsidRPr="00FF5EC3">
        <w:rPr>
          <w:rFonts w:ascii="Times New Roman" w:hAnsi="Times New Roman" w:cs="Times New Roman"/>
          <w:color w:val="auto"/>
          <w:sz w:val="24"/>
          <w:szCs w:val="24"/>
        </w:rPr>
        <w:instrText xml:space="preserve"> SEQ Figure \* ARABIC </w:instrText>
      </w:r>
      <w:r w:rsidRPr="00FF5EC3">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30</w:t>
      </w:r>
      <w:r w:rsidRPr="00FF5EC3">
        <w:rPr>
          <w:rFonts w:ascii="Times New Roman" w:hAnsi="Times New Roman" w:cs="Times New Roman"/>
          <w:color w:val="auto"/>
          <w:sz w:val="24"/>
          <w:szCs w:val="24"/>
        </w:rPr>
        <w:fldChar w:fldCharType="end"/>
      </w:r>
      <w:bookmarkEnd w:id="383"/>
      <w:r w:rsidRPr="00FF5EC3">
        <w:rPr>
          <w:rFonts w:ascii="Times New Roman" w:hAnsi="Times New Roman" w:cs="Times New Roman"/>
          <w:color w:val="auto"/>
          <w:sz w:val="24"/>
          <w:szCs w:val="24"/>
        </w:rPr>
        <w:t>: Comparison of bottom and top side mid-length longitudinal strain values</w:t>
      </w:r>
    </w:p>
    <w:p w:rsidR="000B7224" w:rsidRDefault="00415075" w:rsidP="00D94122">
      <w:pPr>
        <w:jc w:val="both"/>
        <w:rPr>
          <w:rFonts w:ascii="Times New Roman" w:hAnsi="Times New Roman" w:cs="Times New Roman"/>
          <w:sz w:val="24"/>
          <w:szCs w:val="24"/>
        </w:rPr>
      </w:pPr>
      <w:r w:rsidRPr="0076746B">
        <w:rPr>
          <w:rFonts w:ascii="Times New Roman" w:hAnsi="Times New Roman" w:cs="Times New Roman"/>
          <w:sz w:val="24"/>
          <w:szCs w:val="24"/>
        </w:rPr>
        <w:t xml:space="preserve">In order to investigate the difference between the tensile strain values at the top and bottom </w:t>
      </w:r>
      <w:r w:rsidR="00D94122" w:rsidRPr="0076746B">
        <w:rPr>
          <w:rFonts w:ascii="Times New Roman" w:hAnsi="Times New Roman" w:cs="Times New Roman"/>
          <w:sz w:val="24"/>
          <w:szCs w:val="24"/>
        </w:rPr>
        <w:t>halves</w:t>
      </w:r>
      <w:r w:rsidRPr="0076746B">
        <w:rPr>
          <w:rFonts w:ascii="Times New Roman" w:hAnsi="Times New Roman" w:cs="Times New Roman"/>
          <w:sz w:val="24"/>
          <w:szCs w:val="24"/>
        </w:rPr>
        <w:t xml:space="preserve"> of the specimen, the strain measurements of gauge 10 (top side) and gauge 14 (bottom side) are plotted in </w:t>
      </w:r>
      <w:r w:rsidRPr="0076746B">
        <w:rPr>
          <w:rFonts w:ascii="Times New Roman" w:hAnsi="Times New Roman" w:cs="Times New Roman"/>
          <w:sz w:val="24"/>
          <w:szCs w:val="24"/>
        </w:rPr>
        <w:fldChar w:fldCharType="begin"/>
      </w:r>
      <w:r w:rsidRPr="0076746B">
        <w:rPr>
          <w:rFonts w:ascii="Times New Roman" w:hAnsi="Times New Roman" w:cs="Times New Roman"/>
          <w:sz w:val="24"/>
          <w:szCs w:val="24"/>
        </w:rPr>
        <w:instrText xml:space="preserve"> REF _Ref392544059 \h </w:instrText>
      </w:r>
      <w:r w:rsidR="0076746B" w:rsidRPr="0076746B">
        <w:rPr>
          <w:rFonts w:ascii="Times New Roman" w:hAnsi="Times New Roman" w:cs="Times New Roman"/>
          <w:sz w:val="24"/>
          <w:szCs w:val="24"/>
        </w:rPr>
        <w:instrText xml:space="preserve"> \* MERGEFORMAT </w:instrText>
      </w:r>
      <w:r w:rsidRPr="0076746B">
        <w:rPr>
          <w:rFonts w:ascii="Times New Roman" w:hAnsi="Times New Roman" w:cs="Times New Roman"/>
          <w:sz w:val="24"/>
          <w:szCs w:val="24"/>
        </w:rPr>
      </w:r>
      <w:r w:rsidRPr="0076746B">
        <w:rPr>
          <w:rFonts w:ascii="Times New Roman" w:hAnsi="Times New Roman" w:cs="Times New Roman"/>
          <w:sz w:val="24"/>
          <w:szCs w:val="24"/>
        </w:rPr>
        <w:fldChar w:fldCharType="separate"/>
      </w:r>
      <w:ins w:id="384" w:author="Samer Adeeb" w:date="2014-07-20T19:44:00Z">
        <w:r w:rsidR="0076245A" w:rsidRPr="00FF5EC3">
          <w:rPr>
            <w:rFonts w:ascii="Times New Roman" w:hAnsi="Times New Roman" w:cs="Times New Roman"/>
            <w:sz w:val="24"/>
            <w:szCs w:val="24"/>
          </w:rPr>
          <w:t xml:space="preserve">Figure </w:t>
        </w:r>
        <w:r w:rsidR="0076245A">
          <w:rPr>
            <w:rFonts w:ascii="Times New Roman" w:hAnsi="Times New Roman" w:cs="Times New Roman"/>
            <w:noProof/>
            <w:sz w:val="24"/>
            <w:szCs w:val="24"/>
          </w:rPr>
          <w:t>30</w:t>
        </w:r>
      </w:ins>
      <w:del w:id="385" w:author="Samer Adeeb" w:date="2014-07-20T19:44:00Z">
        <w:r w:rsidR="00235481" w:rsidRPr="00FF5EC3" w:rsidDel="0076245A">
          <w:rPr>
            <w:rFonts w:ascii="Times New Roman" w:hAnsi="Times New Roman" w:cs="Times New Roman"/>
            <w:sz w:val="24"/>
            <w:szCs w:val="24"/>
          </w:rPr>
          <w:delText xml:space="preserve">Figure </w:delText>
        </w:r>
        <w:r w:rsidR="00235481" w:rsidDel="0076245A">
          <w:rPr>
            <w:rFonts w:ascii="Times New Roman" w:hAnsi="Times New Roman" w:cs="Times New Roman"/>
            <w:noProof/>
            <w:sz w:val="24"/>
            <w:szCs w:val="24"/>
          </w:rPr>
          <w:delText>30</w:delText>
        </w:r>
      </w:del>
      <w:r w:rsidRPr="0076746B">
        <w:rPr>
          <w:rFonts w:ascii="Times New Roman" w:hAnsi="Times New Roman" w:cs="Times New Roman"/>
          <w:sz w:val="24"/>
          <w:szCs w:val="24"/>
        </w:rPr>
        <w:fldChar w:fldCharType="end"/>
      </w:r>
      <w:r w:rsidRPr="0076746B">
        <w:rPr>
          <w:rFonts w:ascii="Times New Roman" w:hAnsi="Times New Roman" w:cs="Times New Roman"/>
          <w:sz w:val="24"/>
          <w:szCs w:val="24"/>
        </w:rPr>
        <w:t>.</w:t>
      </w:r>
      <w:r w:rsidR="0076746B">
        <w:rPr>
          <w:rFonts w:ascii="Times New Roman" w:hAnsi="Times New Roman" w:cs="Times New Roman"/>
          <w:sz w:val="24"/>
          <w:szCs w:val="24"/>
        </w:rPr>
        <w:t xml:space="preserve"> According to the cross correlation analysis, gauge 10 has good correlation with 8 other strain gauges. Therefore gauge 10 measurements are assumed to be </w:t>
      </w:r>
      <w:r w:rsidR="0076746B">
        <w:rPr>
          <w:rFonts w:ascii="Times New Roman" w:hAnsi="Times New Roman" w:cs="Times New Roman"/>
          <w:sz w:val="24"/>
          <w:szCs w:val="24"/>
        </w:rPr>
        <w:lastRenderedPageBreak/>
        <w:t xml:space="preserve">reliable. </w:t>
      </w:r>
      <w:r w:rsidR="0076746B">
        <w:rPr>
          <w:rFonts w:ascii="Times New Roman" w:hAnsi="Times New Roman" w:cs="Times New Roman"/>
          <w:sz w:val="24"/>
          <w:szCs w:val="24"/>
        </w:rPr>
        <w:fldChar w:fldCharType="begin"/>
      </w:r>
      <w:r w:rsidR="0076746B">
        <w:rPr>
          <w:rFonts w:ascii="Times New Roman" w:hAnsi="Times New Roman" w:cs="Times New Roman"/>
          <w:sz w:val="24"/>
          <w:szCs w:val="24"/>
        </w:rPr>
        <w:instrText xml:space="preserve"> REF _Ref392544059 \h </w:instrText>
      </w:r>
      <w:r w:rsidR="0076746B">
        <w:rPr>
          <w:rFonts w:ascii="Times New Roman" w:hAnsi="Times New Roman" w:cs="Times New Roman"/>
          <w:sz w:val="24"/>
          <w:szCs w:val="24"/>
        </w:rPr>
      </w:r>
      <w:r w:rsidR="0076746B">
        <w:rPr>
          <w:rFonts w:ascii="Times New Roman" w:hAnsi="Times New Roman" w:cs="Times New Roman"/>
          <w:sz w:val="24"/>
          <w:szCs w:val="24"/>
        </w:rPr>
        <w:fldChar w:fldCharType="separate"/>
      </w:r>
      <w:ins w:id="386" w:author="Samer Adeeb" w:date="2014-07-20T19:44:00Z">
        <w:r w:rsidR="0076245A" w:rsidRPr="00FF5EC3">
          <w:rPr>
            <w:rFonts w:ascii="Times New Roman" w:hAnsi="Times New Roman" w:cs="Times New Roman"/>
            <w:sz w:val="24"/>
            <w:szCs w:val="24"/>
          </w:rPr>
          <w:t xml:space="preserve">Figure </w:t>
        </w:r>
        <w:r w:rsidR="0076245A">
          <w:rPr>
            <w:rFonts w:ascii="Times New Roman" w:hAnsi="Times New Roman" w:cs="Times New Roman"/>
            <w:noProof/>
            <w:sz w:val="24"/>
            <w:szCs w:val="24"/>
          </w:rPr>
          <w:t>30</w:t>
        </w:r>
      </w:ins>
      <w:del w:id="387" w:author="Samer Adeeb" w:date="2014-07-20T19:44:00Z">
        <w:r w:rsidR="00235481" w:rsidRPr="00FF5EC3" w:rsidDel="0076245A">
          <w:rPr>
            <w:rFonts w:ascii="Times New Roman" w:hAnsi="Times New Roman" w:cs="Times New Roman"/>
            <w:sz w:val="24"/>
            <w:szCs w:val="24"/>
          </w:rPr>
          <w:delText xml:space="preserve">Figure </w:delText>
        </w:r>
        <w:r w:rsidR="00235481" w:rsidDel="0076245A">
          <w:rPr>
            <w:rFonts w:ascii="Times New Roman" w:hAnsi="Times New Roman" w:cs="Times New Roman"/>
            <w:noProof/>
            <w:sz w:val="24"/>
            <w:szCs w:val="24"/>
          </w:rPr>
          <w:delText>30</w:delText>
        </w:r>
      </w:del>
      <w:r w:rsidR="0076746B">
        <w:rPr>
          <w:rFonts w:ascii="Times New Roman" w:hAnsi="Times New Roman" w:cs="Times New Roman"/>
          <w:sz w:val="24"/>
          <w:szCs w:val="24"/>
        </w:rPr>
        <w:fldChar w:fldCharType="end"/>
      </w:r>
      <w:r w:rsidR="0076746B">
        <w:rPr>
          <w:rFonts w:ascii="Times New Roman" w:hAnsi="Times New Roman" w:cs="Times New Roman"/>
          <w:sz w:val="24"/>
          <w:szCs w:val="24"/>
        </w:rPr>
        <w:t xml:space="preserve"> shows that higher strain values are recorded at the bottom side of the specimen.   </w:t>
      </w:r>
    </w:p>
    <w:p w:rsidR="00415075" w:rsidRDefault="000B7224" w:rsidP="00D94122">
      <w:pPr>
        <w:jc w:val="both"/>
        <w:rPr>
          <w:rFonts w:ascii="Times New Roman" w:hAnsi="Times New Roman" w:cs="Times New Roman"/>
          <w:b/>
          <w:sz w:val="24"/>
          <w:szCs w:val="24"/>
        </w:rPr>
      </w:pPr>
      <w:r w:rsidRPr="000B7224">
        <w:rPr>
          <w:rFonts w:ascii="Times New Roman" w:hAnsi="Times New Roman" w:cs="Times New Roman"/>
          <w:b/>
          <w:sz w:val="24"/>
          <w:szCs w:val="24"/>
        </w:rPr>
        <w:t>4-3 Comparison with the Predicted Tensile Train Capacities</w:t>
      </w:r>
      <w:r w:rsidR="0076746B" w:rsidRPr="000B7224">
        <w:rPr>
          <w:rFonts w:ascii="Times New Roman" w:hAnsi="Times New Roman" w:cs="Times New Roman"/>
          <w:b/>
          <w:sz w:val="24"/>
          <w:szCs w:val="24"/>
        </w:rPr>
        <w:t xml:space="preserve"> </w:t>
      </w:r>
    </w:p>
    <w:p w:rsidR="000B7224" w:rsidRDefault="000B7224" w:rsidP="00D94122">
      <w:pPr>
        <w:jc w:val="both"/>
        <w:rPr>
          <w:rFonts w:ascii="Times New Roman" w:hAnsi="Times New Roman" w:cs="Times New Roman"/>
          <w:sz w:val="24"/>
          <w:szCs w:val="24"/>
        </w:rPr>
      </w:pPr>
      <w:r w:rsidRPr="000B7224">
        <w:rPr>
          <w:rFonts w:ascii="Times New Roman" w:hAnsi="Times New Roman" w:cs="Times New Roman"/>
          <w:sz w:val="24"/>
          <w:szCs w:val="24"/>
        </w:rPr>
        <w:t xml:space="preserve">In this section the tensile strain values measured in the full scale experiments are compared to the predicted tensile strain capacity values according to the CSA code </w:t>
      </w:r>
      <w:r w:rsidRPr="000B7224">
        <w:rPr>
          <w:rFonts w:ascii="Times New Roman" w:hAnsi="Times New Roman" w:cs="Times New Roman"/>
          <w:sz w:val="24"/>
          <w:szCs w:val="24"/>
        </w:rPr>
        <w:fldChar w:fldCharType="begin"/>
      </w:r>
      <w:r w:rsidRPr="000B7224">
        <w:rPr>
          <w:rFonts w:ascii="Times New Roman" w:hAnsi="Times New Roman" w:cs="Times New Roman"/>
          <w:sz w:val="24"/>
          <w:szCs w:val="24"/>
        </w:rPr>
        <w:instrText xml:space="preserve"> REF csa \h  \* MERGEFORMAT </w:instrText>
      </w:r>
      <w:r w:rsidRPr="000B7224">
        <w:rPr>
          <w:rFonts w:ascii="Times New Roman" w:hAnsi="Times New Roman" w:cs="Times New Roman"/>
          <w:sz w:val="24"/>
          <w:szCs w:val="24"/>
        </w:rPr>
      </w:r>
      <w:r w:rsidRPr="000B7224">
        <w:rPr>
          <w:rFonts w:ascii="Times New Roman" w:hAnsi="Times New Roman" w:cs="Times New Roman"/>
          <w:sz w:val="24"/>
          <w:szCs w:val="24"/>
        </w:rPr>
        <w:fldChar w:fldCharType="separate"/>
      </w:r>
      <w:ins w:id="388" w:author="Samer Adeeb" w:date="2014-07-20T19:44:00Z">
        <w:r w:rsidR="0076245A">
          <w:rPr>
            <w:rFonts w:ascii="Times New Roman" w:hAnsi="Times New Roman" w:cs="Times New Roman"/>
            <w:sz w:val="24"/>
            <w:szCs w:val="24"/>
          </w:rPr>
          <w:t>[23</w:t>
        </w:r>
        <w:r w:rsidR="0076245A" w:rsidRPr="00301E41">
          <w:rPr>
            <w:rFonts w:ascii="Times New Roman" w:hAnsi="Times New Roman" w:cs="Times New Roman"/>
            <w:sz w:val="24"/>
            <w:szCs w:val="24"/>
          </w:rPr>
          <w:t>]</w:t>
        </w:r>
      </w:ins>
      <w:del w:id="389" w:author="Samer Adeeb" w:date="2014-07-20T19:44:00Z">
        <w:r w:rsidR="006F04A9" w:rsidDel="0076245A">
          <w:rPr>
            <w:rFonts w:ascii="Times New Roman" w:hAnsi="Times New Roman" w:cs="Times New Roman"/>
            <w:sz w:val="24"/>
            <w:szCs w:val="24"/>
          </w:rPr>
          <w:delText>[23</w:delText>
        </w:r>
        <w:r w:rsidR="006F04A9" w:rsidRPr="00301E41" w:rsidDel="0076245A">
          <w:rPr>
            <w:rFonts w:ascii="Times New Roman" w:hAnsi="Times New Roman" w:cs="Times New Roman"/>
            <w:sz w:val="24"/>
            <w:szCs w:val="24"/>
          </w:rPr>
          <w:delText>]</w:delText>
        </w:r>
      </w:del>
      <w:r w:rsidRPr="000B7224">
        <w:rPr>
          <w:rFonts w:ascii="Times New Roman" w:hAnsi="Times New Roman" w:cs="Times New Roman"/>
          <w:sz w:val="24"/>
          <w:szCs w:val="24"/>
        </w:rPr>
        <w:fldChar w:fldCharType="end"/>
      </w:r>
      <w:r w:rsidRPr="000B7224">
        <w:rPr>
          <w:rFonts w:ascii="Times New Roman" w:hAnsi="Times New Roman" w:cs="Times New Roman"/>
          <w:sz w:val="24"/>
          <w:szCs w:val="24"/>
        </w:rPr>
        <w:t xml:space="preserve"> and the equations proposed in the PRCI report </w:t>
      </w:r>
      <w:r w:rsidRPr="000B7224">
        <w:rPr>
          <w:rFonts w:ascii="Times New Roman" w:hAnsi="Times New Roman" w:cs="Times New Roman"/>
          <w:sz w:val="24"/>
          <w:szCs w:val="24"/>
        </w:rPr>
        <w:fldChar w:fldCharType="begin"/>
      </w:r>
      <w:r w:rsidRPr="000B7224">
        <w:rPr>
          <w:rFonts w:ascii="Times New Roman" w:hAnsi="Times New Roman" w:cs="Times New Roman"/>
          <w:sz w:val="24"/>
          <w:szCs w:val="24"/>
        </w:rPr>
        <w:instrText xml:space="preserve"> REF prci \h  \* MERGEFORMAT </w:instrText>
      </w:r>
      <w:r w:rsidRPr="000B7224">
        <w:rPr>
          <w:rFonts w:ascii="Times New Roman" w:hAnsi="Times New Roman" w:cs="Times New Roman"/>
          <w:sz w:val="24"/>
          <w:szCs w:val="24"/>
        </w:rPr>
      </w:r>
      <w:r w:rsidRPr="000B7224">
        <w:rPr>
          <w:rFonts w:ascii="Times New Roman" w:hAnsi="Times New Roman" w:cs="Times New Roman"/>
          <w:sz w:val="24"/>
          <w:szCs w:val="24"/>
        </w:rPr>
        <w:fldChar w:fldCharType="separate"/>
      </w:r>
      <w:ins w:id="390" w:author="Samer Adeeb" w:date="2014-07-20T19:44:00Z">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ins>
      <w:del w:id="391" w:author="Samer Adeeb" w:date="2014-07-20T19:44:00Z">
        <w:r w:rsidR="006F04A9" w:rsidDel="0076245A">
          <w:rPr>
            <w:rFonts w:ascii="Times New Roman" w:hAnsi="Times New Roman" w:cs="Times New Roman"/>
            <w:sz w:val="24"/>
            <w:szCs w:val="24"/>
          </w:rPr>
          <w:delText>[24</w:delText>
        </w:r>
        <w:r w:rsidR="006F04A9" w:rsidRPr="00CB2CBB" w:rsidDel="0076245A">
          <w:rPr>
            <w:rFonts w:ascii="Times New Roman" w:hAnsi="Times New Roman" w:cs="Times New Roman"/>
            <w:sz w:val="24"/>
            <w:szCs w:val="24"/>
          </w:rPr>
          <w:delText>]</w:delText>
        </w:r>
      </w:del>
      <w:r w:rsidRPr="000B7224">
        <w:rPr>
          <w:rFonts w:ascii="Times New Roman" w:hAnsi="Times New Roman" w:cs="Times New Roman"/>
          <w:sz w:val="24"/>
          <w:szCs w:val="24"/>
        </w:rPr>
        <w:fldChar w:fldCharType="end"/>
      </w:r>
      <w:r>
        <w:rPr>
          <w:rFonts w:ascii="Times New Roman" w:hAnsi="Times New Roman" w:cs="Times New Roman"/>
          <w:sz w:val="24"/>
          <w:szCs w:val="24"/>
        </w:rPr>
        <w:t xml:space="preserve">. </w:t>
      </w:r>
    </w:p>
    <w:p w:rsidR="0001390B" w:rsidRDefault="0001390B" w:rsidP="00D94122">
      <w:pPr>
        <w:jc w:val="both"/>
        <w:rPr>
          <w:rFonts w:ascii="Times New Roman" w:hAnsi="Times New Roman" w:cs="Times New Roman"/>
          <w:b/>
          <w:sz w:val="24"/>
          <w:szCs w:val="24"/>
        </w:rPr>
      </w:pPr>
      <w:r w:rsidRPr="0001390B">
        <w:rPr>
          <w:rFonts w:ascii="Times New Roman" w:hAnsi="Times New Roman" w:cs="Times New Roman"/>
          <w:b/>
          <w:sz w:val="24"/>
          <w:szCs w:val="24"/>
        </w:rPr>
        <w:t>Comparison with the CSA code</w:t>
      </w:r>
    </w:p>
    <w:p w:rsidR="00F02801" w:rsidRDefault="0001390B" w:rsidP="00D94122">
      <w:pPr>
        <w:jc w:val="both"/>
        <w:rPr>
          <w:rFonts w:ascii="Times New Roman" w:eastAsiaTheme="minorEastAsia" w:hAnsi="Times New Roman" w:cs="Times New Roman"/>
          <w:sz w:val="24"/>
          <w:szCs w:val="24"/>
        </w:rPr>
      </w:pPr>
      <w:r w:rsidRPr="0001390B">
        <w:rPr>
          <w:rFonts w:ascii="Times New Roman" w:hAnsi="Times New Roman" w:cs="Times New Roman"/>
          <w:sz w:val="24"/>
          <w:szCs w:val="24"/>
        </w:rPr>
        <w:t>According to CSA Z662-11</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csa \h </w:instrText>
      </w:r>
      <w:r>
        <w:rPr>
          <w:rFonts w:ascii="Times New Roman" w:hAnsi="Times New Roman" w:cs="Times New Roman"/>
          <w:b/>
          <w:sz w:val="24"/>
          <w:szCs w:val="24"/>
        </w:rPr>
      </w:r>
      <w:r>
        <w:rPr>
          <w:rFonts w:ascii="Times New Roman" w:hAnsi="Times New Roman" w:cs="Times New Roman"/>
          <w:b/>
          <w:sz w:val="24"/>
          <w:szCs w:val="24"/>
        </w:rPr>
        <w:fldChar w:fldCharType="separate"/>
      </w:r>
      <w:ins w:id="392" w:author="Samer Adeeb" w:date="2014-07-20T19:44:00Z">
        <w:r w:rsidR="0076245A">
          <w:rPr>
            <w:rFonts w:ascii="Times New Roman" w:hAnsi="Times New Roman" w:cs="Times New Roman"/>
            <w:sz w:val="24"/>
            <w:szCs w:val="24"/>
          </w:rPr>
          <w:t>[23</w:t>
        </w:r>
        <w:r w:rsidR="0076245A" w:rsidRPr="00301E41">
          <w:rPr>
            <w:rFonts w:ascii="Times New Roman" w:hAnsi="Times New Roman" w:cs="Times New Roman"/>
            <w:sz w:val="24"/>
            <w:szCs w:val="24"/>
          </w:rPr>
          <w:t>]</w:t>
        </w:r>
      </w:ins>
      <w:del w:id="393" w:author="Samer Adeeb" w:date="2014-07-20T19:44:00Z">
        <w:r w:rsidDel="0076245A">
          <w:rPr>
            <w:rFonts w:ascii="Times New Roman" w:hAnsi="Times New Roman" w:cs="Times New Roman"/>
            <w:sz w:val="24"/>
            <w:szCs w:val="24"/>
          </w:rPr>
          <w:delText>[23</w:delText>
        </w:r>
        <w:r w:rsidRPr="00301E41" w:rsidDel="0076245A">
          <w:rPr>
            <w:rFonts w:ascii="Times New Roman" w:hAnsi="Times New Roman" w:cs="Times New Roman"/>
            <w:sz w:val="24"/>
            <w:szCs w:val="24"/>
          </w:rPr>
          <w:delText>]</w:delText>
        </w:r>
      </w:del>
      <w:r>
        <w:rPr>
          <w:rFonts w:ascii="Times New Roman" w:hAnsi="Times New Roman" w:cs="Times New Roman"/>
          <w:b/>
          <w:sz w:val="24"/>
          <w:szCs w:val="24"/>
        </w:rPr>
        <w:fldChar w:fldCharType="end"/>
      </w:r>
      <w:r w:rsidRPr="0001390B">
        <w:rPr>
          <w:rFonts w:ascii="Times New Roman" w:hAnsi="Times New Roman" w:cs="Times New Roman"/>
          <w:sz w:val="24"/>
          <w:szCs w:val="24"/>
        </w:rPr>
        <w:t xml:space="preserve">, in case of surface defects the tensile strain capacity </w:t>
      </w:r>
      <w:r>
        <w:rPr>
          <w:rFonts w:ascii="Times New Roman" w:hAnsi="Times New Roman" w:cs="Times New Roman"/>
          <w:sz w:val="24"/>
          <w:szCs w:val="24"/>
        </w:rPr>
        <w:t>can be predicted as a function of defect height to pipe wall thickness ratio (</w:t>
      </w:r>
      <m:oMath>
        <m:r>
          <w:rPr>
            <w:rFonts w:ascii="Cambria Math" w:hAnsi="Cambria Math" w:cs="Times New Roman"/>
            <w:sz w:val="24"/>
            <w:szCs w:val="24"/>
          </w:rPr>
          <m:t>η</m:t>
        </m:r>
      </m:oMath>
      <w:r>
        <w:rPr>
          <w:rFonts w:ascii="Times New Roman" w:hAnsi="Times New Roman" w:cs="Times New Roman"/>
          <w:sz w:val="24"/>
          <w:szCs w:val="24"/>
        </w:rPr>
        <w:t>), defect length to pipe wall thickness ratio (</w:t>
      </w:r>
      <m:oMath>
        <m:r>
          <w:rPr>
            <w:rFonts w:ascii="Cambria Math" w:hAnsi="Cambria Math" w:cs="Times New Roman"/>
            <w:sz w:val="24"/>
            <w:szCs w:val="24"/>
          </w:rPr>
          <m:t>ξ</m:t>
        </m:r>
      </m:oMath>
      <w:r>
        <w:rPr>
          <w:rFonts w:ascii="Times New Roman" w:hAnsi="Times New Roman" w:cs="Times New Roman"/>
          <w:sz w:val="24"/>
          <w:szCs w:val="24"/>
        </w:rPr>
        <w:t>), Y/T ratio of the pipe base metal (</w:t>
      </w:r>
      <m:oMath>
        <m:r>
          <w:rPr>
            <w:rFonts w:ascii="Cambria Math" w:hAnsi="Cambria Math" w:cs="Times New Roman"/>
            <w:sz w:val="24"/>
            <w:szCs w:val="24"/>
          </w:rPr>
          <m:t>λ</m:t>
        </m:r>
      </m:oMath>
      <w:r>
        <w:rPr>
          <w:rFonts w:ascii="Times New Roman" w:hAnsi="Times New Roman" w:cs="Times New Roman"/>
          <w:sz w:val="24"/>
          <w:szCs w:val="24"/>
        </w:rPr>
        <w:t>) and the CTOD toughness of the pipe base metal (</w:t>
      </w:r>
      <m:oMath>
        <m:r>
          <w:rPr>
            <w:rFonts w:ascii="Cambria Math" w:hAnsi="Cambria Math" w:cs="Times New Roman"/>
            <w:sz w:val="24"/>
            <w:szCs w:val="24"/>
          </w:rPr>
          <m:t>δ</m:t>
        </m:r>
      </m:oMath>
      <w:r>
        <w:rPr>
          <w:rFonts w:ascii="Times New Roman" w:hAnsi="Times New Roman" w:cs="Times New Roman"/>
          <w:sz w:val="24"/>
          <w:szCs w:val="24"/>
        </w:rPr>
        <w:t>)</w:t>
      </w:r>
      <w:r w:rsidR="00640C97">
        <w:rPr>
          <w:rFonts w:ascii="Times New Roman" w:hAnsi="Times New Roman" w:cs="Times New Roman"/>
          <w:sz w:val="24"/>
          <w:szCs w:val="24"/>
        </w:rPr>
        <w:t xml:space="preserve"> using Eq. (1)</w:t>
      </w:r>
      <w:r>
        <w:rPr>
          <w:rFonts w:ascii="Times New Roman" w:hAnsi="Times New Roman" w:cs="Times New Roman"/>
          <w:sz w:val="24"/>
          <w:szCs w:val="24"/>
        </w:rPr>
        <w:t>.</w:t>
      </w:r>
      <w:r w:rsidR="00640C97">
        <w:rPr>
          <w:rFonts w:ascii="Times New Roman" w:hAnsi="Times New Roman" w:cs="Times New Roman"/>
          <w:sz w:val="24"/>
          <w:szCs w:val="24"/>
        </w:rPr>
        <w:t xml:space="preserve"> The Y/T ratio of the pipe base metal is calculated from the results of the small scale </w:t>
      </w:r>
      <w:r w:rsidR="00F15D45">
        <w:rPr>
          <w:rFonts w:ascii="Times New Roman" w:hAnsi="Times New Roman" w:cs="Times New Roman"/>
          <w:sz w:val="24"/>
          <w:szCs w:val="24"/>
        </w:rPr>
        <w:t>uniaxial tension</w:t>
      </w:r>
      <w:r w:rsidR="00640C97">
        <w:rPr>
          <w:rFonts w:ascii="Times New Roman" w:hAnsi="Times New Roman" w:cs="Times New Roman"/>
          <w:sz w:val="24"/>
          <w:szCs w:val="24"/>
        </w:rPr>
        <w:t xml:space="preserve"> tests as 0.81. For </w:t>
      </w:r>
      <m:oMath>
        <m:r>
          <w:rPr>
            <w:rFonts w:ascii="Cambria Math" w:hAnsi="Cambria Math" w:cs="Times New Roman"/>
            <w:sz w:val="24"/>
            <w:szCs w:val="24"/>
          </w:rPr>
          <m:t>ξ</m:t>
        </m:r>
      </m:oMath>
      <w:r w:rsidR="00640C97">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sidR="00640C97">
        <w:rPr>
          <w:rFonts w:ascii="Times New Roman" w:eastAsiaTheme="minorEastAsia" w:hAnsi="Times New Roman" w:cs="Times New Roman"/>
          <w:sz w:val="24"/>
          <w:szCs w:val="24"/>
        </w:rPr>
        <w:t xml:space="preserve"> the values in </w:t>
      </w:r>
      <w:r w:rsidR="00640C97">
        <w:rPr>
          <w:rFonts w:ascii="Times New Roman" w:eastAsiaTheme="minorEastAsia" w:hAnsi="Times New Roman" w:cs="Times New Roman"/>
          <w:sz w:val="24"/>
          <w:szCs w:val="24"/>
        </w:rPr>
        <w:fldChar w:fldCharType="begin"/>
      </w:r>
      <w:r w:rsidR="00640C97">
        <w:rPr>
          <w:rFonts w:ascii="Times New Roman" w:eastAsiaTheme="minorEastAsia" w:hAnsi="Times New Roman" w:cs="Times New Roman"/>
          <w:sz w:val="24"/>
          <w:szCs w:val="24"/>
        </w:rPr>
        <w:instrText xml:space="preserve"> REF _Ref388206554 \h </w:instrText>
      </w:r>
      <w:r w:rsidR="00640C97">
        <w:rPr>
          <w:rFonts w:ascii="Times New Roman" w:eastAsiaTheme="minorEastAsia" w:hAnsi="Times New Roman" w:cs="Times New Roman"/>
          <w:sz w:val="24"/>
          <w:szCs w:val="24"/>
        </w:rPr>
      </w:r>
      <w:r w:rsidR="00640C97">
        <w:rPr>
          <w:rFonts w:ascii="Times New Roman" w:eastAsiaTheme="minorEastAsia" w:hAnsi="Times New Roman" w:cs="Times New Roman"/>
          <w:sz w:val="24"/>
          <w:szCs w:val="24"/>
        </w:rPr>
        <w:fldChar w:fldCharType="separate"/>
      </w:r>
      <w:ins w:id="394" w:author="Samer Adeeb" w:date="2014-07-20T19:44:00Z">
        <w:r w:rsidR="0076245A" w:rsidRPr="00DC640F">
          <w:rPr>
            <w:rFonts w:ascii="Times New Roman" w:hAnsi="Times New Roman" w:cs="Times New Roman"/>
            <w:sz w:val="24"/>
            <w:szCs w:val="24"/>
          </w:rPr>
          <w:t xml:space="preserve">Table </w:t>
        </w:r>
        <w:r w:rsidR="0076245A">
          <w:rPr>
            <w:rFonts w:ascii="Times New Roman" w:hAnsi="Times New Roman" w:cs="Times New Roman"/>
            <w:noProof/>
            <w:sz w:val="24"/>
            <w:szCs w:val="24"/>
          </w:rPr>
          <w:t>3</w:t>
        </w:r>
      </w:ins>
      <w:del w:id="395" w:author="Samer Adeeb" w:date="2014-07-20T19:44:00Z">
        <w:r w:rsidR="00640C97" w:rsidRPr="00DC640F" w:rsidDel="0076245A">
          <w:rPr>
            <w:rFonts w:ascii="Times New Roman" w:hAnsi="Times New Roman" w:cs="Times New Roman"/>
            <w:sz w:val="24"/>
            <w:szCs w:val="24"/>
          </w:rPr>
          <w:delText xml:space="preserve">Table </w:delText>
        </w:r>
        <w:r w:rsidR="00640C97" w:rsidDel="0076245A">
          <w:rPr>
            <w:rFonts w:ascii="Times New Roman" w:hAnsi="Times New Roman" w:cs="Times New Roman"/>
            <w:noProof/>
            <w:sz w:val="24"/>
            <w:szCs w:val="24"/>
          </w:rPr>
          <w:delText>3</w:delText>
        </w:r>
      </w:del>
      <w:r w:rsidR="00640C97">
        <w:rPr>
          <w:rFonts w:ascii="Times New Roman" w:eastAsiaTheme="minorEastAsia" w:hAnsi="Times New Roman" w:cs="Times New Roman"/>
          <w:sz w:val="24"/>
          <w:szCs w:val="24"/>
        </w:rPr>
        <w:fldChar w:fldCharType="end"/>
      </w:r>
      <w:r w:rsidR="00F15D45">
        <w:rPr>
          <w:rFonts w:ascii="Times New Roman" w:eastAsiaTheme="minorEastAsia" w:hAnsi="Times New Roman" w:cs="Times New Roman"/>
          <w:sz w:val="24"/>
          <w:szCs w:val="24"/>
        </w:rPr>
        <w:t xml:space="preserve"> are used.</w:t>
      </w:r>
      <w:r w:rsidR="00041D34">
        <w:rPr>
          <w:rFonts w:ascii="Times New Roman" w:eastAsiaTheme="minorEastAsia" w:hAnsi="Times New Roman" w:cs="Times New Roman"/>
          <w:sz w:val="24"/>
          <w:szCs w:val="24"/>
        </w:rPr>
        <w:t xml:space="preserve"> The CTOD toughness of a material is usually obtained from SENB test results. However in this research project</w:t>
      </w:r>
      <w:r w:rsidR="00F15D45">
        <w:rPr>
          <w:rFonts w:ascii="Times New Roman" w:eastAsiaTheme="minorEastAsia" w:hAnsi="Times New Roman" w:cs="Times New Roman"/>
          <w:sz w:val="24"/>
          <w:szCs w:val="24"/>
        </w:rPr>
        <w:t xml:space="preserve"> </w:t>
      </w:r>
      <w:r w:rsidR="00640C97">
        <w:rPr>
          <w:rFonts w:ascii="Times New Roman" w:eastAsiaTheme="minorEastAsia" w:hAnsi="Times New Roman" w:cs="Times New Roman"/>
          <w:sz w:val="24"/>
          <w:szCs w:val="24"/>
        </w:rPr>
        <w:t>the material toughness of the pipe base metal</w:t>
      </w:r>
      <w:r w:rsidR="00041D34">
        <w:rPr>
          <w:rFonts w:ascii="Times New Roman" w:eastAsiaTheme="minorEastAsia" w:hAnsi="Times New Roman" w:cs="Times New Roman"/>
          <w:sz w:val="24"/>
          <w:szCs w:val="24"/>
        </w:rPr>
        <w:t xml:space="preserve"> is determined based on</w:t>
      </w:r>
      <w:r w:rsidR="00640C97">
        <w:rPr>
          <w:rFonts w:ascii="Times New Roman" w:eastAsiaTheme="minorEastAsia" w:hAnsi="Times New Roman" w:cs="Times New Roman"/>
          <w:sz w:val="24"/>
          <w:szCs w:val="24"/>
        </w:rPr>
        <w:t xml:space="preserve"> </w:t>
      </w:r>
      <w:proofErr w:type="spellStart"/>
      <w:r w:rsidR="00640C97">
        <w:rPr>
          <w:rFonts w:ascii="Times New Roman" w:eastAsiaTheme="minorEastAsia" w:hAnsi="Times New Roman" w:cs="Times New Roman"/>
          <w:sz w:val="24"/>
          <w:szCs w:val="24"/>
        </w:rPr>
        <w:t>Charpy</w:t>
      </w:r>
      <w:proofErr w:type="spellEnd"/>
      <w:r w:rsidR="00640C97">
        <w:rPr>
          <w:rFonts w:ascii="Times New Roman" w:eastAsiaTheme="minorEastAsia" w:hAnsi="Times New Roman" w:cs="Times New Roman"/>
          <w:sz w:val="24"/>
          <w:szCs w:val="24"/>
        </w:rPr>
        <w:t xml:space="preserve"> impact tests </w:t>
      </w:r>
      <w:r w:rsidR="00F15D45">
        <w:rPr>
          <w:rFonts w:ascii="Times New Roman" w:eastAsiaTheme="minorEastAsia" w:hAnsi="Times New Roman" w:cs="Times New Roman"/>
          <w:sz w:val="24"/>
          <w:szCs w:val="24"/>
        </w:rPr>
        <w:t xml:space="preserve">instead of SENB tests </w:t>
      </w:r>
      <w:r w:rsidR="00F15D45">
        <w:rPr>
          <w:rFonts w:ascii="Times New Roman" w:eastAsiaTheme="minorEastAsia" w:hAnsi="Times New Roman" w:cs="Times New Roman"/>
          <w:sz w:val="24"/>
          <w:szCs w:val="24"/>
        </w:rPr>
        <w:tab/>
        <w:t>due to practical considerations and cost considerations</w:t>
      </w:r>
      <w:r w:rsidR="00640C97">
        <w:rPr>
          <w:rFonts w:ascii="Times New Roman" w:eastAsiaTheme="minorEastAsia" w:hAnsi="Times New Roman" w:cs="Times New Roman"/>
          <w:sz w:val="24"/>
          <w:szCs w:val="24"/>
        </w:rPr>
        <w:t>.</w:t>
      </w:r>
      <w:r w:rsidR="0003299E">
        <w:rPr>
          <w:rFonts w:ascii="Times New Roman" w:eastAsiaTheme="minorEastAsia" w:hAnsi="Times New Roman" w:cs="Times New Roman"/>
          <w:sz w:val="24"/>
          <w:szCs w:val="24"/>
        </w:rPr>
        <w:t xml:space="preserve"> Therefore it is necessary to apply a conversion of the </w:t>
      </w:r>
      <w:proofErr w:type="spellStart"/>
      <w:r w:rsidR="0003299E">
        <w:rPr>
          <w:rFonts w:ascii="Times New Roman" w:eastAsiaTheme="minorEastAsia" w:hAnsi="Times New Roman" w:cs="Times New Roman"/>
          <w:sz w:val="24"/>
          <w:szCs w:val="24"/>
        </w:rPr>
        <w:t>Charpy</w:t>
      </w:r>
      <w:proofErr w:type="spellEnd"/>
      <w:r w:rsidR="0003299E">
        <w:rPr>
          <w:rFonts w:ascii="Times New Roman" w:eastAsiaTheme="minorEastAsia" w:hAnsi="Times New Roman" w:cs="Times New Roman"/>
          <w:sz w:val="24"/>
          <w:szCs w:val="24"/>
        </w:rPr>
        <w:t xml:space="preserve"> test results into the CTOD toughness</w:t>
      </w:r>
      <w:r w:rsidR="00FA071C">
        <w:rPr>
          <w:rFonts w:ascii="Times New Roman" w:eastAsiaTheme="minorEastAsia" w:hAnsi="Times New Roman" w:cs="Times New Roman"/>
          <w:sz w:val="24"/>
          <w:szCs w:val="24"/>
        </w:rPr>
        <w:t xml:space="preserve"> in order to use Eq. (1).</w:t>
      </w:r>
      <w:r w:rsidR="00640C97">
        <w:rPr>
          <w:rFonts w:ascii="Times New Roman" w:eastAsiaTheme="minorEastAsia" w:hAnsi="Times New Roman" w:cs="Times New Roman"/>
          <w:sz w:val="24"/>
          <w:szCs w:val="24"/>
        </w:rPr>
        <w:t xml:space="preserve"> </w:t>
      </w:r>
      <w:r w:rsidR="00F02801">
        <w:rPr>
          <w:rFonts w:ascii="Times New Roman" w:eastAsiaTheme="minorEastAsia" w:hAnsi="Times New Roman" w:cs="Times New Roman"/>
          <w:sz w:val="24"/>
          <w:szCs w:val="24"/>
        </w:rPr>
        <w:t xml:space="preserve">In the first step of this conversion the </w:t>
      </w:r>
      <w:proofErr w:type="spellStart"/>
      <w:r w:rsidR="00F02801">
        <w:rPr>
          <w:rFonts w:ascii="Times New Roman" w:eastAsiaTheme="minorEastAsia" w:hAnsi="Times New Roman" w:cs="Times New Roman"/>
          <w:sz w:val="24"/>
          <w:szCs w:val="24"/>
        </w:rPr>
        <w:t>Charpy</w:t>
      </w:r>
      <w:proofErr w:type="spellEnd"/>
      <w:r w:rsidR="008F446B">
        <w:rPr>
          <w:rFonts w:ascii="Times New Roman" w:eastAsiaTheme="minorEastAsia" w:hAnsi="Times New Roman" w:cs="Times New Roman"/>
          <w:sz w:val="24"/>
          <w:szCs w:val="24"/>
        </w:rPr>
        <w:t xml:space="preserve"> V-Notch</w:t>
      </w:r>
      <w:r w:rsidR="00F02801">
        <w:rPr>
          <w:rFonts w:ascii="Times New Roman" w:eastAsiaTheme="minorEastAsia" w:hAnsi="Times New Roman" w:cs="Times New Roman"/>
          <w:sz w:val="24"/>
          <w:szCs w:val="24"/>
        </w:rPr>
        <w:t xml:space="preserve"> impact energy</w:t>
      </w:r>
      <w:r w:rsidR="008F446B">
        <w:rPr>
          <w:rFonts w:ascii="Times New Roman" w:eastAsiaTheme="minorEastAsia" w:hAnsi="Times New Roman" w:cs="Times New Roman"/>
          <w:sz w:val="24"/>
          <w:szCs w:val="24"/>
        </w:rPr>
        <w:t xml:space="preserve"> (CVN)</w:t>
      </w:r>
      <w:r w:rsidR="00F02801">
        <w:rPr>
          <w:rFonts w:ascii="Times New Roman" w:eastAsiaTheme="minorEastAsia" w:hAnsi="Times New Roman" w:cs="Times New Roman"/>
          <w:sz w:val="24"/>
          <w:szCs w:val="24"/>
        </w:rPr>
        <w:t xml:space="preserve"> is converted into the critical stress intensity factor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F02801">
        <w:rPr>
          <w:rFonts w:ascii="Times New Roman" w:eastAsiaTheme="minorEastAsia" w:hAnsi="Times New Roman" w:cs="Times New Roman"/>
          <w:sz w:val="24"/>
          <w:szCs w:val="24"/>
        </w:rPr>
        <w:t xml:space="preserve"> (</w:t>
      </w:r>
      <w:r w:rsidR="00F02801">
        <w:rPr>
          <w:rFonts w:ascii="Times New Roman" w:eastAsiaTheme="minorEastAsia" w:hAnsi="Times New Roman" w:cs="Times New Roman"/>
          <w:sz w:val="24"/>
          <w:szCs w:val="24"/>
        </w:rPr>
        <w:fldChar w:fldCharType="begin"/>
      </w:r>
      <w:r w:rsidR="00F02801">
        <w:rPr>
          <w:rFonts w:ascii="Times New Roman" w:eastAsiaTheme="minorEastAsia" w:hAnsi="Times New Roman" w:cs="Times New Roman"/>
          <w:sz w:val="24"/>
          <w:szCs w:val="24"/>
        </w:rPr>
        <w:instrText xml:space="preserve"> REF _Ref393130721 \h </w:instrText>
      </w:r>
      <w:r w:rsidR="00F02801">
        <w:rPr>
          <w:rFonts w:ascii="Times New Roman" w:eastAsiaTheme="minorEastAsia" w:hAnsi="Times New Roman" w:cs="Times New Roman"/>
          <w:sz w:val="24"/>
          <w:szCs w:val="24"/>
        </w:rPr>
      </w:r>
      <w:r w:rsidR="00F02801">
        <w:rPr>
          <w:rFonts w:ascii="Times New Roman" w:eastAsiaTheme="minorEastAsia" w:hAnsi="Times New Roman" w:cs="Times New Roman"/>
          <w:sz w:val="24"/>
          <w:szCs w:val="24"/>
        </w:rPr>
        <w:fldChar w:fldCharType="separate"/>
      </w:r>
      <w:ins w:id="396" w:author="Samer Adeeb" w:date="2014-07-20T19:44:00Z">
        <w:r w:rsidR="0076245A" w:rsidRPr="00F02801">
          <w:rPr>
            <w:rFonts w:ascii="Times New Roman" w:hAnsi="Times New Roman" w:cs="Times New Roman"/>
            <w:sz w:val="24"/>
            <w:szCs w:val="24"/>
          </w:rPr>
          <w:t xml:space="preserve">Figure </w:t>
        </w:r>
        <w:r w:rsidR="0076245A">
          <w:rPr>
            <w:rFonts w:ascii="Times New Roman" w:hAnsi="Times New Roman" w:cs="Times New Roman"/>
            <w:noProof/>
            <w:sz w:val="24"/>
            <w:szCs w:val="24"/>
          </w:rPr>
          <w:t>31</w:t>
        </w:r>
      </w:ins>
      <w:del w:id="397" w:author="Samer Adeeb" w:date="2014-07-20T19:44:00Z">
        <w:r w:rsidR="00F02801" w:rsidRPr="00F02801" w:rsidDel="0076245A">
          <w:rPr>
            <w:rFonts w:ascii="Times New Roman" w:hAnsi="Times New Roman" w:cs="Times New Roman"/>
            <w:sz w:val="24"/>
            <w:szCs w:val="24"/>
          </w:rPr>
          <w:delText xml:space="preserve">Figure </w:delText>
        </w:r>
        <w:r w:rsidR="00F02801" w:rsidRPr="00F02801" w:rsidDel="0076245A">
          <w:rPr>
            <w:rFonts w:ascii="Times New Roman" w:hAnsi="Times New Roman" w:cs="Times New Roman"/>
            <w:noProof/>
            <w:sz w:val="24"/>
            <w:szCs w:val="24"/>
          </w:rPr>
          <w:delText>31</w:delText>
        </w:r>
      </w:del>
      <w:r w:rsidR="00F02801">
        <w:rPr>
          <w:rFonts w:ascii="Times New Roman" w:eastAsiaTheme="minorEastAsia" w:hAnsi="Times New Roman" w:cs="Times New Roman"/>
          <w:sz w:val="24"/>
          <w:szCs w:val="24"/>
        </w:rPr>
        <w:fldChar w:fldCharType="end"/>
      </w:r>
      <w:r w:rsidR="00F02801">
        <w:rPr>
          <w:rFonts w:ascii="Times New Roman" w:eastAsiaTheme="minorEastAsia" w:hAnsi="Times New Roman" w:cs="Times New Roman"/>
          <w:sz w:val="24"/>
          <w:szCs w:val="24"/>
        </w:rPr>
        <w:t xml:space="preserve">). </w:t>
      </w:r>
    </w:p>
    <w:p w:rsidR="00F02801" w:rsidRDefault="00F02801" w:rsidP="00F02801">
      <w:pPr>
        <w:keepNext/>
        <w:jc w:val="both"/>
      </w:pPr>
      <w:r>
        <w:rPr>
          <w:rFonts w:ascii="Times New Roman" w:eastAsiaTheme="minorEastAsia" w:hAnsi="Times New Roman" w:cs="Times New Roman"/>
          <w:noProof/>
          <w:sz w:val="24"/>
          <w:szCs w:val="24"/>
          <w:lang w:eastAsia="en-CA"/>
        </w:rPr>
        <mc:AlternateContent>
          <mc:Choice Requires="wpc">
            <w:drawing>
              <wp:inline distT="0" distB="0" distL="0" distR="0" wp14:anchorId="6CF070B4" wp14:editId="5F208A92">
                <wp:extent cx="5486400" cy="1485900"/>
                <wp:effectExtent l="0" t="0" r="0" b="0"/>
                <wp:docPr id="650" name="Canvas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72" name="Text Box 672"/>
                        <wps:cNvSpPr txBox="1"/>
                        <wps:spPr>
                          <a:xfrm>
                            <a:off x="552450" y="762001"/>
                            <a:ext cx="1152525" cy="5429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245A" w:rsidRPr="008F446B" w:rsidRDefault="0076245A" w:rsidP="00F02801">
                              <w:pPr>
                                <w:jc w:val="center"/>
                                <w:rPr>
                                  <w:rFonts w:ascii="Times New Roman" w:hAnsi="Times New Roman" w:cs="Times New Roman"/>
                                  <w:sz w:val="32"/>
                                  <w:szCs w:val="32"/>
                                </w:rPr>
                              </w:pPr>
                              <w:r w:rsidRPr="008F446B">
                                <w:rPr>
                                  <w:rFonts w:ascii="Times New Roman" w:hAnsi="Times New Roman" w:cs="Times New Roman"/>
                                  <w:sz w:val="32"/>
                                  <w:szCs w:val="32"/>
                                </w:rPr>
                                <w:t>CVN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0" name="Straight Arrow Connector 710"/>
                        <wps:cNvCnPr/>
                        <wps:spPr>
                          <a:xfrm>
                            <a:off x="1704975" y="1038226"/>
                            <a:ext cx="6191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0" name="Text Box 672"/>
                        <wps:cNvSpPr txBox="1"/>
                        <wps:spPr>
                          <a:xfrm>
                            <a:off x="2332651" y="762001"/>
                            <a:ext cx="610574" cy="5429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245A" w:rsidRPr="00F02801" w:rsidRDefault="0076245A" w:rsidP="00F02801">
                              <w:pPr>
                                <w:pStyle w:val="NormalWeb"/>
                                <w:spacing w:before="0" w:beforeAutospacing="0" w:after="200" w:afterAutospacing="0" w:line="276" w:lineRule="auto"/>
                                <w:jc w:val="center"/>
                                <w:rPr>
                                  <w:rFonts w:ascii="Cambria Math" w:hAnsi="Cambria Math"/>
                                  <w:sz w:val="32"/>
                                  <w:szCs w:val="32"/>
                                  <w:oMath/>
                                </w:rPr>
                              </w:pPr>
                              <m:oMathPara>
                                <m:oMath>
                                  <m:sSub>
                                    <m:sSubPr>
                                      <m:ctrlPr>
                                        <w:rPr>
                                          <w:rFonts w:ascii="Cambria Math" w:eastAsia="Calibri" w:hAnsi="Cambria Math"/>
                                          <w:i/>
                                          <w:sz w:val="32"/>
                                          <w:szCs w:val="32"/>
                                        </w:rPr>
                                      </m:ctrlPr>
                                    </m:sSubPr>
                                    <m:e>
                                      <m:r>
                                        <w:rPr>
                                          <w:rFonts w:ascii="Cambria Math" w:eastAsia="Calibri" w:hAnsi="Cambria Math"/>
                                          <w:sz w:val="32"/>
                                          <w:szCs w:val="32"/>
                                        </w:rPr>
                                        <m:t>K</m:t>
                                      </m:r>
                                    </m:e>
                                    <m:sub>
                                      <m:r>
                                        <w:rPr>
                                          <w:rFonts w:ascii="Cambria Math" w:eastAsia="Calibri" w:hAnsi="Cambria Math"/>
                                          <w:sz w:val="32"/>
                                          <w:szCs w:val="32"/>
                                        </w:rPr>
                                        <m:t>IC</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Straight Arrow Connector 161"/>
                        <wps:cNvCnPr/>
                        <wps:spPr>
                          <a:xfrm>
                            <a:off x="2943225" y="1038226"/>
                            <a:ext cx="619125" cy="0"/>
                          </a:xfrm>
                          <a:prstGeom prst="straightConnector1">
                            <a:avLst/>
                          </a:prstGeom>
                          <a:noFill/>
                          <a:ln w="9525" cap="flat" cmpd="sng" algn="ctr">
                            <a:solidFill>
                              <a:srgbClr val="4F81BD">
                                <a:shade val="95000"/>
                                <a:satMod val="105000"/>
                              </a:srgbClr>
                            </a:solidFill>
                            <a:prstDash val="solid"/>
                            <a:tailEnd type="arrow"/>
                          </a:ln>
                          <a:effectLst/>
                        </wps:spPr>
                        <wps:style>
                          <a:lnRef idx="1">
                            <a:schemeClr val="accent1"/>
                          </a:lnRef>
                          <a:fillRef idx="0">
                            <a:schemeClr val="accent1"/>
                          </a:fillRef>
                          <a:effectRef idx="0">
                            <a:schemeClr val="accent1"/>
                          </a:effectRef>
                          <a:fontRef idx="minor">
                            <a:schemeClr val="tx1"/>
                          </a:fontRef>
                        </wps:style>
                        <wps:bodyPr/>
                      </wps:wsp>
                      <wps:wsp>
                        <wps:cNvPr id="162" name="Text Box 672"/>
                        <wps:cNvSpPr txBox="1"/>
                        <wps:spPr>
                          <a:xfrm>
                            <a:off x="3589950" y="762001"/>
                            <a:ext cx="1152525" cy="5429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245A" w:rsidRDefault="0076245A" w:rsidP="00F02801">
                              <w:pPr>
                                <w:pStyle w:val="NormalWeb"/>
                                <w:spacing w:before="0" w:beforeAutospacing="0" w:after="200" w:afterAutospacing="0" w:line="276" w:lineRule="auto"/>
                                <w:jc w:val="center"/>
                              </w:pPr>
                              <w:r>
                                <w:rPr>
                                  <w:rFonts w:eastAsia="Calibri"/>
                                </w:rPr>
                                <w:t>CTOD toughness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3" name="Straight Arrow Connector 713"/>
                        <wps:cNvCnPr/>
                        <wps:spPr>
                          <a:xfrm>
                            <a:off x="3209925" y="590550"/>
                            <a:ext cx="0" cy="44767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37" name="Text Box 737"/>
                        <wps:cNvSpPr txBox="1"/>
                        <wps:spPr>
                          <a:xfrm>
                            <a:off x="2657475" y="76200"/>
                            <a:ext cx="1114425" cy="514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6245A" w:rsidRPr="00127526" w:rsidRDefault="0076245A" w:rsidP="00127526">
                              <w:pPr>
                                <w:jc w:val="center"/>
                                <w:rPr>
                                  <w:sz w:val="24"/>
                                  <w:szCs w:val="24"/>
                                </w:rPr>
                              </w:pPr>
                              <w:r w:rsidRPr="00127526">
                                <w:rPr>
                                  <w:sz w:val="24"/>
                                  <w:szCs w:val="24"/>
                                </w:rPr>
                                <w:t>CSA requirement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650" o:spid="_x0000_s1144" editas="canvas" style="width:6in;height:117pt;mso-position-horizontal-relative:char;mso-position-vertical-relative:line" coordsize="54864,14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5" type="#_x0000_t75" style="position:absolute;width:54864;height:14859;visibility:visible;mso-wrap-style:square">
                  <v:fill o:detectmouseclick="t"/>
                  <v:path o:connecttype="none"/>
                </v:shape>
                <v:shape id="Text Box 672" o:spid="_x0000_s1146" type="#_x0000_t202" style="position:absolute;left:5524;top:7620;width:11525;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UKpcMA&#10;AADcAAAADwAAAGRycy9kb3ducmV2LnhtbESPQWsCMRSE74X+h/AKvdVsPeh2NYotthQ8VYvnx+aZ&#10;BDcvS5Ku23/fCEKPw8x8wyzXo+/EQDG5wAqeJxUI4jZox0bB9+H9qQaRMrLGLjAp+KUE69X93RIb&#10;HS78RcM+G1EgnBpUYHPuGylTa8ljmoSeuHinED3mIqOROuKlwH0np1U1kx4dlwWLPb1Zas/7H69g&#10;+2peTFtjtNtaOzeMx9POfCj1+DBuFiAyjfk/fGt/agWz+RSuZ8oR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UKpcMAAADcAAAADwAAAAAAAAAAAAAAAACYAgAAZHJzL2Rv&#10;d25yZXYueG1sUEsFBgAAAAAEAAQA9QAAAIgDAAAAAA==&#10;" fillcolor="white [3201]" strokeweight=".5pt">
                  <v:textbox>
                    <w:txbxContent>
                      <w:p w:rsidR="0076245A" w:rsidRPr="008F446B" w:rsidRDefault="0076245A" w:rsidP="00F02801">
                        <w:pPr>
                          <w:jc w:val="center"/>
                          <w:rPr>
                            <w:rFonts w:ascii="Times New Roman" w:hAnsi="Times New Roman" w:cs="Times New Roman"/>
                            <w:sz w:val="32"/>
                            <w:szCs w:val="32"/>
                          </w:rPr>
                        </w:pPr>
                        <w:r w:rsidRPr="008F446B">
                          <w:rPr>
                            <w:rFonts w:ascii="Times New Roman" w:hAnsi="Times New Roman" w:cs="Times New Roman"/>
                            <w:sz w:val="32"/>
                            <w:szCs w:val="32"/>
                          </w:rPr>
                          <w:t>CVN</w:t>
                        </w:r>
                      </w:p>
                    </w:txbxContent>
                  </v:textbox>
                </v:shape>
                <v:shape id="Straight Arrow Connector 710" o:spid="_x0000_s1147" type="#_x0000_t32" style="position:absolute;left:17049;top:10382;width:619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hrP8AAAADcAAAADwAAAGRycy9kb3ducmV2LnhtbERPTYvCMBC9C/6HMII3m6p0t1SjiFD0&#10;qquwe5ttxrbYTEqTav335rCwx8f7Xm8H04gHda62rGAexSCIC6trLhVcvvJZCsJ5ZI2NZVLwIgfb&#10;zXi0xkzbJ5/ocfalCCHsMlRQed9mUrqiIoMusi1x4G62M+gD7EqpO3yGcNPIRRx/SIM1h4YKW9pX&#10;VNzPvVGwvP0Oh9TvZJp/233fJ0lyzX+Umk6G3QqEp8H/i//cR63gcx7mhzPhCMjN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oaz/AAAAA3AAAAA8AAAAAAAAAAAAAAAAA&#10;oQIAAGRycy9kb3ducmV2LnhtbFBLBQYAAAAABAAEAPkAAACOAwAAAAA=&#10;" strokecolor="#4579b8 [3044]">
                  <v:stroke endarrow="open"/>
                </v:shape>
                <v:shape id="Text Box 672" o:spid="_x0000_s1148" type="#_x0000_t202" style="position:absolute;left:23326;top:7620;width:6106;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iMucQA&#10;AADcAAAADwAAAGRycy9kb3ducmV2LnhtbESPQW/CMAyF75P2HyIj7QYpOyAoBISQJu0yTet2gJuV&#10;mDbQOFWTlY5fPx8m7WbrPb/3ebMbQ6sG6pOPbGA+K0AR2+g81wa+Pl+mS1ApIztsI5OBH0qw2z4+&#10;bLB08cYfNFS5VhLCqUQDTc5dqXWyDQVMs9gRi3aOfcAsa19r1+NNwkOrn4tioQN6loYGOzo0ZK/V&#10;dzDg+BjZnvzb3XNl/er+vrzYwZinybhfg8o05n/z3/WrE/yF4MszMoH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ojLnEAAAA3AAAAA8AAAAAAAAAAAAAAAAAmAIAAGRycy9k&#10;b3ducmV2LnhtbFBLBQYAAAAABAAEAPUAAACJAwAAAAA=&#10;" fillcolor="window" strokeweight=".5pt">
                  <v:textbox>
                    <w:txbxContent>
                      <w:p w:rsidR="0076245A" w:rsidRPr="00F02801" w:rsidRDefault="0076245A" w:rsidP="00F02801">
                        <w:pPr>
                          <w:pStyle w:val="NormalWeb"/>
                          <w:spacing w:before="0" w:beforeAutospacing="0" w:after="200" w:afterAutospacing="0" w:line="276" w:lineRule="auto"/>
                          <w:jc w:val="center"/>
                          <w:rPr>
                            <w:rFonts w:ascii="Cambria Math" w:hAnsi="Cambria Math"/>
                            <w:sz w:val="32"/>
                            <w:szCs w:val="32"/>
                            <w:oMath/>
                          </w:rPr>
                        </w:pPr>
                        <m:oMathPara>
                          <m:oMath>
                            <m:sSub>
                              <m:sSubPr>
                                <m:ctrlPr>
                                  <w:rPr>
                                    <w:rFonts w:ascii="Cambria Math" w:eastAsia="Calibri" w:hAnsi="Cambria Math"/>
                                    <w:i/>
                                    <w:sz w:val="32"/>
                                    <w:szCs w:val="32"/>
                                  </w:rPr>
                                </m:ctrlPr>
                              </m:sSubPr>
                              <m:e>
                                <m:r>
                                  <w:rPr>
                                    <w:rFonts w:ascii="Cambria Math" w:eastAsia="Calibri" w:hAnsi="Cambria Math"/>
                                    <w:sz w:val="32"/>
                                    <w:szCs w:val="32"/>
                                  </w:rPr>
                                  <m:t>K</m:t>
                                </m:r>
                              </m:e>
                              <m:sub>
                                <m:r>
                                  <w:rPr>
                                    <w:rFonts w:ascii="Cambria Math" w:eastAsia="Calibri" w:hAnsi="Cambria Math"/>
                                    <w:sz w:val="32"/>
                                    <w:szCs w:val="32"/>
                                  </w:rPr>
                                  <m:t>IC</m:t>
                                </m:r>
                              </m:sub>
                            </m:sSub>
                          </m:oMath>
                        </m:oMathPara>
                      </w:p>
                    </w:txbxContent>
                  </v:textbox>
                </v:shape>
                <v:shape id="Straight Arrow Connector 161" o:spid="_x0000_s1149" type="#_x0000_t32" style="position:absolute;left:29432;top:10382;width:6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OKesMAAADcAAAADwAAAGRycy9kb3ducmV2LnhtbERPTYvCMBC9C/6HMMLeNFVEpBpFRaGX&#10;FdQV9jg2Y1vaTGqT1a6/frMgeJvH+5z5sjWVuFPjCssKhoMIBHFqdcGZgq/Trj8F4TyyxsoyKfgl&#10;B8tFtzPHWNsHH+h+9JkIIexiVJB7X8dSujQng25ga+LAXW1j0AfYZFI3+AjhppKjKJpIgwWHhhxr&#10;2uSUlscfo2CTfCbJejct95fzd7k1z/HtfBgr9dFrVzMQnlr/Fr/ciQ7zJ0P4fyZc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jinrDAAAA3AAAAA8AAAAAAAAAAAAA&#10;AAAAoQIAAGRycy9kb3ducmV2LnhtbFBLBQYAAAAABAAEAPkAAACRAwAAAAA=&#10;" strokecolor="#4a7ebb">
                  <v:stroke endarrow="open"/>
                </v:shape>
                <v:shape id="Text Box 672" o:spid="_x0000_s1150" type="#_x0000_t202" style="position:absolute;left:35899;top:7620;width:11525;height:5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3VcEA&#10;AADcAAAADwAAAGRycy9kb3ducmV2LnhtbERPTWsCMRC9F/ofwhS8dbP1IHY1iggFL6V07UFvQzLu&#10;RjeTZRPX1V/fCIK3ebzPmS8H14ieumA9K/jIchDE2hvLlYK/7df7FESIyAYbz6TgSgGWi9eXORbG&#10;X/iX+jJWIoVwKFBBHWNbSBl0TQ5D5lvixB185zAm2FXSdHhJ4a6R4zyfSIeWU0ONLa1r0qfy7BQY&#10;3nnWe/t9s1xq+3n7mR51r9TobVjNQEQa4lP8cG9Mmj8Zw/2ZdIF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u2t1XBAAAA3AAAAA8AAAAAAAAAAAAAAAAAmAIAAGRycy9kb3du&#10;cmV2LnhtbFBLBQYAAAAABAAEAPUAAACGAwAAAAA=&#10;" fillcolor="window" strokeweight=".5pt">
                  <v:textbox>
                    <w:txbxContent>
                      <w:p w:rsidR="0076245A" w:rsidRDefault="0076245A" w:rsidP="00F02801">
                        <w:pPr>
                          <w:pStyle w:val="NormalWeb"/>
                          <w:spacing w:before="0" w:beforeAutospacing="0" w:after="200" w:afterAutospacing="0" w:line="276" w:lineRule="auto"/>
                          <w:jc w:val="center"/>
                        </w:pPr>
                        <w:r>
                          <w:rPr>
                            <w:rFonts w:eastAsia="Calibri"/>
                          </w:rPr>
                          <w:t>CTOD toughness</w:t>
                        </w:r>
                      </w:p>
                    </w:txbxContent>
                  </v:textbox>
                </v:shape>
                <v:shape id="Straight Arrow Connector 713" o:spid="_x0000_s1151" type="#_x0000_t32" style="position:absolute;left:32099;top:5905;width:0;height:447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r1SMMAAADcAAAADwAAAGRycy9kb3ducmV2LnhtbESPQYvCMBSE7wv+h/AEb2uq0rVUo4hQ&#10;9Kq7C3p7Ns+22LyUJtX6742wsMdhZr5hluve1OJOrassK5iMIxDEudUVFwp+vrPPBITzyBpry6Tg&#10;SQ7Wq8HHElNtH3yg+9EXIkDYpaig9L5JpXR5SQbd2DbEwbva1qAPsi2kbvER4KaW0yj6kgYrDgsl&#10;NrQtKb8dO6Ngdr30u8RvZJKd7Lbr4jj+zc5KjYb9ZgHCU+//w3/tvVYwn8zgfSYcAbl6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S69UjDAAAA3AAAAA8AAAAAAAAAAAAA&#10;AAAAoQIAAGRycy9kb3ducmV2LnhtbFBLBQYAAAAABAAEAPkAAACRAwAAAAA=&#10;" strokecolor="#4579b8 [3044]">
                  <v:stroke endarrow="open"/>
                </v:shape>
                <v:shape id="Text Box 737" o:spid="_x0000_s1152" type="#_x0000_t202" style="position:absolute;left:26574;top:762;width:11145;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kfYMMA&#10;AADcAAAADwAAAGRycy9kb3ducmV2LnhtbESPQUsDMRSE74L/ITzBm82q0K5r06KllYKnVvH82Lwm&#10;wc3LkqTb7b83hYLHYWa+YebL0XdioJhcYAWPkwoEcRu0Y6Pg+2vzUINIGVljF5gUnCnBcnF7M8dG&#10;hxPvaNhnIwqEU4MKbM59I2VqLXlMk9ATF+8QosdcZDRSRzwVuO/kU1VNpUfHZcFiTytL7e/+6BWs&#10;382LaWuMdl1r54bx5/BpPpS6vxvfXkFkGvN/+NreagWz5xlczpQj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MkfYMMAAADcAAAADwAAAAAAAAAAAAAAAACYAgAAZHJzL2Rv&#10;d25yZXYueG1sUEsFBgAAAAAEAAQA9QAAAIgDAAAAAA==&#10;" fillcolor="white [3201]" strokeweight=".5pt">
                  <v:textbox>
                    <w:txbxContent>
                      <w:p w:rsidR="0076245A" w:rsidRPr="00127526" w:rsidRDefault="0076245A" w:rsidP="00127526">
                        <w:pPr>
                          <w:jc w:val="center"/>
                          <w:rPr>
                            <w:sz w:val="24"/>
                            <w:szCs w:val="24"/>
                          </w:rPr>
                        </w:pPr>
                        <w:r w:rsidRPr="00127526">
                          <w:rPr>
                            <w:sz w:val="24"/>
                            <w:szCs w:val="24"/>
                          </w:rPr>
                          <w:t>CSA requirement</w:t>
                        </w:r>
                      </w:p>
                    </w:txbxContent>
                  </v:textbox>
                </v:shape>
                <w10:anchorlock/>
              </v:group>
            </w:pict>
          </mc:Fallback>
        </mc:AlternateContent>
      </w:r>
    </w:p>
    <w:p w:rsidR="00F02801" w:rsidRPr="00F02801" w:rsidRDefault="00F02801" w:rsidP="00F02801">
      <w:pPr>
        <w:pStyle w:val="Caption"/>
        <w:jc w:val="center"/>
        <w:rPr>
          <w:rFonts w:ascii="Times New Roman" w:hAnsi="Times New Roman" w:cs="Times New Roman"/>
          <w:color w:val="auto"/>
          <w:sz w:val="24"/>
          <w:szCs w:val="24"/>
        </w:rPr>
      </w:pPr>
      <w:bookmarkStart w:id="398" w:name="_Ref393130721"/>
      <w:r w:rsidRPr="00F02801">
        <w:rPr>
          <w:rFonts w:ascii="Times New Roman" w:hAnsi="Times New Roman" w:cs="Times New Roman"/>
          <w:color w:val="auto"/>
          <w:sz w:val="24"/>
          <w:szCs w:val="24"/>
        </w:rPr>
        <w:t xml:space="preserve">Figure </w:t>
      </w:r>
      <w:r w:rsidRPr="00F02801">
        <w:rPr>
          <w:rFonts w:ascii="Times New Roman" w:hAnsi="Times New Roman" w:cs="Times New Roman"/>
          <w:color w:val="auto"/>
          <w:sz w:val="24"/>
          <w:szCs w:val="24"/>
        </w:rPr>
        <w:fldChar w:fldCharType="begin"/>
      </w:r>
      <w:r w:rsidRPr="00F02801">
        <w:rPr>
          <w:rFonts w:ascii="Times New Roman" w:hAnsi="Times New Roman" w:cs="Times New Roman"/>
          <w:color w:val="auto"/>
          <w:sz w:val="24"/>
          <w:szCs w:val="24"/>
        </w:rPr>
        <w:instrText xml:space="preserve"> SEQ Figure \* ARABIC </w:instrText>
      </w:r>
      <w:r w:rsidRPr="00F02801">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31</w:t>
      </w:r>
      <w:r w:rsidRPr="00F02801">
        <w:rPr>
          <w:rFonts w:ascii="Times New Roman" w:hAnsi="Times New Roman" w:cs="Times New Roman"/>
          <w:color w:val="auto"/>
          <w:sz w:val="24"/>
          <w:szCs w:val="24"/>
        </w:rPr>
        <w:fldChar w:fldCharType="end"/>
      </w:r>
      <w:bookmarkEnd w:id="398"/>
      <w:r w:rsidRPr="00F02801">
        <w:rPr>
          <w:rFonts w:ascii="Times New Roman" w:hAnsi="Times New Roman" w:cs="Times New Roman"/>
          <w:color w:val="auto"/>
          <w:sz w:val="24"/>
          <w:szCs w:val="24"/>
        </w:rPr>
        <w:t xml:space="preserve">: Conversion from </w:t>
      </w:r>
      <w:proofErr w:type="spellStart"/>
      <w:r w:rsidRPr="00F02801">
        <w:rPr>
          <w:rFonts w:ascii="Times New Roman" w:hAnsi="Times New Roman" w:cs="Times New Roman"/>
          <w:color w:val="auto"/>
          <w:sz w:val="24"/>
          <w:szCs w:val="24"/>
        </w:rPr>
        <w:t>Charpy</w:t>
      </w:r>
      <w:proofErr w:type="spellEnd"/>
      <w:r w:rsidRPr="00F02801">
        <w:rPr>
          <w:rFonts w:ascii="Times New Roman" w:hAnsi="Times New Roman" w:cs="Times New Roman"/>
          <w:color w:val="auto"/>
          <w:sz w:val="24"/>
          <w:szCs w:val="24"/>
        </w:rPr>
        <w:t xml:space="preserve"> impact energy to CTOD toughness</w:t>
      </w:r>
    </w:p>
    <w:p w:rsidR="0001390B" w:rsidRDefault="008F446B"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API 579-1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api579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r w:rsidR="0076245A">
        <w:rPr>
          <w:rFonts w:ascii="Times New Roman" w:hAnsi="Times New Roman" w:cs="Times New Roman"/>
          <w:color w:val="000000"/>
          <w:sz w:val="24"/>
          <w:szCs w:val="24"/>
          <w:shd w:val="clear" w:color="auto" w:fill="FFFFFF"/>
        </w:rPr>
        <w:t>[26]</w:t>
      </w:r>
      <w:r>
        <w:rPr>
          <w:rFonts w:ascii="Times New Roman" w:eastAsiaTheme="minorEastAsia" w:hAnsi="Times New Roman" w:cs="Times New Roman"/>
          <w:sz w:val="24"/>
          <w:szCs w:val="24"/>
        </w:rPr>
        <w:fldChar w:fldCharType="end"/>
      </w:r>
      <w:r w:rsidR="00640C97">
        <w:rPr>
          <w:rFonts w:ascii="Times New Roman" w:eastAsiaTheme="minorEastAsia" w:hAnsi="Times New Roman" w:cs="Times New Roman"/>
          <w:sz w:val="24"/>
          <w:szCs w:val="24"/>
        </w:rPr>
        <w:t xml:space="preserve"> </w:t>
      </w:r>
      <w:r w:rsidR="002823C3">
        <w:rPr>
          <w:rFonts w:ascii="Times New Roman" w:eastAsiaTheme="minorEastAsia" w:hAnsi="Times New Roman" w:cs="Times New Roman"/>
          <w:sz w:val="24"/>
          <w:szCs w:val="24"/>
        </w:rPr>
        <w:t>section F.4.5.2</w:t>
      </w:r>
      <w:r w:rsidR="0001390B">
        <w:rPr>
          <w:rFonts w:ascii="Times New Roman" w:hAnsi="Times New Roman" w:cs="Times New Roman"/>
          <w:sz w:val="24"/>
          <w:szCs w:val="24"/>
        </w:rPr>
        <w:t xml:space="preserve"> </w:t>
      </w:r>
      <w:r>
        <w:rPr>
          <w:rFonts w:ascii="Times New Roman" w:hAnsi="Times New Roman" w:cs="Times New Roman"/>
          <w:sz w:val="24"/>
          <w:szCs w:val="24"/>
        </w:rPr>
        <w:t>an upper shel</w:t>
      </w:r>
      <w:r w:rsidR="006909D0">
        <w:rPr>
          <w:rFonts w:ascii="Times New Roman" w:hAnsi="Times New Roman" w:cs="Times New Roman"/>
          <w:sz w:val="24"/>
          <w:szCs w:val="24"/>
        </w:rPr>
        <w:t>f</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-CVN</m:t>
        </m:r>
      </m:oMath>
      <w:r>
        <w:rPr>
          <w:rFonts w:ascii="Times New Roman" w:eastAsiaTheme="minorEastAsia" w:hAnsi="Times New Roman" w:cs="Times New Roman"/>
          <w:sz w:val="24"/>
          <w:szCs w:val="24"/>
        </w:rPr>
        <w:t xml:space="preserve"> correlation is given as in Eq.</w:t>
      </w:r>
      <w:r w:rsidR="006909D0">
        <w:rPr>
          <w:rFonts w:ascii="Times New Roman" w:eastAsiaTheme="minorEastAsia" w:hAnsi="Times New Roman" w:cs="Times New Roman"/>
          <w:sz w:val="24"/>
          <w:szCs w:val="24"/>
        </w:rPr>
        <w:t xml:space="preserve"> (7) </w:t>
      </w:r>
      <w:proofErr w:type="gramStart"/>
      <w:r w:rsidR="006909D0">
        <w:rPr>
          <w:rFonts w:ascii="Times New Roman" w:eastAsiaTheme="minorEastAsia" w:hAnsi="Times New Roman" w:cs="Times New Roman"/>
          <w:sz w:val="24"/>
          <w:szCs w:val="24"/>
        </w:rPr>
        <w:t xml:space="preserve">where </w:t>
      </w:r>
      <w:proofErr w:type="gramEnd"/>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6909D0">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ys</m:t>
            </m:r>
          </m:sub>
        </m:sSub>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CVN</m:t>
        </m:r>
      </m:oMath>
      <w:r w:rsidR="006909D0">
        <w:rPr>
          <w:rFonts w:ascii="Times New Roman" w:eastAsiaTheme="minorEastAsia" w:hAnsi="Times New Roman" w:cs="Times New Roman"/>
          <w:sz w:val="24"/>
          <w:szCs w:val="24"/>
        </w:rPr>
        <w:t xml:space="preserve"> have the dimensions </w:t>
      </w:r>
      <m:oMath>
        <m:r>
          <w:rPr>
            <w:rFonts w:ascii="Cambria Math" w:eastAsiaTheme="minorEastAsia" w:hAnsi="Cambria Math" w:cs="Times New Roman"/>
            <w:sz w:val="24"/>
            <w:szCs w:val="24"/>
          </w:rPr>
          <m:t>MPa</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m:t>
            </m:r>
          </m:e>
        </m:rad>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MPa</m:t>
        </m:r>
      </m:oMath>
      <w:r w:rsidR="006909D0">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Joule</m:t>
        </m:r>
      </m:oMath>
      <w:r w:rsidR="006909D0">
        <w:rPr>
          <w:rFonts w:ascii="Times New Roman" w:eastAsiaTheme="minorEastAsia" w:hAnsi="Times New Roman" w:cs="Times New Roman"/>
          <w:sz w:val="24"/>
          <w:szCs w:val="24"/>
        </w:rPr>
        <w:t xml:space="preserve"> respectively.  </w:t>
      </w:r>
    </w:p>
    <w:tbl>
      <w:tblPr>
        <w:tblStyle w:val="TableGrid"/>
        <w:tblW w:w="0" w:type="auto"/>
        <w:tblLook w:val="04A0" w:firstRow="1" w:lastRow="0" w:firstColumn="1" w:lastColumn="0" w:noHBand="0" w:noVBand="1"/>
      </w:tblPr>
      <w:tblGrid>
        <w:gridCol w:w="9039"/>
        <w:gridCol w:w="537"/>
      </w:tblGrid>
      <w:tr w:rsidR="008F446B" w:rsidTr="002823C3">
        <w:tc>
          <w:tcPr>
            <w:tcW w:w="9039" w:type="dxa"/>
            <w:tcBorders>
              <w:top w:val="nil"/>
              <w:left w:val="nil"/>
              <w:bottom w:val="nil"/>
              <w:right w:val="nil"/>
            </w:tcBorders>
            <w:vAlign w:val="center"/>
          </w:tcPr>
          <w:p w:rsidR="008F446B" w:rsidRDefault="00942EFC" w:rsidP="00A32A99">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r>
                  <w:rPr>
                    <w:rFonts w:ascii="Cambria Math" w:hAnsi="Cambria Math" w:cs="Times New Roman"/>
                    <w:sz w:val="24"/>
                    <w:szCs w:val="24"/>
                  </w:rPr>
                  <m:t>=0.8</m:t>
                </m:r>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ys</m:t>
                    </m:r>
                  </m:sub>
                </m:sSub>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CVN</m:t>
                        </m:r>
                      </m:num>
                      <m:den>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ys</m:t>
                            </m:r>
                          </m:sub>
                        </m:sSub>
                      </m:den>
                    </m:f>
                    <m:r>
                      <w:rPr>
                        <w:rFonts w:ascii="Cambria Math" w:hAnsi="Cambria Math" w:cs="Times New Roman"/>
                        <w:sz w:val="24"/>
                        <w:szCs w:val="24"/>
                      </w:rPr>
                      <m:t>-0.01</m:t>
                    </m:r>
                  </m:e>
                </m:rad>
              </m:oMath>
            </m:oMathPara>
          </w:p>
        </w:tc>
        <w:tc>
          <w:tcPr>
            <w:tcW w:w="537" w:type="dxa"/>
            <w:tcBorders>
              <w:top w:val="nil"/>
              <w:left w:val="nil"/>
              <w:bottom w:val="nil"/>
              <w:right w:val="nil"/>
            </w:tcBorders>
            <w:vAlign w:val="center"/>
          </w:tcPr>
          <w:p w:rsidR="008F446B" w:rsidRDefault="008F446B" w:rsidP="006909D0">
            <w:pPr>
              <w:jc w:val="center"/>
              <w:rPr>
                <w:rFonts w:ascii="Times New Roman" w:hAnsi="Times New Roman" w:cs="Times New Roman"/>
                <w:sz w:val="24"/>
                <w:szCs w:val="24"/>
              </w:rPr>
            </w:pPr>
            <w:r>
              <w:rPr>
                <w:rFonts w:ascii="Times New Roman" w:hAnsi="Times New Roman" w:cs="Times New Roman"/>
                <w:sz w:val="24"/>
                <w:szCs w:val="24"/>
              </w:rPr>
              <w:t>(7)</w:t>
            </w:r>
          </w:p>
        </w:tc>
      </w:tr>
    </w:tbl>
    <w:p w:rsidR="00E9137C" w:rsidRDefault="00E9137C" w:rsidP="00D94122">
      <w:pPr>
        <w:jc w:val="both"/>
        <w:rPr>
          <w:rFonts w:ascii="Times New Roman" w:hAnsi="Times New Roman" w:cs="Times New Roman"/>
          <w:sz w:val="24"/>
          <w:szCs w:val="24"/>
        </w:rPr>
      </w:pPr>
    </w:p>
    <w:p w:rsidR="008F446B" w:rsidRDefault="00E9137C"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Once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oMath>
      <w:r>
        <w:rPr>
          <w:rFonts w:ascii="Times New Roman" w:eastAsiaTheme="minorEastAsia" w:hAnsi="Times New Roman" w:cs="Times New Roman"/>
          <w:sz w:val="24"/>
          <w:szCs w:val="24"/>
        </w:rPr>
        <w:t xml:space="preserve"> is computed from Eq. (7), the CTOD toughness</w:t>
      </w:r>
      <m:oMath>
        <m:r>
          <w:rPr>
            <w:rFonts w:ascii="Cambria Math" w:eastAsiaTheme="minorEastAsia" w:hAnsi="Cambria Math" w:cs="Times New Roman"/>
            <w:sz w:val="24"/>
            <w:szCs w:val="24"/>
          </w:rPr>
          <m:t xml:space="preserve"> δ</m:t>
        </m:r>
      </m:oMath>
      <w:r>
        <w:rPr>
          <w:rFonts w:ascii="Times New Roman" w:eastAsiaTheme="minorEastAsia" w:hAnsi="Times New Roman" w:cs="Times New Roman"/>
          <w:sz w:val="24"/>
          <w:szCs w:val="24"/>
        </w:rPr>
        <w:t xml:space="preserve"> can be computed using Eq. (8) given in API 579-1 section F.4.2.1.</w:t>
      </w:r>
    </w:p>
    <w:tbl>
      <w:tblPr>
        <w:tblStyle w:val="TableGrid"/>
        <w:tblW w:w="0" w:type="auto"/>
        <w:tblLook w:val="04A0" w:firstRow="1" w:lastRow="0" w:firstColumn="1" w:lastColumn="0" w:noHBand="0" w:noVBand="1"/>
      </w:tblPr>
      <w:tblGrid>
        <w:gridCol w:w="9039"/>
        <w:gridCol w:w="537"/>
      </w:tblGrid>
      <w:tr w:rsidR="00E9137C" w:rsidTr="006F04A9">
        <w:tc>
          <w:tcPr>
            <w:tcW w:w="9039" w:type="dxa"/>
            <w:tcBorders>
              <w:top w:val="nil"/>
              <w:left w:val="nil"/>
              <w:bottom w:val="nil"/>
              <w:right w:val="nil"/>
            </w:tcBorders>
            <w:vAlign w:val="center"/>
          </w:tcPr>
          <w:p w:rsidR="00E9137C" w:rsidRDefault="00F2562C" w:rsidP="00F2562C">
            <w:pPr>
              <w:jc w:val="center"/>
              <w:rPr>
                <w:rFonts w:ascii="Times New Roman" w:hAnsi="Times New Roman" w:cs="Times New Roman"/>
                <w:sz w:val="24"/>
                <w:szCs w:val="24"/>
              </w:rPr>
            </w:pPr>
            <m:oMathPara>
              <m:oMath>
                <m:r>
                  <w:rPr>
                    <w:rFonts w:ascii="Cambria Math" w:eastAsiaTheme="minorEastAsia" w:hAnsi="Cambria Math" w:cs="Times New Roman"/>
                    <w:sz w:val="24"/>
                    <w:szCs w:val="24"/>
                  </w:rPr>
                  <w:lastRenderedPageBreak/>
                  <m:t>δ</m:t>
                </m:r>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ν</m:t>
                            </m:r>
                          </m:e>
                          <m:sup>
                            <m:r>
                              <w:rPr>
                                <w:rFonts w:ascii="Cambria Math" w:hAnsi="Cambria Math" w:cs="Times New Roman"/>
                                <w:sz w:val="24"/>
                                <w:szCs w:val="24"/>
                              </w:rPr>
                              <m:t>2</m:t>
                            </m:r>
                          </m:sup>
                        </m:sSup>
                      </m:e>
                    </m:d>
                    <m:sSup>
                      <m:sSupPr>
                        <m:ctrlPr>
                          <w:rPr>
                            <w:rFonts w:ascii="Cambria Math" w:hAnsi="Cambria Math" w:cs="Times New Roman"/>
                            <w:i/>
                            <w:sz w:val="24"/>
                            <w:szCs w:val="24"/>
                          </w:rPr>
                        </m:ctrlPr>
                      </m:sSupPr>
                      <m:e>
                        <m:r>
                          <w:rPr>
                            <w:rFonts w:ascii="Cambria Math" w:hAnsi="Cambria Math" w:cs="Times New Roman"/>
                            <w:sz w:val="24"/>
                            <w:szCs w:val="24"/>
                          </w:rPr>
                          <m:t>⋅</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IC</m:t>
                                </m:r>
                              </m:sub>
                            </m:sSub>
                          </m:e>
                        </m:d>
                      </m:e>
                      <m:sup>
                        <m:r>
                          <w:rPr>
                            <w:rFonts w:ascii="Cambria Math" w:hAnsi="Cambria Math" w:cs="Times New Roman"/>
                            <w:sz w:val="24"/>
                            <w:szCs w:val="24"/>
                          </w:rPr>
                          <m:t>2</m:t>
                        </m:r>
                      </m:sup>
                    </m:sSup>
                  </m:num>
                  <m:den>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CTOD</m:t>
                        </m:r>
                      </m:sub>
                    </m:sSub>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r>
                      <w:rPr>
                        <w:rFonts w:ascii="Cambria Math" w:hAnsi="Cambria Math" w:cs="Times New Roman"/>
                        <w:sz w:val="24"/>
                        <w:szCs w:val="24"/>
                      </w:rPr>
                      <m:t>⋅E</m:t>
                    </m:r>
                  </m:den>
                </m:f>
              </m:oMath>
            </m:oMathPara>
          </w:p>
        </w:tc>
        <w:tc>
          <w:tcPr>
            <w:tcW w:w="537" w:type="dxa"/>
            <w:tcBorders>
              <w:top w:val="nil"/>
              <w:left w:val="nil"/>
              <w:bottom w:val="nil"/>
              <w:right w:val="nil"/>
            </w:tcBorders>
            <w:vAlign w:val="center"/>
          </w:tcPr>
          <w:p w:rsidR="00E9137C" w:rsidRDefault="00E9137C" w:rsidP="00E9137C">
            <w:pPr>
              <w:jc w:val="center"/>
              <w:rPr>
                <w:rFonts w:ascii="Times New Roman" w:hAnsi="Times New Roman" w:cs="Times New Roman"/>
                <w:sz w:val="24"/>
                <w:szCs w:val="24"/>
              </w:rPr>
            </w:pPr>
            <w:r>
              <w:rPr>
                <w:rFonts w:ascii="Times New Roman" w:hAnsi="Times New Roman" w:cs="Times New Roman"/>
                <w:sz w:val="24"/>
                <w:szCs w:val="24"/>
              </w:rPr>
              <w:t>(8)</w:t>
            </w:r>
          </w:p>
        </w:tc>
      </w:tr>
    </w:tbl>
    <w:p w:rsidR="00E9137C" w:rsidRDefault="00E9137C"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(8) </w:t>
      </w:r>
      <m:oMath>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CTOD</m:t>
            </m:r>
          </m:sub>
        </m:sSub>
        <m:r>
          <w:rPr>
            <w:rFonts w:ascii="Cambria Math" w:hAnsi="Cambria Math" w:cs="Times New Roman"/>
            <w:sz w:val="24"/>
            <w:szCs w:val="24"/>
          </w:rPr>
          <m:t xml:space="preserve">  </m:t>
        </m:r>
      </m:oMath>
      <w:r>
        <w:rPr>
          <w:rFonts w:ascii="Times New Roman" w:eastAsiaTheme="minorEastAsia" w:hAnsi="Times New Roman" w:cs="Times New Roman"/>
          <w:sz w:val="24"/>
          <w:szCs w:val="24"/>
        </w:rPr>
        <w:t>is a conversion constant</w:t>
      </w:r>
      <w:r w:rsidR="00F2562C">
        <w:rPr>
          <w:rFonts w:ascii="Times New Roman" w:eastAsiaTheme="minorEastAsia" w:hAnsi="Times New Roman" w:cs="Times New Roman"/>
          <w:sz w:val="24"/>
          <w:szCs w:val="24"/>
        </w:rPr>
        <w:t xml:space="preserve"> that can be taken as</w:t>
      </w:r>
      <w:r>
        <w:rPr>
          <w:rFonts w:ascii="Times New Roman" w:eastAsiaTheme="minorEastAsia" w:hAnsi="Times New Roman" w:cs="Times New Roman"/>
          <w:sz w:val="24"/>
          <w:szCs w:val="24"/>
        </w:rPr>
        <w:t xml:space="preserve"> 1.4 in the absence of more reliable information</w:t>
      </w:r>
      <w:r w:rsidR="00F2562C">
        <w:rPr>
          <w:rFonts w:ascii="Times New Roman" w:eastAsiaTheme="minorEastAsia" w:hAnsi="Times New Roman" w:cs="Times New Roman"/>
          <w:sz w:val="24"/>
          <w:szCs w:val="24"/>
        </w:rPr>
        <w:t xml:space="preserve"> (API 579-1, page F-45)</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f</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is</w:t>
      </w:r>
      <w:proofErr w:type="gramEnd"/>
      <w:r>
        <w:rPr>
          <w:rFonts w:ascii="Times New Roman" w:eastAsiaTheme="minorEastAsia" w:hAnsi="Times New Roman" w:cs="Times New Roman"/>
          <w:sz w:val="24"/>
          <w:szCs w:val="24"/>
        </w:rPr>
        <w:t xml:space="preserve"> the flow stress, taken as the average of the static yield stress and the ultimate tensile strength.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and</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ν</m:t>
        </m:r>
      </m:oMath>
      <w:r w:rsidR="00F2562C">
        <w:rPr>
          <w:rFonts w:ascii="Times New Roman" w:eastAsiaTheme="minorEastAsia" w:hAnsi="Times New Roman" w:cs="Times New Roman"/>
          <w:sz w:val="24"/>
          <w:szCs w:val="24"/>
        </w:rPr>
        <w:t xml:space="preserve"> are the Young’</w:t>
      </w:r>
      <w:r>
        <w:rPr>
          <w:rFonts w:ascii="Times New Roman" w:eastAsiaTheme="minorEastAsia" w:hAnsi="Times New Roman" w:cs="Times New Roman"/>
          <w:sz w:val="24"/>
          <w:szCs w:val="24"/>
        </w:rPr>
        <w:t xml:space="preserve">s modulus and Poisson’s ratio respectively. The values used for these parameters are given in </w:t>
      </w:r>
      <w:r w:rsidR="00F2562C">
        <w:rPr>
          <w:rFonts w:ascii="Times New Roman" w:eastAsiaTheme="minorEastAsia" w:hAnsi="Times New Roman" w:cs="Times New Roman"/>
          <w:sz w:val="24"/>
          <w:szCs w:val="24"/>
        </w:rPr>
        <w:fldChar w:fldCharType="begin"/>
      </w:r>
      <w:r w:rsidR="00F2562C">
        <w:rPr>
          <w:rFonts w:ascii="Times New Roman" w:eastAsiaTheme="minorEastAsia" w:hAnsi="Times New Roman" w:cs="Times New Roman"/>
          <w:sz w:val="24"/>
          <w:szCs w:val="24"/>
        </w:rPr>
        <w:instrText xml:space="preserve"> REF _Ref393212608 \h </w:instrText>
      </w:r>
      <w:r w:rsidR="00F2562C">
        <w:rPr>
          <w:rFonts w:ascii="Times New Roman" w:eastAsiaTheme="minorEastAsia" w:hAnsi="Times New Roman" w:cs="Times New Roman"/>
          <w:sz w:val="24"/>
          <w:szCs w:val="24"/>
        </w:rPr>
      </w:r>
      <w:r w:rsidR="00F2562C">
        <w:rPr>
          <w:rFonts w:ascii="Times New Roman" w:eastAsiaTheme="minorEastAsia" w:hAnsi="Times New Roman" w:cs="Times New Roman"/>
          <w:sz w:val="24"/>
          <w:szCs w:val="24"/>
        </w:rPr>
        <w:fldChar w:fldCharType="separate"/>
      </w:r>
      <w:ins w:id="399" w:author="Samer Adeeb" w:date="2014-07-20T19:44:00Z">
        <w:r w:rsidR="0076245A" w:rsidRPr="00F2562C">
          <w:rPr>
            <w:rFonts w:ascii="Times New Roman" w:hAnsi="Times New Roman" w:cs="Times New Roman"/>
            <w:sz w:val="24"/>
            <w:szCs w:val="24"/>
          </w:rPr>
          <w:t xml:space="preserve">Table </w:t>
        </w:r>
        <w:r w:rsidR="0076245A">
          <w:rPr>
            <w:rFonts w:ascii="Times New Roman" w:hAnsi="Times New Roman" w:cs="Times New Roman"/>
            <w:noProof/>
            <w:sz w:val="24"/>
            <w:szCs w:val="24"/>
          </w:rPr>
          <w:t>12</w:t>
        </w:r>
      </w:ins>
      <w:del w:id="400" w:author="Samer Adeeb" w:date="2014-07-20T19:44:00Z">
        <w:r w:rsidR="00F2562C" w:rsidRPr="00F2562C" w:rsidDel="0076245A">
          <w:rPr>
            <w:rFonts w:ascii="Times New Roman" w:hAnsi="Times New Roman" w:cs="Times New Roman"/>
            <w:sz w:val="24"/>
            <w:szCs w:val="24"/>
          </w:rPr>
          <w:delText xml:space="preserve">Table </w:delText>
        </w:r>
        <w:r w:rsidR="00F2562C" w:rsidRPr="00F2562C" w:rsidDel="0076245A">
          <w:rPr>
            <w:rFonts w:ascii="Times New Roman" w:hAnsi="Times New Roman" w:cs="Times New Roman"/>
            <w:noProof/>
            <w:sz w:val="24"/>
            <w:szCs w:val="24"/>
          </w:rPr>
          <w:delText>12</w:delText>
        </w:r>
      </w:del>
      <w:r w:rsidR="00F2562C">
        <w:rPr>
          <w:rFonts w:ascii="Times New Roman" w:eastAsiaTheme="minorEastAsia" w:hAnsi="Times New Roman" w:cs="Times New Roman"/>
          <w:sz w:val="24"/>
          <w:szCs w:val="24"/>
        </w:rPr>
        <w:fldChar w:fldCharType="end"/>
      </w:r>
      <w:r w:rsidR="00F2562C">
        <w:rPr>
          <w:rFonts w:ascii="Times New Roman" w:eastAsiaTheme="minorEastAsia" w:hAnsi="Times New Roman" w:cs="Times New Roman"/>
          <w:sz w:val="24"/>
          <w:szCs w:val="24"/>
        </w:rPr>
        <w:t>.</w:t>
      </w:r>
    </w:p>
    <w:p w:rsidR="00F2562C" w:rsidRPr="00F2562C" w:rsidRDefault="00F2562C" w:rsidP="00F2562C">
      <w:pPr>
        <w:pStyle w:val="Caption"/>
        <w:keepNext/>
        <w:jc w:val="center"/>
        <w:rPr>
          <w:rFonts w:ascii="Times New Roman" w:hAnsi="Times New Roman" w:cs="Times New Roman"/>
          <w:color w:val="auto"/>
          <w:sz w:val="24"/>
          <w:szCs w:val="24"/>
        </w:rPr>
      </w:pPr>
      <w:bookmarkStart w:id="401" w:name="_Ref393212608"/>
      <w:r w:rsidRPr="00F2562C">
        <w:rPr>
          <w:rFonts w:ascii="Times New Roman" w:hAnsi="Times New Roman" w:cs="Times New Roman"/>
          <w:color w:val="auto"/>
          <w:sz w:val="24"/>
          <w:szCs w:val="24"/>
        </w:rPr>
        <w:t xml:space="preserve">Table </w:t>
      </w:r>
      <w:r w:rsidRPr="00F2562C">
        <w:rPr>
          <w:rFonts w:ascii="Times New Roman" w:hAnsi="Times New Roman" w:cs="Times New Roman"/>
          <w:color w:val="auto"/>
          <w:sz w:val="24"/>
          <w:szCs w:val="24"/>
        </w:rPr>
        <w:fldChar w:fldCharType="begin"/>
      </w:r>
      <w:r w:rsidRPr="00F2562C">
        <w:rPr>
          <w:rFonts w:ascii="Times New Roman" w:hAnsi="Times New Roman" w:cs="Times New Roman"/>
          <w:color w:val="auto"/>
          <w:sz w:val="24"/>
          <w:szCs w:val="24"/>
        </w:rPr>
        <w:instrText xml:space="preserve"> SEQ Table \* ARABIC </w:instrText>
      </w:r>
      <w:r w:rsidRPr="00F2562C">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12</w:t>
      </w:r>
      <w:r w:rsidRPr="00F2562C">
        <w:rPr>
          <w:rFonts w:ascii="Times New Roman" w:hAnsi="Times New Roman" w:cs="Times New Roman"/>
          <w:color w:val="auto"/>
          <w:sz w:val="24"/>
          <w:szCs w:val="24"/>
        </w:rPr>
        <w:fldChar w:fldCharType="end"/>
      </w:r>
      <w:bookmarkEnd w:id="401"/>
      <w:r w:rsidRPr="00F2562C">
        <w:rPr>
          <w:rFonts w:ascii="Times New Roman" w:hAnsi="Times New Roman" w:cs="Times New Roman"/>
          <w:color w:val="auto"/>
          <w:sz w:val="24"/>
          <w:szCs w:val="24"/>
        </w:rPr>
        <w:t>: Pipe base metal</w:t>
      </w:r>
      <w:r w:rsidR="00EC2B23">
        <w:rPr>
          <w:rFonts w:ascii="Times New Roman" w:hAnsi="Times New Roman" w:cs="Times New Roman"/>
          <w:color w:val="auto"/>
          <w:sz w:val="24"/>
          <w:szCs w:val="24"/>
        </w:rPr>
        <w:t xml:space="preserve"> </w:t>
      </w:r>
      <w:r w:rsidRPr="00F2562C">
        <w:rPr>
          <w:rFonts w:ascii="Times New Roman" w:hAnsi="Times New Roman" w:cs="Times New Roman"/>
          <w:color w:val="auto"/>
          <w:sz w:val="24"/>
          <w:szCs w:val="24"/>
        </w:rPr>
        <w:t>material properties</w:t>
      </w:r>
    </w:p>
    <w:tbl>
      <w:tblPr>
        <w:tblStyle w:val="TableGrid"/>
        <w:tblW w:w="0" w:type="auto"/>
        <w:jc w:val="center"/>
        <w:tblInd w:w="2518" w:type="dxa"/>
        <w:tblLook w:val="04A0" w:firstRow="1" w:lastRow="0" w:firstColumn="1" w:lastColumn="0" w:noHBand="0" w:noVBand="1"/>
      </w:tblPr>
      <w:tblGrid>
        <w:gridCol w:w="2270"/>
        <w:gridCol w:w="2124"/>
      </w:tblGrid>
      <w:tr w:rsidR="00EC2B23" w:rsidTr="00EC2B23">
        <w:trPr>
          <w:jc w:val="center"/>
        </w:trPr>
        <w:tc>
          <w:tcPr>
            <w:tcW w:w="2270" w:type="dxa"/>
          </w:tcPr>
          <w:p w:rsidR="00EC2B23" w:rsidRDefault="00EC2B23" w:rsidP="00A46407">
            <w:pPr>
              <w:jc w:val="center"/>
              <w:rPr>
                <w:rFonts w:ascii="Times New Roman" w:eastAsia="Calibri" w:hAnsi="Times New Roman" w:cs="Times New Roman"/>
                <w:sz w:val="24"/>
                <w:szCs w:val="24"/>
              </w:rPr>
            </w:pPr>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Base metal</w:t>
            </w:r>
          </w:p>
        </w:tc>
      </w:tr>
      <w:tr w:rsidR="00EC2B23" w:rsidTr="00EC2B23">
        <w:trPr>
          <w:jc w:val="center"/>
        </w:trPr>
        <w:tc>
          <w:tcPr>
            <w:tcW w:w="2270" w:type="dxa"/>
          </w:tcPr>
          <w:p w:rsidR="00EC2B23" w:rsidRDefault="00942EFC" w:rsidP="00A4640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σ</m:t>
                    </m:r>
                  </m:e>
                  <m:sub>
                    <m:r>
                      <w:rPr>
                        <w:rFonts w:ascii="Cambria Math" w:hAnsi="Cambria Math" w:cs="Times New Roman"/>
                        <w:sz w:val="24"/>
                        <w:szCs w:val="24"/>
                      </w:rPr>
                      <m:t>f</m:t>
                    </m:r>
                  </m:sub>
                </m:sSub>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490 MPa</w:t>
            </w:r>
          </w:p>
        </w:tc>
      </w:tr>
      <w:tr w:rsidR="00EC2B23" w:rsidTr="00EC2B23">
        <w:trPr>
          <w:jc w:val="center"/>
        </w:trPr>
        <w:tc>
          <w:tcPr>
            <w:tcW w:w="2270" w:type="dxa"/>
          </w:tcPr>
          <w:p w:rsidR="00EC2B23" w:rsidRDefault="00942EFC" w:rsidP="00F05C38">
            <w:pPr>
              <w:jc w:val="center"/>
              <w:rPr>
                <w:rFonts w:ascii="Times New Roman" w:eastAsia="Calibri" w:hAnsi="Times New Roman" w:cs="Times New Roman"/>
                <w:sz w:val="24"/>
                <w:szCs w:val="24"/>
              </w:rPr>
            </w:pPr>
            <m:oMathPara>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σ</m:t>
                    </m:r>
                  </m:e>
                  <m:sub>
                    <m:r>
                      <w:rPr>
                        <w:rFonts w:ascii="Cambria Math" w:eastAsia="Calibri" w:hAnsi="Cambria Math" w:cs="Times New Roman"/>
                        <w:sz w:val="24"/>
                        <w:szCs w:val="24"/>
                      </w:rPr>
                      <m:t>ys</m:t>
                    </m:r>
                  </m:sub>
                </m:sSub>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410 MPa</w:t>
            </w:r>
          </w:p>
        </w:tc>
      </w:tr>
      <w:tr w:rsidR="00EC2B23" w:rsidTr="00EC2B23">
        <w:trPr>
          <w:jc w:val="center"/>
        </w:trPr>
        <w:tc>
          <w:tcPr>
            <w:tcW w:w="2270"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E</w:t>
            </w:r>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 xml:space="preserve">200 </w:t>
            </w:r>
            <w:proofErr w:type="spellStart"/>
            <w:r>
              <w:rPr>
                <w:rFonts w:ascii="Times New Roman" w:hAnsi="Times New Roman" w:cs="Times New Roman"/>
                <w:sz w:val="24"/>
                <w:szCs w:val="24"/>
              </w:rPr>
              <w:t>GPa</w:t>
            </w:r>
            <w:proofErr w:type="spellEnd"/>
          </w:p>
        </w:tc>
      </w:tr>
      <w:tr w:rsidR="00EC2B23" w:rsidTr="00EC2B23">
        <w:trPr>
          <w:jc w:val="center"/>
        </w:trPr>
        <w:tc>
          <w:tcPr>
            <w:tcW w:w="2270" w:type="dxa"/>
          </w:tcPr>
          <w:p w:rsidR="00EC2B23" w:rsidRDefault="00EC2B23" w:rsidP="00A46407">
            <w:pPr>
              <w:jc w:val="both"/>
              <w:rPr>
                <w:rFonts w:ascii="Times New Roman" w:hAnsi="Times New Roman" w:cs="Times New Roman"/>
                <w:sz w:val="24"/>
                <w:szCs w:val="24"/>
              </w:rPr>
            </w:pPr>
            <m:oMathPara>
              <m:oMath>
                <m:r>
                  <w:rPr>
                    <w:rFonts w:ascii="Cambria Math" w:hAnsi="Cambria Math" w:cs="Times New Roman"/>
                    <w:sz w:val="24"/>
                    <w:szCs w:val="24"/>
                  </w:rPr>
                  <m:t>ν</m:t>
                </m:r>
              </m:oMath>
            </m:oMathPara>
          </w:p>
        </w:tc>
        <w:tc>
          <w:tcPr>
            <w:tcW w:w="2124" w:type="dxa"/>
          </w:tcPr>
          <w:p w:rsidR="00EC2B23" w:rsidRDefault="00EC2B23" w:rsidP="00A46407">
            <w:pPr>
              <w:jc w:val="center"/>
              <w:rPr>
                <w:rFonts w:ascii="Times New Roman" w:hAnsi="Times New Roman" w:cs="Times New Roman"/>
                <w:sz w:val="24"/>
                <w:szCs w:val="24"/>
              </w:rPr>
            </w:pPr>
            <w:r>
              <w:rPr>
                <w:rFonts w:ascii="Times New Roman" w:hAnsi="Times New Roman" w:cs="Times New Roman"/>
                <w:sz w:val="24"/>
                <w:szCs w:val="24"/>
              </w:rPr>
              <w:t>0.3</w:t>
            </w:r>
          </w:p>
        </w:tc>
      </w:tr>
    </w:tbl>
    <w:p w:rsidR="004B1532" w:rsidRDefault="004B1532" w:rsidP="00D94122">
      <w:pPr>
        <w:jc w:val="both"/>
        <w:rPr>
          <w:rFonts w:ascii="Times New Roman" w:hAnsi="Times New Roman" w:cs="Times New Roman"/>
          <w:sz w:val="24"/>
          <w:szCs w:val="24"/>
        </w:rPr>
      </w:pPr>
    </w:p>
    <w:p w:rsidR="00F16ABA" w:rsidRDefault="004B1532"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The CSA Z662-11 code introduces additional constraints on the CTOD toughness.</w:t>
      </w:r>
      <w:r w:rsidR="00F16ABA">
        <w:rPr>
          <w:rFonts w:ascii="Times New Roman" w:hAnsi="Times New Roman" w:cs="Times New Roman"/>
          <w:sz w:val="24"/>
          <w:szCs w:val="24"/>
        </w:rPr>
        <w:t xml:space="preserve"> According to CSA Z662-11</w:t>
      </w:r>
      <w:r w:rsidR="00622B0D">
        <w:rPr>
          <w:rFonts w:ascii="Times New Roman" w:hAnsi="Times New Roman" w:cs="Times New Roman"/>
          <w:sz w:val="24"/>
          <w:szCs w:val="24"/>
        </w:rPr>
        <w:t>,</w:t>
      </w:r>
      <w:r w:rsidR="00F16ABA">
        <w:rPr>
          <w:rFonts w:ascii="Times New Roman" w:hAnsi="Times New Roman" w:cs="Times New Roman"/>
          <w:sz w:val="24"/>
          <w:szCs w:val="24"/>
        </w:rPr>
        <w:t xml:space="preserve"> </w:t>
      </w:r>
      <m:oMath>
        <m:r>
          <w:rPr>
            <w:rFonts w:ascii="Cambria Math" w:hAnsi="Cambria Math" w:cs="Times New Roman"/>
            <w:sz w:val="24"/>
            <w:szCs w:val="24"/>
          </w:rPr>
          <m:t>δ</m:t>
        </m:r>
      </m:oMath>
      <w:r w:rsidR="00F16ABA">
        <w:rPr>
          <w:rFonts w:ascii="Times New Roman" w:eastAsiaTheme="minorEastAsia" w:hAnsi="Times New Roman" w:cs="Times New Roman"/>
          <w:sz w:val="24"/>
          <w:szCs w:val="24"/>
        </w:rPr>
        <w:t xml:space="preserve"> has to satisfy the relationship in Eq. (9).</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79"/>
      </w:tblGrid>
      <w:tr w:rsidR="00F16ABA" w:rsidTr="00565B57">
        <w:tc>
          <w:tcPr>
            <w:tcW w:w="8897" w:type="dxa"/>
            <w:vAlign w:val="center"/>
          </w:tcPr>
          <w:p w:rsidR="00F16ABA" w:rsidRDefault="00942EFC" w:rsidP="00565B57">
            <w:pPr>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min</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0.2</m:t>
                            </m:r>
                          </m:num>
                          <m:den>
                            <m:r>
                              <w:rPr>
                                <w:rFonts w:ascii="Cambria Math" w:hAnsi="Cambria Math" w:cs="Times New Roman"/>
                                <w:sz w:val="24"/>
                                <w:szCs w:val="24"/>
                              </w:rPr>
                              <m:t>30</m:t>
                            </m:r>
                          </m:den>
                        </m:f>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min</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m:t>
                            </m:r>
                          </m:num>
                          <m:den>
                            <m:r>
                              <w:rPr>
                                <w:rFonts w:ascii="Cambria Math" w:hAnsi="Cambria Math" w:cs="Times New Roman"/>
                                <w:sz w:val="24"/>
                                <w:szCs w:val="24"/>
                              </w:rPr>
                              <m:t>45</m:t>
                            </m:r>
                          </m:den>
                        </m:f>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avg</m:t>
                            </m:r>
                          </m:sub>
                        </m:sSub>
                      </m:e>
                    </m:d>
                  </m:e>
                </m:func>
              </m:oMath>
            </m:oMathPara>
          </w:p>
        </w:tc>
        <w:tc>
          <w:tcPr>
            <w:tcW w:w="679" w:type="dxa"/>
            <w:vAlign w:val="center"/>
          </w:tcPr>
          <w:p w:rsidR="00F16ABA" w:rsidRDefault="00F16ABA" w:rsidP="00565B57">
            <w:pPr>
              <w:jc w:val="center"/>
              <w:rPr>
                <w:rFonts w:ascii="Times New Roman" w:hAnsi="Times New Roman" w:cs="Times New Roman"/>
                <w:sz w:val="24"/>
                <w:szCs w:val="24"/>
              </w:rPr>
            </w:pPr>
            <w:r>
              <w:rPr>
                <w:rFonts w:ascii="Times New Roman" w:hAnsi="Times New Roman" w:cs="Times New Roman"/>
                <w:sz w:val="24"/>
                <w:szCs w:val="24"/>
              </w:rPr>
              <w:t>(9)</w:t>
            </w:r>
          </w:p>
        </w:tc>
      </w:tr>
    </w:tbl>
    <w:p w:rsidR="00493E70" w:rsidRDefault="00622B0D"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In Eq. (9), </w:t>
      </w: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max</m:t>
            </m:r>
          </m:sub>
        </m:sSub>
      </m:oMath>
      <w:r>
        <w:rPr>
          <w:rFonts w:ascii="Times New Roman" w:eastAsiaTheme="minorEastAsia" w:hAnsi="Times New Roman" w:cs="Times New Roman"/>
          <w:sz w:val="24"/>
          <w:szCs w:val="24"/>
        </w:rPr>
        <w:t xml:space="preserve"> is the maximum allowable CTOD toughness that can be used in Eq. (1).</w:t>
      </w:r>
      <w:r>
        <w:rPr>
          <w:rFonts w:ascii="Times New Roman" w:hAnsi="Times New Roman" w:cs="Times New Roman"/>
          <w:sz w:val="24"/>
          <w:szCs w:val="24"/>
        </w:rPr>
        <w:t xml:space="preserve"> </w:t>
      </w:r>
      <m:oMath>
        <m:r>
          <w:rPr>
            <w:rFonts w:ascii="Cambria Math" w:hAnsi="Cambria Math" w:cs="Times New Roman"/>
            <w:sz w:val="24"/>
            <w:szCs w:val="24"/>
          </w:rPr>
          <m:t>CV</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min</m:t>
            </m:r>
          </m:sub>
        </m:sSub>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and</w:t>
      </w:r>
      <w:proofErr w:type="gramEnd"/>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CV</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avg</m:t>
            </m:r>
          </m:sub>
        </m:sSub>
      </m:oMath>
      <w:r>
        <w:rPr>
          <w:rFonts w:ascii="Times New Roman" w:eastAsiaTheme="minorEastAsia" w:hAnsi="Times New Roman" w:cs="Times New Roman"/>
          <w:sz w:val="24"/>
          <w:szCs w:val="24"/>
        </w:rPr>
        <w:t xml:space="preserve"> denote the minimum and average values of the CVN respectively.</w:t>
      </w:r>
      <w:r w:rsidR="00BA77C5">
        <w:rPr>
          <w:rFonts w:ascii="Times New Roman" w:eastAsiaTheme="minorEastAsia" w:hAnsi="Times New Roman" w:cs="Times New Roman"/>
          <w:sz w:val="24"/>
          <w:szCs w:val="24"/>
        </w:rPr>
        <w:t xml:space="preserve"> Using </w:t>
      </w:r>
      <w:proofErr w:type="gramStart"/>
      <w:r w:rsidR="00BA77C5">
        <w:rPr>
          <w:rFonts w:ascii="Times New Roman" w:eastAsiaTheme="minorEastAsia" w:hAnsi="Times New Roman" w:cs="Times New Roman"/>
          <w:sz w:val="24"/>
          <w:szCs w:val="24"/>
        </w:rPr>
        <w:t xml:space="preserve">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σ</m:t>
            </m:r>
          </m:e>
          <m:sub>
            <m:r>
              <w:rPr>
                <w:rFonts w:ascii="Cambria Math" w:eastAsiaTheme="minorEastAsia" w:hAnsi="Cambria Math" w:cs="Times New Roman"/>
                <w:sz w:val="24"/>
                <w:szCs w:val="24"/>
              </w:rPr>
              <m:t>ys</m:t>
            </m:r>
          </m:sub>
        </m:sSub>
      </m:oMath>
      <w:r w:rsidR="00BA77C5">
        <w:rPr>
          <w:rFonts w:ascii="Times New Roman" w:eastAsiaTheme="minorEastAsia" w:hAnsi="Times New Roman" w:cs="Times New Roman"/>
          <w:sz w:val="24"/>
          <w:szCs w:val="24"/>
        </w:rPr>
        <w:t xml:space="preserve"> from</w:t>
      </w:r>
      <w:proofErr w:type="gramEnd"/>
      <w:r w:rsidR="00BA77C5">
        <w:rPr>
          <w:rFonts w:ascii="Times New Roman" w:eastAsiaTheme="minorEastAsia" w:hAnsi="Times New Roman" w:cs="Times New Roman"/>
          <w:sz w:val="24"/>
          <w:szCs w:val="24"/>
        </w:rPr>
        <w:t xml:space="preserve"> </w:t>
      </w:r>
      <w:r w:rsidR="00BA77C5">
        <w:rPr>
          <w:rFonts w:ascii="Times New Roman" w:eastAsiaTheme="minorEastAsia" w:hAnsi="Times New Roman" w:cs="Times New Roman"/>
          <w:sz w:val="24"/>
          <w:szCs w:val="24"/>
        </w:rPr>
        <w:fldChar w:fldCharType="begin"/>
      </w:r>
      <w:r w:rsidR="00BA77C5">
        <w:rPr>
          <w:rFonts w:ascii="Times New Roman" w:eastAsiaTheme="minorEastAsia" w:hAnsi="Times New Roman" w:cs="Times New Roman"/>
          <w:sz w:val="24"/>
          <w:szCs w:val="24"/>
        </w:rPr>
        <w:instrText xml:space="preserve"> REF _Ref393212608 \h </w:instrText>
      </w:r>
      <w:r w:rsidR="00BA77C5">
        <w:rPr>
          <w:rFonts w:ascii="Times New Roman" w:eastAsiaTheme="minorEastAsia" w:hAnsi="Times New Roman" w:cs="Times New Roman"/>
          <w:sz w:val="24"/>
          <w:szCs w:val="24"/>
        </w:rPr>
      </w:r>
      <w:r w:rsidR="00BA77C5">
        <w:rPr>
          <w:rFonts w:ascii="Times New Roman" w:eastAsiaTheme="minorEastAsia" w:hAnsi="Times New Roman" w:cs="Times New Roman"/>
          <w:sz w:val="24"/>
          <w:szCs w:val="24"/>
        </w:rPr>
        <w:fldChar w:fldCharType="separate"/>
      </w:r>
      <w:ins w:id="402" w:author="Samer Adeeb" w:date="2014-07-20T19:44:00Z">
        <w:r w:rsidR="0076245A" w:rsidRPr="00F2562C">
          <w:rPr>
            <w:rFonts w:ascii="Times New Roman" w:hAnsi="Times New Roman" w:cs="Times New Roman"/>
            <w:sz w:val="24"/>
            <w:szCs w:val="24"/>
          </w:rPr>
          <w:t xml:space="preserve">Table </w:t>
        </w:r>
        <w:r w:rsidR="0076245A">
          <w:rPr>
            <w:rFonts w:ascii="Times New Roman" w:hAnsi="Times New Roman" w:cs="Times New Roman"/>
            <w:noProof/>
            <w:sz w:val="24"/>
            <w:szCs w:val="24"/>
          </w:rPr>
          <w:t>12</w:t>
        </w:r>
      </w:ins>
      <w:del w:id="403" w:author="Samer Adeeb" w:date="2014-07-20T19:44:00Z">
        <w:r w:rsidR="00BA77C5" w:rsidRPr="00F2562C" w:rsidDel="0076245A">
          <w:rPr>
            <w:rFonts w:ascii="Times New Roman" w:hAnsi="Times New Roman" w:cs="Times New Roman"/>
            <w:sz w:val="24"/>
            <w:szCs w:val="24"/>
          </w:rPr>
          <w:delText xml:space="preserve">Table </w:delText>
        </w:r>
        <w:r w:rsidR="00BA77C5" w:rsidRPr="00F2562C" w:rsidDel="0076245A">
          <w:rPr>
            <w:rFonts w:ascii="Times New Roman" w:hAnsi="Times New Roman" w:cs="Times New Roman"/>
            <w:noProof/>
            <w:sz w:val="24"/>
            <w:szCs w:val="24"/>
          </w:rPr>
          <w:delText>12</w:delText>
        </w:r>
      </w:del>
      <w:r w:rsidR="00BA77C5">
        <w:rPr>
          <w:rFonts w:ascii="Times New Roman" w:eastAsiaTheme="minorEastAsia" w:hAnsi="Times New Roman" w:cs="Times New Roman"/>
          <w:sz w:val="24"/>
          <w:szCs w:val="24"/>
        </w:rPr>
        <w:fldChar w:fldCharType="end"/>
      </w:r>
      <w:r w:rsidR="00BA77C5">
        <w:rPr>
          <w:rFonts w:ascii="Times New Roman" w:eastAsiaTheme="minorEastAsia" w:hAnsi="Times New Roman" w:cs="Times New Roman"/>
          <w:sz w:val="24"/>
          <w:szCs w:val="24"/>
        </w:rPr>
        <w:t xml:space="preserve"> and the upper shelf CVN of 159 J,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BA77C5">
        <w:rPr>
          <w:rFonts w:ascii="Times New Roman" w:eastAsiaTheme="minorEastAsia" w:hAnsi="Times New Roman" w:cs="Times New Roman"/>
          <w:sz w:val="24"/>
          <w:szCs w:val="24"/>
        </w:rPr>
        <w:t xml:space="preserve"> is computed as </w:t>
      </w:r>
      <m:oMath>
        <m:r>
          <w:rPr>
            <w:rFonts w:ascii="Cambria Math" w:eastAsiaTheme="minorEastAsia" w:hAnsi="Cambria Math" w:cs="Times New Roman"/>
            <w:sz w:val="24"/>
            <w:szCs w:val="24"/>
          </w:rPr>
          <m:t>201.61 MPa</m:t>
        </m:r>
        <m:rad>
          <m:radPr>
            <m:degHide m:val="1"/>
            <m:ctrlPr>
              <w:rPr>
                <w:rFonts w:ascii="Cambria Math" w:eastAsiaTheme="minorEastAsia" w:hAnsi="Cambria Math" w:cs="Times New Roman"/>
                <w:i/>
                <w:sz w:val="24"/>
                <w:szCs w:val="24"/>
              </w:rPr>
            </m:ctrlPr>
          </m:radPr>
          <m:deg/>
          <m:e>
            <m:r>
              <w:rPr>
                <w:rFonts w:ascii="Cambria Math" w:eastAsiaTheme="minorEastAsia" w:hAnsi="Cambria Math" w:cs="Times New Roman"/>
                <w:sz w:val="24"/>
                <w:szCs w:val="24"/>
              </w:rPr>
              <m:t>m</m:t>
            </m:r>
          </m:e>
        </m:rad>
      </m:oMath>
      <w:r w:rsidR="00BA77C5">
        <w:rPr>
          <w:rFonts w:ascii="Times New Roman" w:eastAsiaTheme="minorEastAsia" w:hAnsi="Times New Roman" w:cs="Times New Roman"/>
          <w:sz w:val="24"/>
          <w:szCs w:val="24"/>
        </w:rPr>
        <w:t xml:space="preserve"> from Eq. (7). Plugging this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IC</m:t>
            </m:r>
          </m:sub>
        </m:sSub>
      </m:oMath>
      <w:r w:rsidR="00BA77C5">
        <w:rPr>
          <w:rFonts w:ascii="Times New Roman" w:eastAsiaTheme="minorEastAsia" w:hAnsi="Times New Roman" w:cs="Times New Roman"/>
          <w:sz w:val="24"/>
          <w:szCs w:val="24"/>
        </w:rPr>
        <w:t xml:space="preserve"> value in Eq. (8) yielded </w:t>
      </w:r>
      <w:r w:rsidR="00831B34">
        <w:rPr>
          <w:rFonts w:ascii="Times New Roman" w:eastAsiaTheme="minorEastAsia" w:hAnsi="Times New Roman" w:cs="Times New Roman"/>
          <w:sz w:val="24"/>
          <w:szCs w:val="24"/>
        </w:rPr>
        <w:t xml:space="preserve">a </w:t>
      </w:r>
      <m:oMath>
        <m:r>
          <w:rPr>
            <w:rFonts w:ascii="Cambria Math" w:eastAsiaTheme="minorEastAsia" w:hAnsi="Cambria Math" w:cs="Times New Roman"/>
            <w:sz w:val="24"/>
            <w:szCs w:val="24"/>
          </w:rPr>
          <m:t>δ</m:t>
        </m:r>
      </m:oMath>
      <w:r w:rsidR="00831B34">
        <w:rPr>
          <w:rFonts w:ascii="Times New Roman" w:eastAsiaTheme="minorEastAsia" w:hAnsi="Times New Roman" w:cs="Times New Roman"/>
          <w:sz w:val="24"/>
          <w:szCs w:val="24"/>
        </w:rPr>
        <w:t xml:space="preserve"> value of </w:t>
      </w:r>
      <m:oMath>
        <m:r>
          <w:rPr>
            <w:rFonts w:ascii="Cambria Math" w:eastAsiaTheme="minorEastAsia" w:hAnsi="Cambria Math" w:cs="Times New Roman"/>
            <w:sz w:val="24"/>
            <w:szCs w:val="24"/>
          </w:rPr>
          <m:t>0.27 mm</m:t>
        </m:r>
      </m:oMath>
      <w:r w:rsidR="00831B34">
        <w:rPr>
          <w:rFonts w:ascii="Times New Roman" w:eastAsiaTheme="minorEastAsia" w:hAnsi="Times New Roman" w:cs="Times New Roman"/>
          <w:sz w:val="24"/>
          <w:szCs w:val="24"/>
        </w:rPr>
        <w:t xml:space="preserve"> which is less than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max</m:t>
            </m:r>
          </m:sub>
        </m:sSub>
      </m:oMath>
      <w:r w:rsidR="00831B34">
        <w:rPr>
          <w:rFonts w:ascii="Times New Roman" w:eastAsiaTheme="minorEastAsia" w:hAnsi="Times New Roman" w:cs="Times New Roman"/>
          <w:sz w:val="24"/>
          <w:szCs w:val="24"/>
        </w:rPr>
        <w:t xml:space="preserve"> value computed as 0.705 according to Eq. (9).</w:t>
      </w:r>
      <w:r w:rsidR="008F7448">
        <w:rPr>
          <w:rFonts w:ascii="Times New Roman" w:eastAsiaTheme="minorEastAsia" w:hAnsi="Times New Roman" w:cs="Times New Roman"/>
          <w:sz w:val="24"/>
          <w:szCs w:val="24"/>
        </w:rPr>
        <w:t xml:space="preserve"> </w:t>
      </w:r>
      <w:r w:rsidR="00882F45">
        <w:rPr>
          <w:rFonts w:ascii="Times New Roman" w:eastAsiaTheme="minorEastAsia" w:hAnsi="Times New Roman" w:cs="Times New Roman"/>
          <w:sz w:val="24"/>
          <w:szCs w:val="24"/>
        </w:rPr>
        <w:t>Also 0.27 is within the applicability range of</w:t>
      </w:r>
      <w:r w:rsidR="006E772D">
        <w:rPr>
          <w:rFonts w:ascii="Times New Roman" w:eastAsiaTheme="minorEastAsia" w:hAnsi="Times New Roman" w:cs="Times New Roman"/>
          <w:sz w:val="24"/>
          <w:szCs w:val="24"/>
        </w:rPr>
        <w:t xml:space="preserve"> Eq. (1) </w:t>
      </w:r>
      <w:r w:rsidR="00882F45">
        <w:rPr>
          <w:rFonts w:ascii="Times New Roman" w:eastAsiaTheme="minorEastAsia" w:hAnsi="Times New Roman" w:cs="Times New Roman"/>
          <w:sz w:val="24"/>
          <w:szCs w:val="24"/>
        </w:rPr>
        <w:t xml:space="preserve">which is the interval </w:t>
      </w:r>
      <m:oMath>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0.1, 0.3</m:t>
            </m:r>
          </m:e>
        </m:d>
      </m:oMath>
      <w:r w:rsidR="006E772D">
        <w:rPr>
          <w:rFonts w:ascii="Times New Roman" w:eastAsiaTheme="minorEastAsia" w:hAnsi="Times New Roman" w:cs="Times New Roman"/>
          <w:sz w:val="24"/>
          <w:szCs w:val="24"/>
        </w:rPr>
        <w:t xml:space="preserve"> for </w:t>
      </w:r>
      <m:oMath>
        <m:r>
          <w:rPr>
            <w:rFonts w:ascii="Cambria Math" w:eastAsiaTheme="minorEastAsia" w:hAnsi="Cambria Math" w:cs="Times New Roman"/>
            <w:sz w:val="24"/>
            <w:szCs w:val="24"/>
          </w:rPr>
          <m:t>δ</m:t>
        </m:r>
      </m:oMath>
      <w:r w:rsidR="00882F45">
        <w:rPr>
          <w:rFonts w:ascii="Times New Roman" w:eastAsiaTheme="minorEastAsia" w:hAnsi="Times New Roman" w:cs="Times New Roman"/>
          <w:sz w:val="24"/>
          <w:szCs w:val="24"/>
        </w:rPr>
        <w:t xml:space="preserve"> according to CSA Z662-11. </w:t>
      </w:r>
      <w:r w:rsidR="008F7448">
        <w:rPr>
          <w:rFonts w:ascii="Times New Roman" w:eastAsiaTheme="minorEastAsia" w:hAnsi="Times New Roman" w:cs="Times New Roman"/>
          <w:sz w:val="24"/>
          <w:szCs w:val="24"/>
        </w:rPr>
        <w:t xml:space="preserve">Using this </w:t>
      </w:r>
      <m:oMath>
        <m:r>
          <w:rPr>
            <w:rFonts w:ascii="Cambria Math" w:eastAsiaTheme="minorEastAsia" w:hAnsi="Cambria Math" w:cs="Times New Roman"/>
            <w:sz w:val="24"/>
            <w:szCs w:val="24"/>
          </w:rPr>
          <m:t>δ</m:t>
        </m:r>
      </m:oMath>
      <w:r w:rsidR="008F7448">
        <w:rPr>
          <w:rFonts w:ascii="Times New Roman" w:eastAsiaTheme="minorEastAsia" w:hAnsi="Times New Roman" w:cs="Times New Roman"/>
          <w:sz w:val="24"/>
          <w:szCs w:val="24"/>
        </w:rPr>
        <w:t xml:space="preserve"> value, Eq. (1) predicts the ten</w:t>
      </w:r>
      <w:proofErr w:type="spellStart"/>
      <w:r w:rsidR="008F7448">
        <w:rPr>
          <w:rFonts w:ascii="Times New Roman" w:eastAsiaTheme="minorEastAsia" w:hAnsi="Times New Roman" w:cs="Times New Roman"/>
          <w:sz w:val="24"/>
          <w:szCs w:val="24"/>
        </w:rPr>
        <w:t>sile</w:t>
      </w:r>
      <w:proofErr w:type="spellEnd"/>
      <w:r w:rsidR="008F7448">
        <w:rPr>
          <w:rFonts w:ascii="Times New Roman" w:eastAsiaTheme="minorEastAsia" w:hAnsi="Times New Roman" w:cs="Times New Roman"/>
          <w:sz w:val="24"/>
          <w:szCs w:val="24"/>
        </w:rPr>
        <w:t xml:space="preserve"> strain capacity as shown in </w:t>
      </w:r>
      <w:r w:rsidR="008F7448">
        <w:rPr>
          <w:rFonts w:ascii="Times New Roman" w:eastAsiaTheme="minorEastAsia" w:hAnsi="Times New Roman" w:cs="Times New Roman"/>
          <w:sz w:val="24"/>
          <w:szCs w:val="24"/>
        </w:rPr>
        <w:fldChar w:fldCharType="begin"/>
      </w:r>
      <w:r w:rsidR="008F7448">
        <w:rPr>
          <w:rFonts w:ascii="Times New Roman" w:eastAsiaTheme="minorEastAsia" w:hAnsi="Times New Roman" w:cs="Times New Roman"/>
          <w:sz w:val="24"/>
          <w:szCs w:val="24"/>
        </w:rPr>
        <w:instrText xml:space="preserve"> REF _Ref393219349 \h </w:instrText>
      </w:r>
      <w:r w:rsidR="008F7448">
        <w:rPr>
          <w:rFonts w:ascii="Times New Roman" w:eastAsiaTheme="minorEastAsia" w:hAnsi="Times New Roman" w:cs="Times New Roman"/>
          <w:sz w:val="24"/>
          <w:szCs w:val="24"/>
        </w:rPr>
      </w:r>
      <w:r w:rsidR="008F7448">
        <w:rPr>
          <w:rFonts w:ascii="Times New Roman" w:eastAsiaTheme="minorEastAsia" w:hAnsi="Times New Roman" w:cs="Times New Roman"/>
          <w:sz w:val="24"/>
          <w:szCs w:val="24"/>
        </w:rPr>
        <w:fldChar w:fldCharType="separate"/>
      </w:r>
      <w:ins w:id="404" w:author="Samer Adeeb" w:date="2014-07-20T19:44:00Z">
        <w:r w:rsidR="0076245A" w:rsidRPr="00493E70">
          <w:rPr>
            <w:rFonts w:ascii="Times New Roman" w:hAnsi="Times New Roman" w:cs="Times New Roman"/>
            <w:sz w:val="24"/>
            <w:szCs w:val="24"/>
          </w:rPr>
          <w:t xml:space="preserve">Table </w:t>
        </w:r>
        <w:r w:rsidR="0076245A">
          <w:rPr>
            <w:rFonts w:ascii="Times New Roman" w:hAnsi="Times New Roman" w:cs="Times New Roman"/>
            <w:noProof/>
            <w:sz w:val="24"/>
            <w:szCs w:val="24"/>
          </w:rPr>
          <w:t>13</w:t>
        </w:r>
      </w:ins>
      <w:del w:id="405" w:author="Samer Adeeb" w:date="2014-07-20T19:44:00Z">
        <w:r w:rsidR="008F7448" w:rsidRPr="00493E70" w:rsidDel="0076245A">
          <w:rPr>
            <w:rFonts w:ascii="Times New Roman" w:hAnsi="Times New Roman" w:cs="Times New Roman"/>
            <w:sz w:val="24"/>
            <w:szCs w:val="24"/>
          </w:rPr>
          <w:delText xml:space="preserve">Table </w:delText>
        </w:r>
        <w:r w:rsidR="008F7448" w:rsidRPr="00493E70" w:rsidDel="0076245A">
          <w:rPr>
            <w:rFonts w:ascii="Times New Roman" w:hAnsi="Times New Roman" w:cs="Times New Roman"/>
            <w:noProof/>
            <w:sz w:val="24"/>
            <w:szCs w:val="24"/>
          </w:rPr>
          <w:delText>13</w:delText>
        </w:r>
      </w:del>
      <w:r w:rsidR="008F7448">
        <w:rPr>
          <w:rFonts w:ascii="Times New Roman" w:eastAsiaTheme="minorEastAsia" w:hAnsi="Times New Roman" w:cs="Times New Roman"/>
          <w:sz w:val="24"/>
          <w:szCs w:val="24"/>
        </w:rPr>
        <w:fldChar w:fldCharType="end"/>
      </w:r>
      <w:r w:rsidR="008F7448">
        <w:rPr>
          <w:rFonts w:ascii="Times New Roman" w:eastAsiaTheme="minorEastAsia" w:hAnsi="Times New Roman" w:cs="Times New Roman"/>
          <w:sz w:val="24"/>
          <w:szCs w:val="24"/>
        </w:rPr>
        <w:t xml:space="preserve">.  </w:t>
      </w:r>
    </w:p>
    <w:p w:rsidR="00493E70" w:rsidRPr="00493E70" w:rsidRDefault="00493E70" w:rsidP="00493E70">
      <w:pPr>
        <w:pStyle w:val="Caption"/>
        <w:keepNext/>
        <w:jc w:val="center"/>
        <w:rPr>
          <w:rFonts w:ascii="Times New Roman" w:hAnsi="Times New Roman" w:cs="Times New Roman"/>
          <w:color w:val="auto"/>
          <w:sz w:val="24"/>
          <w:szCs w:val="24"/>
        </w:rPr>
      </w:pPr>
      <w:bookmarkStart w:id="406" w:name="_Ref393219349"/>
      <w:r w:rsidRPr="00493E70">
        <w:rPr>
          <w:rFonts w:ascii="Times New Roman" w:hAnsi="Times New Roman" w:cs="Times New Roman"/>
          <w:color w:val="auto"/>
          <w:sz w:val="24"/>
          <w:szCs w:val="24"/>
        </w:rPr>
        <w:t xml:space="preserve">Table </w:t>
      </w:r>
      <w:r w:rsidRPr="00493E70">
        <w:rPr>
          <w:rFonts w:ascii="Times New Roman" w:hAnsi="Times New Roman" w:cs="Times New Roman"/>
          <w:color w:val="auto"/>
          <w:sz w:val="24"/>
          <w:szCs w:val="24"/>
        </w:rPr>
        <w:fldChar w:fldCharType="begin"/>
      </w:r>
      <w:r w:rsidRPr="00493E70">
        <w:rPr>
          <w:rFonts w:ascii="Times New Roman" w:hAnsi="Times New Roman" w:cs="Times New Roman"/>
          <w:color w:val="auto"/>
          <w:sz w:val="24"/>
          <w:szCs w:val="24"/>
        </w:rPr>
        <w:instrText xml:space="preserve"> SEQ Table \* ARABIC </w:instrText>
      </w:r>
      <w:r w:rsidRPr="00493E70">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13</w:t>
      </w:r>
      <w:r w:rsidRPr="00493E70">
        <w:rPr>
          <w:rFonts w:ascii="Times New Roman" w:hAnsi="Times New Roman" w:cs="Times New Roman"/>
          <w:color w:val="auto"/>
          <w:sz w:val="24"/>
          <w:szCs w:val="24"/>
        </w:rPr>
        <w:fldChar w:fldCharType="end"/>
      </w:r>
      <w:bookmarkEnd w:id="406"/>
      <w:r w:rsidRPr="00493E70">
        <w:rPr>
          <w:rFonts w:ascii="Times New Roman" w:hAnsi="Times New Roman" w:cs="Times New Roman"/>
          <w:color w:val="auto"/>
          <w:sz w:val="24"/>
          <w:szCs w:val="24"/>
        </w:rPr>
        <w:t>: Tensile strain capacity according to CSA Z662-11</w:t>
      </w:r>
    </w:p>
    <w:tbl>
      <w:tblPr>
        <w:tblStyle w:val="TableGrid"/>
        <w:tblW w:w="0" w:type="auto"/>
        <w:jc w:val="center"/>
        <w:tblInd w:w="817" w:type="dxa"/>
        <w:tblLook w:val="04A0" w:firstRow="1" w:lastRow="0" w:firstColumn="1" w:lastColumn="0" w:noHBand="0" w:noVBand="1"/>
      </w:tblPr>
      <w:tblGrid>
        <w:gridCol w:w="756"/>
        <w:gridCol w:w="756"/>
        <w:gridCol w:w="756"/>
        <w:gridCol w:w="982"/>
        <w:gridCol w:w="1098"/>
      </w:tblGrid>
      <w:tr w:rsidR="008F7448" w:rsidTr="00493E70">
        <w:trPr>
          <w:jc w:val="center"/>
        </w:trPr>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λ</m:t>
                </m:r>
              </m:oMath>
            </m:oMathPara>
          </w:p>
        </w:tc>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η</m:t>
                </m:r>
              </m:oMath>
            </m:oMathPara>
          </w:p>
        </w:tc>
        <w:tc>
          <w:tcPr>
            <w:tcW w:w="756"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ξ</m:t>
                </m:r>
              </m:oMath>
            </m:oMathPara>
          </w:p>
        </w:tc>
        <w:tc>
          <w:tcPr>
            <w:tcW w:w="475" w:type="dxa"/>
          </w:tcPr>
          <w:p w:rsidR="008F7448" w:rsidRDefault="008F7448" w:rsidP="00493E70">
            <w:pPr>
              <w:jc w:val="both"/>
              <w:rPr>
                <w:rFonts w:ascii="Times New Roman" w:hAnsi="Times New Roman" w:cs="Times New Roman"/>
                <w:sz w:val="24"/>
                <w:szCs w:val="24"/>
              </w:rPr>
            </w:pPr>
            <m:oMathPara>
              <m:oMath>
                <m:r>
                  <w:rPr>
                    <w:rFonts w:ascii="Cambria Math" w:hAnsi="Cambria Math" w:cs="Times New Roman"/>
                    <w:sz w:val="24"/>
                    <w:szCs w:val="24"/>
                  </w:rPr>
                  <m:t>δ</m:t>
                </m:r>
                <m:r>
                  <w:rPr>
                    <w:rFonts w:ascii="Cambria Math" w:eastAsiaTheme="minorEastAsia" w:hAnsi="Cambria Math" w:cs="Times New Roman"/>
                    <w:sz w:val="24"/>
                    <w:szCs w:val="24"/>
                  </w:rPr>
                  <m:t xml:space="preserve"> [mm]</m:t>
                </m:r>
              </m:oMath>
            </m:oMathPara>
          </w:p>
        </w:tc>
        <w:tc>
          <w:tcPr>
            <w:tcW w:w="784" w:type="dxa"/>
          </w:tcPr>
          <w:p w:rsidR="008F7448" w:rsidRDefault="00942EFC" w:rsidP="00493E70">
            <w:pPr>
              <w:jc w:val="both"/>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r>
                  <w:rPr>
                    <w:rFonts w:ascii="Cambria Math" w:eastAsiaTheme="minorEastAsia" w:hAnsi="Cambria Math" w:cs="Times New Roman"/>
                    <w:sz w:val="24"/>
                    <w:szCs w:val="24"/>
                  </w:rPr>
                  <m:t xml:space="preserve"> [%]</m:t>
                </m:r>
              </m:oMath>
            </m:oMathPara>
          </w:p>
        </w:tc>
      </w:tr>
      <w:tr w:rsidR="008F7448" w:rsidTr="00493E70">
        <w:trPr>
          <w:jc w:val="center"/>
        </w:trPr>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0.81</w:t>
            </w:r>
          </w:p>
        </w:tc>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0.25</w:t>
            </w:r>
          </w:p>
        </w:tc>
        <w:tc>
          <w:tcPr>
            <w:tcW w:w="756"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7.14</w:t>
            </w:r>
          </w:p>
        </w:tc>
        <w:tc>
          <w:tcPr>
            <w:tcW w:w="475"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0.27</w:t>
            </w:r>
          </w:p>
        </w:tc>
        <w:tc>
          <w:tcPr>
            <w:tcW w:w="784" w:type="dxa"/>
          </w:tcPr>
          <w:p w:rsidR="008F7448" w:rsidRDefault="008F7448" w:rsidP="008F7448">
            <w:pPr>
              <w:jc w:val="center"/>
              <w:rPr>
                <w:rFonts w:ascii="Times New Roman" w:hAnsi="Times New Roman" w:cs="Times New Roman"/>
                <w:sz w:val="24"/>
                <w:szCs w:val="24"/>
              </w:rPr>
            </w:pPr>
            <w:r>
              <w:rPr>
                <w:rFonts w:ascii="Times New Roman" w:hAnsi="Times New Roman" w:cs="Times New Roman"/>
                <w:sz w:val="24"/>
                <w:szCs w:val="24"/>
              </w:rPr>
              <w:t>0.95</w:t>
            </w:r>
          </w:p>
        </w:tc>
      </w:tr>
    </w:tbl>
    <w:p w:rsidR="00493E70" w:rsidRDefault="00493E70" w:rsidP="00D94122">
      <w:pPr>
        <w:jc w:val="both"/>
        <w:rPr>
          <w:rFonts w:ascii="Times New Roman" w:hAnsi="Times New Roman" w:cs="Times New Roman"/>
          <w:sz w:val="24"/>
          <w:szCs w:val="24"/>
        </w:rPr>
      </w:pPr>
    </w:p>
    <w:p w:rsidR="00622B0D" w:rsidRDefault="00493E70" w:rsidP="00D94122">
      <w:pPr>
        <w:jc w:val="both"/>
        <w:rPr>
          <w:rFonts w:ascii="Times New Roman" w:hAnsi="Times New Roman" w:cs="Times New Roman"/>
          <w:sz w:val="24"/>
          <w:szCs w:val="24"/>
        </w:rPr>
      </w:pPr>
      <w:r>
        <w:rPr>
          <w:rFonts w:ascii="Times New Roman" w:hAnsi="Times New Roman" w:cs="Times New Roman"/>
          <w:sz w:val="24"/>
          <w:szCs w:val="24"/>
        </w:rPr>
        <w:t xml:space="preserve">The tensile strain capacity computed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_Ref393219349 \h </w:instrText>
      </w:r>
      <w:r>
        <w:rPr>
          <w:rFonts w:ascii="Times New Roman" w:hAnsi="Times New Roman" w:cs="Times New Roman"/>
          <w:sz w:val="24"/>
          <w:szCs w:val="24"/>
        </w:rPr>
      </w:r>
      <w:r>
        <w:rPr>
          <w:rFonts w:ascii="Times New Roman" w:hAnsi="Times New Roman" w:cs="Times New Roman"/>
          <w:sz w:val="24"/>
          <w:szCs w:val="24"/>
        </w:rPr>
        <w:fldChar w:fldCharType="separate"/>
      </w:r>
      <w:ins w:id="407" w:author="Samer Adeeb" w:date="2014-07-20T19:44:00Z">
        <w:r w:rsidR="0076245A" w:rsidRPr="00493E70">
          <w:rPr>
            <w:rFonts w:ascii="Times New Roman" w:hAnsi="Times New Roman" w:cs="Times New Roman"/>
            <w:sz w:val="24"/>
            <w:szCs w:val="24"/>
          </w:rPr>
          <w:t xml:space="preserve">Table </w:t>
        </w:r>
        <w:r w:rsidR="0076245A">
          <w:rPr>
            <w:rFonts w:ascii="Times New Roman" w:hAnsi="Times New Roman" w:cs="Times New Roman"/>
            <w:noProof/>
            <w:sz w:val="24"/>
            <w:szCs w:val="24"/>
          </w:rPr>
          <w:t>13</w:t>
        </w:r>
      </w:ins>
      <w:del w:id="408" w:author="Samer Adeeb" w:date="2014-07-20T19:44:00Z">
        <w:r w:rsidRPr="00493E70" w:rsidDel="0076245A">
          <w:rPr>
            <w:rFonts w:ascii="Times New Roman" w:hAnsi="Times New Roman" w:cs="Times New Roman"/>
            <w:sz w:val="24"/>
            <w:szCs w:val="24"/>
          </w:rPr>
          <w:delText xml:space="preserve">Table </w:delText>
        </w:r>
        <w:r w:rsidRPr="00493E70" w:rsidDel="0076245A">
          <w:rPr>
            <w:rFonts w:ascii="Times New Roman" w:hAnsi="Times New Roman" w:cs="Times New Roman"/>
            <w:noProof/>
            <w:sz w:val="24"/>
            <w:szCs w:val="24"/>
          </w:rPr>
          <w:delText>13</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applies</w:t>
      </w:r>
      <w:r w:rsidR="008F7448">
        <w:rPr>
          <w:rFonts w:ascii="Times New Roman" w:hAnsi="Times New Roman" w:cs="Times New Roman"/>
          <w:sz w:val="24"/>
          <w:szCs w:val="24"/>
        </w:rPr>
        <w:t xml:space="preserve"> to</w:t>
      </w:r>
      <w:r>
        <w:rPr>
          <w:rFonts w:ascii="Times New Roman" w:hAnsi="Times New Roman" w:cs="Times New Roman"/>
          <w:sz w:val="24"/>
          <w:szCs w:val="24"/>
        </w:rPr>
        <w:t xml:space="preserve"> both Test 1 and Test 2 since the only difference between the first two tests is the level of internal pressure and Eq. (1) doesn’t consider the effect of internal pressure </w:t>
      </w:r>
      <w:proofErr w:type="gramStart"/>
      <w:r>
        <w:rPr>
          <w:rFonts w:ascii="Times New Roman" w:hAnsi="Times New Roman" w:cs="Times New Roman"/>
          <w:sz w:val="24"/>
          <w:szCs w:val="24"/>
        </w:rPr>
        <w:t xml:space="preserve">on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Pr>
          <w:rFonts w:ascii="Times New Roman" w:eastAsiaTheme="minorEastAsia" w:hAnsi="Times New Roman" w:cs="Times New Roman"/>
          <w:sz w:val="24"/>
          <w:szCs w:val="24"/>
        </w:rPr>
        <w:t>.</w:t>
      </w:r>
      <w:r>
        <w:rPr>
          <w:rFonts w:ascii="Times New Roman" w:hAnsi="Times New Roman" w:cs="Times New Roman"/>
          <w:sz w:val="24"/>
          <w:szCs w:val="24"/>
        </w:rPr>
        <w:t xml:space="preserve"> </w:t>
      </w:r>
    </w:p>
    <w:p w:rsidR="008F7448" w:rsidRDefault="008F7448" w:rsidP="008F7448">
      <w:pPr>
        <w:jc w:val="both"/>
        <w:rPr>
          <w:rFonts w:ascii="Times New Roman" w:hAnsi="Times New Roman" w:cs="Times New Roman"/>
          <w:b/>
          <w:sz w:val="24"/>
          <w:szCs w:val="24"/>
        </w:rPr>
      </w:pPr>
      <w:r w:rsidRPr="0001390B">
        <w:rPr>
          <w:rFonts w:ascii="Times New Roman" w:hAnsi="Times New Roman" w:cs="Times New Roman"/>
          <w:b/>
          <w:sz w:val="24"/>
          <w:szCs w:val="24"/>
        </w:rPr>
        <w:t xml:space="preserve">Comparison with the </w:t>
      </w:r>
      <w:r>
        <w:rPr>
          <w:rFonts w:ascii="Times New Roman" w:hAnsi="Times New Roman" w:cs="Times New Roman"/>
          <w:b/>
          <w:sz w:val="24"/>
          <w:szCs w:val="24"/>
        </w:rPr>
        <w:t>PRCI report</w:t>
      </w:r>
    </w:p>
    <w:p w:rsidR="00F34185" w:rsidRDefault="005D556E" w:rsidP="00D94122">
      <w:pPr>
        <w:jc w:val="both"/>
        <w:rPr>
          <w:rFonts w:ascii="Times New Roman" w:eastAsiaTheme="minorEastAsia" w:hAnsi="Times New Roman" w:cs="Times New Roman"/>
          <w:sz w:val="24"/>
          <w:szCs w:val="24"/>
        </w:rPr>
      </w:pPr>
      <w:r>
        <w:rPr>
          <w:rFonts w:ascii="Times New Roman" w:hAnsi="Times New Roman" w:cs="Times New Roman"/>
          <w:sz w:val="24"/>
          <w:szCs w:val="24"/>
        </w:rPr>
        <w:t xml:space="preserve">The PRCI report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prci \h </w:instrText>
      </w:r>
      <w:r>
        <w:rPr>
          <w:rFonts w:ascii="Times New Roman" w:hAnsi="Times New Roman" w:cs="Times New Roman"/>
          <w:sz w:val="24"/>
          <w:szCs w:val="24"/>
        </w:rPr>
      </w:r>
      <w:r>
        <w:rPr>
          <w:rFonts w:ascii="Times New Roman" w:hAnsi="Times New Roman" w:cs="Times New Roman"/>
          <w:sz w:val="24"/>
          <w:szCs w:val="24"/>
        </w:rPr>
        <w:fldChar w:fldCharType="separate"/>
      </w:r>
      <w:ins w:id="409" w:author="Samer Adeeb" w:date="2014-07-20T19:44:00Z">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ins>
      <w:del w:id="410" w:author="Samer Adeeb" w:date="2014-07-20T19:44:00Z">
        <w:r w:rsidDel="0076245A">
          <w:rPr>
            <w:rFonts w:ascii="Times New Roman" w:hAnsi="Times New Roman" w:cs="Times New Roman"/>
            <w:sz w:val="24"/>
            <w:szCs w:val="24"/>
          </w:rPr>
          <w:delText>[24</w:delText>
        </w:r>
        <w:r w:rsidRPr="00CB2CBB" w:rsidDel="0076245A">
          <w:rPr>
            <w:rFonts w:ascii="Times New Roman" w:hAnsi="Times New Roman" w:cs="Times New Roman"/>
            <w:sz w:val="24"/>
            <w:szCs w:val="24"/>
          </w:rPr>
          <w:delText>]</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introduces </w:t>
      </w:r>
      <w:r w:rsidR="00303E6F">
        <w:rPr>
          <w:rFonts w:ascii="Times New Roman" w:hAnsi="Times New Roman" w:cs="Times New Roman"/>
          <w:sz w:val="24"/>
          <w:szCs w:val="24"/>
        </w:rPr>
        <w:t>Eq. (4)</w:t>
      </w:r>
      <w:r w:rsidR="0001398E">
        <w:rPr>
          <w:rFonts w:ascii="Times New Roman" w:hAnsi="Times New Roman" w:cs="Times New Roman"/>
          <w:sz w:val="24"/>
          <w:szCs w:val="24"/>
        </w:rPr>
        <w:t xml:space="preserve"> </w:t>
      </w:r>
      <w:r w:rsidR="00303E6F">
        <w:rPr>
          <w:rFonts w:ascii="Times New Roman" w:hAnsi="Times New Roman" w:cs="Times New Roman"/>
          <w:sz w:val="24"/>
          <w:szCs w:val="24"/>
        </w:rPr>
        <w:t xml:space="preserve">for the prediction </w:t>
      </w:r>
      <w:proofErr w:type="gramStart"/>
      <w:r w:rsidR="00303E6F">
        <w:rPr>
          <w:rFonts w:ascii="Times New Roman" w:hAnsi="Times New Roman" w:cs="Times New Roman"/>
          <w:sz w:val="24"/>
          <w:szCs w:val="24"/>
        </w:rPr>
        <w:t xml:space="preserve">of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t</m:t>
            </m:r>
          </m:sub>
          <m:sup>
            <m:r>
              <w:rPr>
                <w:rFonts w:ascii="Cambria Math" w:hAnsi="Cambria Math" w:cs="Times New Roman"/>
                <w:sz w:val="24"/>
                <w:szCs w:val="24"/>
              </w:rPr>
              <m:t>crit</m:t>
            </m:r>
          </m:sup>
        </m:sSubSup>
      </m:oMath>
      <w:r w:rsidR="00303E6F">
        <w:rPr>
          <w:rFonts w:ascii="Times New Roman" w:eastAsiaTheme="minorEastAsia" w:hAnsi="Times New Roman" w:cs="Times New Roman"/>
          <w:sz w:val="24"/>
          <w:szCs w:val="24"/>
        </w:rPr>
        <w:t>.</w:t>
      </w:r>
      <w:r w:rsidR="0001398E">
        <w:rPr>
          <w:rFonts w:ascii="Times New Roman" w:eastAsiaTheme="minorEastAsia" w:hAnsi="Times New Roman" w:cs="Times New Roman"/>
          <w:sz w:val="24"/>
          <w:szCs w:val="24"/>
        </w:rPr>
        <w:t xml:space="preserve"> In Eq. (4), the letters A, B, C, D represent functions of the parameters </w:t>
      </w:r>
      <m:oMath>
        <m:r>
          <w:rPr>
            <w:rFonts w:ascii="Cambria Math" w:eastAsiaTheme="minorEastAsia" w:hAnsi="Cambria Math" w:cs="Times New Roman"/>
            <w:sz w:val="24"/>
            <w:szCs w:val="24"/>
          </w:rPr>
          <m:t>η</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ψ</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λ</m:t>
        </m:r>
      </m:oMath>
      <w:r w:rsidR="0001398E">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ϕ</m:t>
        </m:r>
      </m:oMath>
      <w:r w:rsidR="0001398E">
        <w:rPr>
          <w:rFonts w:ascii="Times New Roman" w:eastAsiaTheme="minorEastAsia" w:hAnsi="Times New Roman" w:cs="Times New Roman"/>
          <w:sz w:val="24"/>
          <w:szCs w:val="24"/>
        </w:rPr>
        <w:t xml:space="preserve">, where </w:t>
      </w:r>
      <m:oMath>
        <m:r>
          <w:rPr>
            <w:rFonts w:ascii="Cambria Math" w:eastAsiaTheme="minorEastAsia" w:hAnsi="Cambria Math" w:cs="Times New Roman"/>
            <w:sz w:val="24"/>
            <w:szCs w:val="24"/>
          </w:rPr>
          <m:t>η, ξ, λ</m:t>
        </m:r>
      </m:oMath>
      <w:r w:rsidR="0001398E">
        <w:rPr>
          <w:rFonts w:ascii="Times New Roman" w:eastAsiaTheme="minorEastAsia" w:hAnsi="Times New Roman" w:cs="Times New Roman"/>
          <w:sz w:val="24"/>
          <w:szCs w:val="24"/>
        </w:rPr>
        <w:t xml:space="preserve"> have the same meaning as in Eq. (1), </w:t>
      </w:r>
      <m:oMath>
        <m:r>
          <w:rPr>
            <w:rFonts w:ascii="Cambria Math" w:eastAsiaTheme="minorEastAsia" w:hAnsi="Cambria Math" w:cs="Times New Roman"/>
            <w:sz w:val="24"/>
            <w:szCs w:val="24"/>
          </w:rPr>
          <m:t>ψ</m:t>
        </m:r>
      </m:oMath>
      <w:r w:rsidR="0001398E">
        <w:rPr>
          <w:rFonts w:ascii="Times New Roman" w:eastAsiaTheme="minorEastAsia" w:hAnsi="Times New Roman" w:cs="Times New Roman"/>
          <w:sz w:val="24"/>
          <w:szCs w:val="24"/>
        </w:rPr>
        <w:t xml:space="preserve"> </w:t>
      </w:r>
      <w:commentRangeStart w:id="411"/>
      <w:r w:rsidR="0001398E">
        <w:rPr>
          <w:rFonts w:ascii="Times New Roman" w:eastAsiaTheme="minorEastAsia" w:hAnsi="Times New Roman" w:cs="Times New Roman"/>
          <w:sz w:val="24"/>
          <w:szCs w:val="24"/>
        </w:rPr>
        <w:t>denotes</w:t>
      </w:r>
      <w:commentRangeEnd w:id="411"/>
      <w:r w:rsidR="004F77AE">
        <w:rPr>
          <w:rStyle w:val="CommentReference"/>
        </w:rPr>
        <w:commentReference w:id="411"/>
      </w:r>
      <w:r w:rsidR="0001398E">
        <w:rPr>
          <w:rFonts w:ascii="Times New Roman" w:eastAsiaTheme="minorEastAsia" w:hAnsi="Times New Roman" w:cs="Times New Roman"/>
          <w:sz w:val="24"/>
          <w:szCs w:val="24"/>
        </w:rPr>
        <w:t xml:space="preserve"> the ratio of the girth weld high – low misalignment to the pipe wall </w:t>
      </w:r>
      <w:r w:rsidR="0001398E">
        <w:rPr>
          <w:rFonts w:ascii="Times New Roman" w:eastAsiaTheme="minorEastAsia" w:hAnsi="Times New Roman" w:cs="Times New Roman"/>
          <w:sz w:val="24"/>
          <w:szCs w:val="24"/>
        </w:rPr>
        <w:lastRenderedPageBreak/>
        <w:t xml:space="preserve">thickness and </w:t>
      </w:r>
      <m:oMath>
        <m:r>
          <w:rPr>
            <w:rFonts w:ascii="Cambria Math" w:eastAsiaTheme="minorEastAsia" w:hAnsi="Cambria Math" w:cs="Times New Roman"/>
            <w:sz w:val="24"/>
            <w:szCs w:val="24"/>
          </w:rPr>
          <m:t>ϕ</m:t>
        </m:r>
      </m:oMath>
      <w:r w:rsidR="0001398E">
        <w:rPr>
          <w:rFonts w:ascii="Times New Roman" w:eastAsiaTheme="minorEastAsia" w:hAnsi="Times New Roman" w:cs="Times New Roman"/>
          <w:sz w:val="24"/>
          <w:szCs w:val="24"/>
        </w:rPr>
        <w:t xml:space="preserve"> denotes the ratio of the girth weld ultimate strength to the pipe base metal ultimate strength.</w:t>
      </w:r>
      <w:r w:rsidR="00F34185">
        <w:rPr>
          <w:rFonts w:ascii="Times New Roman" w:eastAsiaTheme="minorEastAsia" w:hAnsi="Times New Roman" w:cs="Times New Roman"/>
          <w:sz w:val="24"/>
          <w:szCs w:val="24"/>
        </w:rPr>
        <w:t xml:space="preserve"> The </w:t>
      </w:r>
      <w:proofErr w:type="gramStart"/>
      <w:r w:rsidR="00F34185">
        <w:rPr>
          <w:rFonts w:ascii="Times New Roman" w:eastAsiaTheme="minorEastAsia" w:hAnsi="Times New Roman" w:cs="Times New Roman"/>
          <w:sz w:val="24"/>
          <w:szCs w:val="24"/>
        </w:rPr>
        <w:t>definition of the functions A, B, C, D are</w:t>
      </w:r>
      <w:proofErr w:type="gramEnd"/>
      <w:r w:rsidR="00F34185">
        <w:rPr>
          <w:rFonts w:ascii="Times New Roman" w:eastAsiaTheme="minorEastAsia" w:hAnsi="Times New Roman" w:cs="Times New Roman"/>
          <w:sz w:val="24"/>
          <w:szCs w:val="24"/>
        </w:rPr>
        <w:t xml:space="preserve"> given in Eq. (10)</w:t>
      </w:r>
      <w:r w:rsidR="00287436">
        <w:rPr>
          <w:rFonts w:ascii="Times New Roman" w:eastAsiaTheme="minorEastAsia" w:hAnsi="Times New Roman" w:cs="Times New Roman"/>
          <w:sz w:val="24"/>
          <w:szCs w:val="24"/>
        </w:rPr>
        <w:t xml:space="preserve"> </w:t>
      </w:r>
      <w:r w:rsidR="00287436">
        <w:rPr>
          <w:rFonts w:ascii="Times New Roman" w:eastAsiaTheme="minorEastAsia" w:hAnsi="Times New Roman" w:cs="Times New Roman"/>
          <w:sz w:val="24"/>
          <w:szCs w:val="24"/>
        </w:rPr>
        <w:fldChar w:fldCharType="begin"/>
      </w:r>
      <w:r w:rsidR="00287436">
        <w:rPr>
          <w:rFonts w:ascii="Times New Roman" w:eastAsiaTheme="minorEastAsia" w:hAnsi="Times New Roman" w:cs="Times New Roman"/>
          <w:sz w:val="24"/>
          <w:szCs w:val="24"/>
        </w:rPr>
        <w:instrText xml:space="preserve"> REF prci \h </w:instrText>
      </w:r>
      <w:r w:rsidR="00287436">
        <w:rPr>
          <w:rFonts w:ascii="Times New Roman" w:eastAsiaTheme="minorEastAsia" w:hAnsi="Times New Roman" w:cs="Times New Roman"/>
          <w:sz w:val="24"/>
          <w:szCs w:val="24"/>
        </w:rPr>
      </w:r>
      <w:r w:rsidR="00287436">
        <w:rPr>
          <w:rFonts w:ascii="Times New Roman" w:eastAsiaTheme="minorEastAsia" w:hAnsi="Times New Roman" w:cs="Times New Roman"/>
          <w:sz w:val="24"/>
          <w:szCs w:val="24"/>
        </w:rPr>
        <w:fldChar w:fldCharType="separate"/>
      </w:r>
      <w:ins w:id="412" w:author="Samer Adeeb" w:date="2014-07-20T19:44:00Z">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ins>
      <w:del w:id="413" w:author="Samer Adeeb" w:date="2014-07-20T19:44:00Z">
        <w:r w:rsidR="00287436" w:rsidDel="0076245A">
          <w:rPr>
            <w:rFonts w:ascii="Times New Roman" w:hAnsi="Times New Roman" w:cs="Times New Roman"/>
            <w:sz w:val="24"/>
            <w:szCs w:val="24"/>
          </w:rPr>
          <w:delText>[24</w:delText>
        </w:r>
        <w:r w:rsidR="00287436" w:rsidRPr="00CB2CBB" w:rsidDel="0076245A">
          <w:rPr>
            <w:rFonts w:ascii="Times New Roman" w:hAnsi="Times New Roman" w:cs="Times New Roman"/>
            <w:sz w:val="24"/>
            <w:szCs w:val="24"/>
          </w:rPr>
          <w:delText>]</w:delText>
        </w:r>
      </w:del>
      <w:r w:rsidR="00287436">
        <w:rPr>
          <w:rFonts w:ascii="Times New Roman" w:eastAsiaTheme="minorEastAsia" w:hAnsi="Times New Roman" w:cs="Times New Roman"/>
          <w:sz w:val="24"/>
          <w:szCs w:val="24"/>
        </w:rPr>
        <w:fldChar w:fldCharType="end"/>
      </w:r>
      <w:r w:rsidR="00287436">
        <w:rPr>
          <w:rFonts w:ascii="Times New Roman" w:eastAsiaTheme="minorEastAsia" w:hAnsi="Times New Roman" w:cs="Times New Roman"/>
          <w:sz w:val="24"/>
          <w:szCs w:val="24"/>
        </w:rPr>
        <w:t>.</w:t>
      </w:r>
      <w:r w:rsidR="00D13D1E">
        <w:rPr>
          <w:rFonts w:ascii="Times New Roman" w:eastAsiaTheme="minorEastAsia" w:hAnsi="Times New Roman" w:cs="Times New Roman"/>
          <w:sz w:val="24"/>
          <w:szCs w:val="24"/>
        </w:rPr>
        <w:t xml:space="preserve"> </w:t>
      </w:r>
    </w:p>
    <w:tbl>
      <w:tblPr>
        <w:tblStyle w:val="TableGrid"/>
        <w:tblW w:w="0" w:type="auto"/>
        <w:tblLook w:val="04A0" w:firstRow="1" w:lastRow="0" w:firstColumn="1" w:lastColumn="0" w:noHBand="0" w:noVBand="1"/>
      </w:tblPr>
      <w:tblGrid>
        <w:gridCol w:w="8897"/>
        <w:gridCol w:w="679"/>
      </w:tblGrid>
      <w:tr w:rsidR="00F34185" w:rsidTr="00742D8A">
        <w:tc>
          <w:tcPr>
            <w:tcW w:w="8897" w:type="dxa"/>
            <w:tcBorders>
              <w:top w:val="nil"/>
              <w:left w:val="nil"/>
              <w:bottom w:val="nil"/>
              <w:right w:val="nil"/>
            </w:tcBorders>
          </w:tcPr>
          <w:p w:rsidR="00F34185" w:rsidRPr="003E2F15" w:rsidRDefault="00F34185" w:rsidP="00F34185">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2</m:t>
                            </m:r>
                          </m:sub>
                        </m:sSub>
                      </m:num>
                      <m:den>
                        <m:r>
                          <w:rPr>
                            <w:rFonts w:ascii="Cambria Math" w:eastAsiaTheme="minorEastAsia" w:hAnsi="Cambria Math" w:cs="Times New Roman"/>
                            <w:sz w:val="24"/>
                            <w:szCs w:val="24"/>
                          </w:rPr>
                          <m:t xml:space="preserve">ξ  </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ηξ</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4</m:t>
                                </m:r>
                              </m:sub>
                            </m:sSub>
                          </m:num>
                          <m:den>
                            <m:r>
                              <w:rPr>
                                <w:rFonts w:ascii="Cambria Math" w:eastAsiaTheme="minorEastAsia" w:hAnsi="Cambria Math" w:cs="Times New Roman"/>
                                <w:sz w:val="24"/>
                                <w:szCs w:val="24"/>
                              </w:rPr>
                              <m:t>ξ</m:t>
                            </m:r>
                          </m:den>
                        </m:f>
                      </m:sup>
                    </m:sSup>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5</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6</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7</m:t>
                        </m:r>
                      </m:sub>
                    </m:sSub>
                    <m:r>
                      <w:rPr>
                        <w:rFonts w:ascii="Cambria Math" w:eastAsiaTheme="minorEastAsia" w:hAnsi="Cambria Math" w:cs="Times New Roman"/>
                        <w:sz w:val="24"/>
                        <w:szCs w:val="24"/>
                      </w:rPr>
                      <m:t>ψ</m:t>
                    </m:r>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ηξ</m:t>
                            </m:r>
                          </m:e>
                        </m:d>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8</m:t>
                            </m:r>
                          </m:sub>
                        </m:sSub>
                      </m:sup>
                    </m:sSup>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10</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11</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13</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14</m:t>
                            </m:r>
                          </m:sub>
                        </m:sSub>
                      </m:sup>
                    </m:sSup>
                  </m:e>
                </m:d>
              </m:oMath>
            </m:oMathPara>
          </w:p>
          <w:p w:rsidR="003E2F15" w:rsidRPr="003E2F15" w:rsidRDefault="003E2F15" w:rsidP="003E2F15">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B=</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2</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3</m:t>
                                </m:r>
                              </m:sub>
                            </m:sSub>
                          </m:sup>
                        </m:sSup>
                      </m:num>
                      <m:den>
                        <m:r>
                          <w:rPr>
                            <w:rFonts w:ascii="Cambria Math" w:eastAsiaTheme="minorEastAsia" w:hAnsi="Cambria Math" w:cs="Times New Roman"/>
                            <w:sz w:val="24"/>
                            <w:szCs w:val="24"/>
                          </w:rPr>
                          <m:t>η</m:t>
                        </m:r>
                      </m:den>
                    </m:f>
                  </m:sup>
                </m:sSup>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4</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5</m:t>
                            </m:r>
                          </m:sub>
                        </m:sSub>
                      </m:sup>
                    </m:sSup>
                    <m:sSup>
                      <m:sSupPr>
                        <m:ctrlPr>
                          <w:rPr>
                            <w:rFonts w:ascii="Cambria Math" w:eastAsiaTheme="minorEastAsia" w:hAnsi="Cambria Math" w:cs="Times New Roman"/>
                            <w:i/>
                            <w:sz w:val="24"/>
                            <w:szCs w:val="24"/>
                          </w:rPr>
                        </m:ctrlPr>
                      </m:sSupPr>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6</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7</m:t>
                                    </m:r>
                                  </m:sub>
                                </m:sSub>
                              </m:sup>
                            </m:sSup>
                          </m:e>
                        </m:d>
                      </m:e>
                      <m:sup>
                        <m:r>
                          <w:rPr>
                            <w:rFonts w:ascii="Cambria Math" w:eastAsiaTheme="minorEastAsia" w:hAnsi="Cambria Math" w:cs="Times New Roman"/>
                            <w:sz w:val="24"/>
                            <w:szCs w:val="24"/>
                          </w:rPr>
                          <m:t>λ</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8</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9</m:t>
                            </m:r>
                          </m:sub>
                        </m:sSub>
                      </m:sup>
                    </m:sSup>
                  </m:e>
                </m:d>
              </m:oMath>
            </m:oMathPara>
          </w:p>
          <w:p w:rsidR="003E2F15" w:rsidRPr="006E2EC7" w:rsidRDefault="006E2EC7" w:rsidP="006E2EC7">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C=</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ξ</m:t>
                        </m:r>
                      </m:den>
                    </m:f>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ξ</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ξ</m:t>
                            </m:r>
                          </m:e>
                        </m:d>
                        <m:r>
                          <w:rPr>
                            <w:rFonts w:ascii="Cambria Math" w:eastAsiaTheme="minorEastAsia" w:hAnsi="Cambria Math" w:cs="Times New Roman"/>
                            <w:sz w:val="24"/>
                            <w:szCs w:val="24"/>
                          </w:rPr>
                          <m:t>η</m:t>
                        </m:r>
                      </m:den>
                    </m:f>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4</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5</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6</m:t>
                        </m:r>
                      </m:sub>
                    </m:sSub>
                    <m:r>
                      <w:rPr>
                        <w:rFonts w:ascii="Cambria Math" w:eastAsiaTheme="minorEastAsia" w:hAnsi="Cambria Math" w:cs="Times New Roman"/>
                        <w:sz w:val="24"/>
                        <w:szCs w:val="24"/>
                      </w:rPr>
                      <m:t>ψ</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-η</m:t>
                        </m:r>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7</m:t>
                        </m:r>
                      </m:sub>
                    </m:sSub>
                    <m:r>
                      <w:rPr>
                        <w:rFonts w:ascii="Cambria Math" w:eastAsiaTheme="minorEastAsia" w:hAnsi="Cambria Math" w:cs="Times New Roman"/>
                        <w:sz w:val="24"/>
                        <w:szCs w:val="24"/>
                      </w:rPr>
                      <m:t>ψ</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-ξ</m:t>
                        </m:r>
                      </m:sup>
                    </m:sSup>
                  </m:e>
                </m:d>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8</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10</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12</m:t>
                            </m:r>
                          </m:sub>
                        </m:sSub>
                      </m:sup>
                    </m:sSup>
                    <m:r>
                      <w:rPr>
                        <w:rFonts w:ascii="Cambria Math" w:eastAsiaTheme="minorEastAsia" w:hAnsi="Cambria Math" w:cs="Times New Roman"/>
                        <w:sz w:val="24"/>
                        <w:szCs w:val="24"/>
                      </w:rPr>
                      <m:t>ϕ</m:t>
                    </m:r>
                  </m:e>
                </m:d>
              </m:oMath>
            </m:oMathPara>
          </w:p>
          <w:p w:rsidR="006E2EC7" w:rsidRDefault="006E2EC7" w:rsidP="00742D8A">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ξ</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2</m:t>
                        </m:r>
                      </m:sub>
                    </m:sSub>
                  </m:sup>
                </m:sSup>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η</m:t>
                    </m:r>
                  </m:e>
                  <m:sup>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ξ</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ξ</m:t>
                            </m:r>
                          </m:e>
                        </m:d>
                      </m:den>
                    </m:f>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5</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ψ</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6</m:t>
                            </m:r>
                          </m:sub>
                        </m:sSub>
                      </m:sup>
                    </m:sSup>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7</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λ</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8</m:t>
                            </m:r>
                          </m:sub>
                        </m:sSub>
                      </m:sup>
                    </m:sSup>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9</m:t>
                        </m:r>
                      </m:sub>
                    </m:sSub>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ϕ</m:t>
                        </m:r>
                      </m:e>
                      <m:sup>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10</m:t>
                            </m:r>
                          </m:sub>
                        </m:sSub>
                      </m:sup>
                    </m:sSup>
                  </m:e>
                </m:d>
              </m:oMath>
            </m:oMathPara>
          </w:p>
        </w:tc>
        <w:tc>
          <w:tcPr>
            <w:tcW w:w="679" w:type="dxa"/>
            <w:tcBorders>
              <w:top w:val="nil"/>
              <w:left w:val="nil"/>
              <w:bottom w:val="nil"/>
              <w:right w:val="nil"/>
            </w:tcBorders>
            <w:vAlign w:val="center"/>
          </w:tcPr>
          <w:p w:rsidR="00F34185" w:rsidRDefault="00F34185" w:rsidP="00742D8A">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w:t>
            </w:r>
          </w:p>
        </w:tc>
      </w:tr>
    </w:tbl>
    <w:p w:rsidR="00287436" w:rsidRDefault="00287436" w:rsidP="00D94122">
      <w:pPr>
        <w:jc w:val="both"/>
        <w:rPr>
          <w:rFonts w:ascii="Times New Roman" w:eastAsiaTheme="minorEastAsia" w:hAnsi="Times New Roman" w:cs="Times New Roman"/>
          <w:sz w:val="24"/>
          <w:szCs w:val="24"/>
        </w:rPr>
      </w:pPr>
    </w:p>
    <w:p w:rsidR="00207844" w:rsidRDefault="00287436"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(10) the </w:t>
      </w:r>
      <w:proofErr w:type="gramStart"/>
      <w:r>
        <w:rPr>
          <w:rFonts w:ascii="Times New Roman" w:eastAsiaTheme="minorEastAsia" w:hAnsi="Times New Roman" w:cs="Times New Roman"/>
          <w:sz w:val="24"/>
          <w:szCs w:val="24"/>
        </w:rPr>
        <w:t xml:space="preserve">parameters </w:t>
      </w:r>
      <w:proofErr w:type="gramEnd"/>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a</m:t>
                </m:r>
              </m:e>
              <m:sub>
                <m:r>
                  <w:rPr>
                    <w:rFonts w:ascii="Cambria Math" w:eastAsiaTheme="minorEastAsia" w:hAnsi="Cambria Math" w:cs="Times New Roman"/>
                    <w:sz w:val="24"/>
                    <w:szCs w:val="24"/>
                  </w:rPr>
                  <m:t>14</m:t>
                </m:r>
              </m:sub>
            </m:sSub>
          </m:e>
        </m:d>
      </m:oMath>
      <w:r>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b</m:t>
                </m:r>
              </m:e>
              <m:sub>
                <m:r>
                  <w:rPr>
                    <w:rFonts w:ascii="Cambria Math" w:eastAsiaTheme="minorEastAsia" w:hAnsi="Cambria Math" w:cs="Times New Roman"/>
                    <w:sz w:val="24"/>
                    <w:szCs w:val="24"/>
                  </w:rPr>
                  <m:t>9</m:t>
                </m:r>
              </m:sub>
            </m:sSub>
          </m:e>
        </m:d>
      </m:oMath>
      <w:r>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12</m:t>
                </m:r>
              </m:sub>
            </m:sSub>
          </m:e>
        </m:d>
      </m:oMath>
      <w:r>
        <w:rPr>
          <w:rFonts w:ascii="Times New Roman" w:eastAsiaTheme="minorEastAsia" w:hAnsi="Times New Roman" w:cs="Times New Roman"/>
          <w:sz w:val="24"/>
          <w:szCs w:val="24"/>
        </w:rPr>
        <w:t xml:space="preserve">, </w:t>
      </w:r>
      <m:oMath>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10</m:t>
                </m:r>
              </m:sub>
            </m:sSub>
          </m:e>
        </m:d>
      </m:oMath>
      <w:r>
        <w:rPr>
          <w:rFonts w:ascii="Times New Roman" w:eastAsiaTheme="minorEastAsia" w:hAnsi="Times New Roman" w:cs="Times New Roman"/>
          <w:sz w:val="24"/>
          <w:szCs w:val="24"/>
        </w:rPr>
        <w:t xml:space="preserve"> are based on data fitting and are given in Table 7-1 of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ins w:id="414" w:author="Samer Adeeb" w:date="2014-07-20T19:44:00Z">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ins>
      <w:del w:id="415" w:author="Samer Adeeb" w:date="2014-07-20T19:44:00Z">
        <w:r w:rsidDel="0076245A">
          <w:rPr>
            <w:rFonts w:ascii="Times New Roman" w:hAnsi="Times New Roman" w:cs="Times New Roman"/>
            <w:sz w:val="24"/>
            <w:szCs w:val="24"/>
          </w:rPr>
          <w:delText>[24</w:delText>
        </w:r>
        <w:r w:rsidRPr="00CB2CBB" w:rsidDel="0076245A">
          <w:rPr>
            <w:rFonts w:ascii="Times New Roman" w:hAnsi="Times New Roman" w:cs="Times New Roman"/>
            <w:sz w:val="24"/>
            <w:szCs w:val="24"/>
          </w:rPr>
          <w:delText>]</w:delText>
        </w:r>
      </w:del>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r w:rsidR="002828C6">
        <w:rPr>
          <w:rFonts w:ascii="Times New Roman" w:eastAsiaTheme="minorEastAsia" w:hAnsi="Times New Roman" w:cs="Times New Roman"/>
          <w:sz w:val="24"/>
          <w:szCs w:val="24"/>
        </w:rPr>
        <w:t xml:space="preserve">The meaning of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28C6">
        <w:rPr>
          <w:rFonts w:ascii="Times New Roman" w:eastAsiaTheme="minorEastAsia" w:hAnsi="Times New Roman" w:cs="Times New Roman"/>
          <w:sz w:val="24"/>
          <w:szCs w:val="24"/>
        </w:rPr>
        <w:t xml:space="preserve"> in Eq. (4) is different from Eq. (1). In Eq. (4)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2828C6">
        <w:rPr>
          <w:rFonts w:ascii="Times New Roman" w:eastAsiaTheme="minorEastAsia" w:hAnsi="Times New Roman" w:cs="Times New Roman"/>
          <w:sz w:val="24"/>
          <w:szCs w:val="24"/>
        </w:rPr>
        <w:t xml:space="preserve"> denotes the tensile strain capacity of a pipe with 15.9 mm wall thickness and an internal pressure corresponding to 72% SMYS hoop stress.</w:t>
      </w:r>
      <w:r w:rsidR="00F34185">
        <w:rPr>
          <w:rFonts w:ascii="Times New Roman" w:eastAsiaTheme="minorEastAsia" w:hAnsi="Times New Roman" w:cs="Times New Roman"/>
          <w:sz w:val="24"/>
          <w:szCs w:val="24"/>
        </w:rPr>
        <w:t xml:space="preserve"> </w:t>
      </w:r>
      <w:r w:rsidR="00876496">
        <w:rPr>
          <w:rFonts w:ascii="Times New Roman" w:eastAsiaTheme="minorEastAsia" w:hAnsi="Times New Roman" w:cs="Times New Roman"/>
          <w:sz w:val="24"/>
          <w:szCs w:val="24"/>
        </w:rPr>
        <w:t>In order to generalize Eq. (4) to all cases of internal pressure</w:t>
      </w:r>
      <w:r w:rsidR="002828C6">
        <w:rPr>
          <w:rFonts w:ascii="Times New Roman" w:eastAsiaTheme="minorEastAsia" w:hAnsi="Times New Roman" w:cs="Times New Roman"/>
          <w:sz w:val="24"/>
          <w:szCs w:val="24"/>
        </w:rPr>
        <w:t xml:space="preserve"> up to 80% SMYS,</w:t>
      </w:r>
      <w:r w:rsidR="00876496">
        <w:rPr>
          <w:rFonts w:ascii="Times New Roman" w:eastAsiaTheme="minorEastAsia" w:hAnsi="Times New Roman" w:cs="Times New Roman"/>
          <w:sz w:val="24"/>
          <w:szCs w:val="24"/>
        </w:rPr>
        <w:t xml:space="preserve"> </w:t>
      </w:r>
      <w:r w:rsidR="00504858">
        <w:rPr>
          <w:rFonts w:ascii="Times New Roman" w:eastAsiaTheme="minorEastAsia" w:hAnsi="Times New Roman" w:cs="Times New Roman"/>
          <w:sz w:val="24"/>
          <w:szCs w:val="24"/>
        </w:rPr>
        <w:t xml:space="preserve">the effect of internal pressure on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was investigated using finite element analysis. </w:t>
      </w:r>
      <w:r w:rsidR="00E15E31">
        <w:rPr>
          <w:rFonts w:ascii="Times New Roman" w:eastAsiaTheme="minorEastAsia" w:hAnsi="Times New Roman" w:cs="Times New Roman"/>
          <w:sz w:val="24"/>
          <w:szCs w:val="24"/>
        </w:rPr>
        <w:t xml:space="preserve"> </w:t>
      </w:r>
      <w:r w:rsidR="00504858">
        <w:rPr>
          <w:rFonts w:ascii="Times New Roman" w:eastAsiaTheme="minorEastAsia" w:hAnsi="Times New Roman" w:cs="Times New Roman"/>
          <w:sz w:val="24"/>
          <w:szCs w:val="24"/>
        </w:rPr>
        <w:t xml:space="preserve">Liu et al </w:t>
      </w:r>
      <w:r w:rsidR="00504858">
        <w:rPr>
          <w:rFonts w:ascii="Times New Roman" w:eastAsiaTheme="minorEastAsia" w:hAnsi="Times New Roman" w:cs="Times New Roman"/>
          <w:sz w:val="24"/>
          <w:szCs w:val="24"/>
        </w:rPr>
        <w:fldChar w:fldCharType="begin"/>
      </w:r>
      <w:r w:rsidR="00504858">
        <w:rPr>
          <w:rFonts w:ascii="Times New Roman" w:eastAsiaTheme="minorEastAsia" w:hAnsi="Times New Roman" w:cs="Times New Roman"/>
          <w:sz w:val="24"/>
          <w:szCs w:val="24"/>
        </w:rPr>
        <w:instrText xml:space="preserve"> REF significanceOfBiaxial \h </w:instrText>
      </w:r>
      <w:r w:rsidR="00504858">
        <w:rPr>
          <w:rFonts w:ascii="Times New Roman" w:eastAsiaTheme="minorEastAsia" w:hAnsi="Times New Roman" w:cs="Times New Roman"/>
          <w:sz w:val="24"/>
          <w:szCs w:val="24"/>
        </w:rPr>
      </w:r>
      <w:r w:rsidR="00504858">
        <w:rPr>
          <w:rFonts w:ascii="Times New Roman" w:eastAsiaTheme="minorEastAsia" w:hAnsi="Times New Roman" w:cs="Times New Roman"/>
          <w:sz w:val="24"/>
          <w:szCs w:val="24"/>
        </w:rPr>
        <w:fldChar w:fldCharType="separate"/>
      </w:r>
      <w:r w:rsidR="0076245A">
        <w:rPr>
          <w:rFonts w:ascii="Times New Roman" w:hAnsi="Times New Roman" w:cs="Times New Roman"/>
          <w:color w:val="000000"/>
          <w:sz w:val="24"/>
          <w:szCs w:val="24"/>
          <w:shd w:val="clear" w:color="auto" w:fill="FFFFFF"/>
        </w:rPr>
        <w:t>[27]</w:t>
      </w:r>
      <w:r w:rsidR="00504858">
        <w:rPr>
          <w:rFonts w:ascii="Times New Roman" w:eastAsiaTheme="minorEastAsia" w:hAnsi="Times New Roman" w:cs="Times New Roman"/>
          <w:sz w:val="24"/>
          <w:szCs w:val="24"/>
        </w:rPr>
        <w:fldChar w:fldCharType="end"/>
      </w:r>
      <w:r w:rsidR="00504858">
        <w:rPr>
          <w:rFonts w:ascii="Times New Roman" w:eastAsiaTheme="minorEastAsia" w:hAnsi="Times New Roman" w:cs="Times New Roman"/>
          <w:sz w:val="24"/>
          <w:szCs w:val="24"/>
        </w:rPr>
        <w:t xml:space="preserve"> found that as the internal pressure value increases from 0 to 60% SMYS, there is a significant decrease </w:t>
      </w:r>
      <w:proofErr w:type="gramStart"/>
      <w:r w:rsidR="00504858">
        <w:rPr>
          <w:rFonts w:ascii="Times New Roman" w:eastAsiaTheme="minorEastAsia" w:hAnsi="Times New Roman" w:cs="Times New Roman"/>
          <w:sz w:val="24"/>
          <w:szCs w:val="24"/>
        </w:rPr>
        <w:t xml:space="preserve">in </w:t>
      </w:r>
      <w:proofErr w:type="gramEnd"/>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whereas for internal pressure values in the range 60% SMYS to 80% SMYS,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504858">
        <w:rPr>
          <w:rFonts w:ascii="Times New Roman" w:eastAsiaTheme="minorEastAsia" w:hAnsi="Times New Roman" w:cs="Times New Roman"/>
          <w:sz w:val="24"/>
          <w:szCs w:val="24"/>
        </w:rPr>
        <w:t xml:space="preserve"> becomes satur</w:t>
      </w:r>
      <w:proofErr w:type="spellStart"/>
      <w:r w:rsidR="00207844">
        <w:rPr>
          <w:rFonts w:ascii="Times New Roman" w:eastAsiaTheme="minorEastAsia" w:hAnsi="Times New Roman" w:cs="Times New Roman"/>
          <w:sz w:val="24"/>
          <w:szCs w:val="24"/>
        </w:rPr>
        <w:t>ated</w:t>
      </w:r>
      <w:proofErr w:type="spellEnd"/>
      <w:r w:rsidR="00207844">
        <w:rPr>
          <w:rFonts w:ascii="Times New Roman" w:eastAsiaTheme="minorEastAsia" w:hAnsi="Times New Roman" w:cs="Times New Roman"/>
          <w:sz w:val="24"/>
          <w:szCs w:val="24"/>
        </w:rPr>
        <w:t>. Based on this finding, Eq. (4) is generalized to all internal pressure values between 0 and 80% SMYS with the relationship given in Eq. (11)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97"/>
        <w:gridCol w:w="679"/>
      </w:tblGrid>
      <w:tr w:rsidR="00207844" w:rsidTr="0074503B">
        <w:tc>
          <w:tcPr>
            <w:tcW w:w="8897" w:type="dxa"/>
          </w:tcPr>
          <w:p w:rsidR="00207844" w:rsidRDefault="00942EFC" w:rsidP="00207844">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p</m:t>
                    </m:r>
                  </m:sup>
                </m:sSubSup>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i/>
                            <w:sz w:val="24"/>
                            <w:szCs w:val="24"/>
                          </w:rPr>
                        </m:ctrlPr>
                      </m:mP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 xml:space="preserve">      if         0.6≤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 ≤0.8</m:t>
                          </m:r>
                        </m:e>
                      </m:mr>
                      <m:m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num>
                            <m:den>
                              <m:r>
                                <w:rPr>
                                  <w:rFonts w:ascii="Cambria Math" w:eastAsiaTheme="minorEastAsia" w:hAnsi="Cambria Math" w:cs="Times New Roman"/>
                                  <w:sz w:val="24"/>
                                  <w:szCs w:val="24"/>
                                </w:rPr>
                                <m:t>3</m:t>
                              </m:r>
                            </m:den>
                          </m:f>
                          <m:d>
                            <m:dPr>
                              <m:ctrlPr>
                                <w:rPr>
                                  <w:rFonts w:ascii="Cambria Math" w:eastAsiaTheme="minorEastAsia" w:hAnsi="Cambria Math" w:cs="Times New Roman"/>
                                  <w:i/>
                                  <w:sz w:val="24"/>
                                  <w:szCs w:val="24"/>
                                </w:rPr>
                              </m:ctrlPr>
                            </m:dPr>
                            <m:e>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e>
                          </m:d>
                          <m:r>
                            <w:rPr>
                              <w:rFonts w:ascii="Cambria Math" w:eastAsiaTheme="minorEastAsia" w:hAnsi="Cambria Math" w:cs="Times New Roman"/>
                              <w:sz w:val="24"/>
                              <w:szCs w:val="24"/>
                            </w:rPr>
                            <m:t xml:space="preserve">      if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 xml:space="preserve">&lt;0.6 </m:t>
                          </m:r>
                        </m:e>
                      </m:mr>
                    </m:m>
                  </m:e>
                </m:d>
              </m:oMath>
            </m:oMathPara>
          </w:p>
        </w:tc>
        <w:tc>
          <w:tcPr>
            <w:tcW w:w="679" w:type="dxa"/>
            <w:vAlign w:val="center"/>
          </w:tcPr>
          <w:p w:rsidR="00207844" w:rsidRDefault="00207844" w:rsidP="0074503B">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(11)</w:t>
            </w:r>
          </w:p>
        </w:tc>
      </w:tr>
    </w:tbl>
    <w:p w:rsidR="000B453D" w:rsidRDefault="000B453D" w:rsidP="00D94122">
      <w:pPr>
        <w:jc w:val="both"/>
        <w:rPr>
          <w:rFonts w:ascii="Times New Roman" w:eastAsiaTheme="minorEastAsia" w:hAnsi="Times New Roman" w:cs="Times New Roman"/>
          <w:sz w:val="24"/>
          <w:szCs w:val="24"/>
        </w:rPr>
      </w:pPr>
    </w:p>
    <w:p w:rsidR="00F2562C" w:rsidRDefault="001939DB"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(11),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is the tensile strain capacity computed using Eq. (4), which assumes 72% SMYS internal pressure.</w:t>
      </w:r>
      <w:r w:rsidR="000B453D">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crit,0</m:t>
            </m:r>
          </m:sup>
        </m:sSubSup>
      </m:oMath>
      <w:r w:rsidR="000B453D">
        <w:rPr>
          <w:rFonts w:ascii="Times New Roman" w:eastAsiaTheme="minorEastAsia" w:hAnsi="Times New Roman" w:cs="Times New Roman"/>
          <w:sz w:val="24"/>
          <w:szCs w:val="24"/>
        </w:rPr>
        <w:t xml:space="preserve"> </w:t>
      </w:r>
      <w:proofErr w:type="gramStart"/>
      <w:r w:rsidR="000B453D">
        <w:rPr>
          <w:rFonts w:ascii="Times New Roman" w:eastAsiaTheme="minorEastAsia" w:hAnsi="Times New Roman" w:cs="Times New Roman"/>
          <w:sz w:val="24"/>
          <w:szCs w:val="24"/>
        </w:rPr>
        <w:t>denotes</w:t>
      </w:r>
      <w:proofErr w:type="gramEnd"/>
      <w:r w:rsidR="000B453D">
        <w:rPr>
          <w:rFonts w:ascii="Times New Roman" w:eastAsiaTheme="minorEastAsia" w:hAnsi="Times New Roman" w:cs="Times New Roman"/>
          <w:sz w:val="24"/>
          <w:szCs w:val="24"/>
        </w:rPr>
        <w:t xml:space="preserve"> the tensile strain capacity in case of no internal pressure. According to </w:t>
      </w:r>
      <w:r w:rsidR="000B453D">
        <w:rPr>
          <w:rFonts w:ascii="Times New Roman" w:eastAsiaTheme="minorEastAsia" w:hAnsi="Times New Roman" w:cs="Times New Roman"/>
          <w:sz w:val="24"/>
          <w:szCs w:val="24"/>
        </w:rPr>
        <w:fldChar w:fldCharType="begin"/>
      </w:r>
      <w:r w:rsidR="000B453D">
        <w:rPr>
          <w:rFonts w:ascii="Times New Roman" w:eastAsiaTheme="minorEastAsia" w:hAnsi="Times New Roman" w:cs="Times New Roman"/>
          <w:sz w:val="24"/>
          <w:szCs w:val="24"/>
        </w:rPr>
        <w:instrText xml:space="preserve"> REF prci \h </w:instrText>
      </w:r>
      <w:r w:rsidR="000B453D">
        <w:rPr>
          <w:rFonts w:ascii="Times New Roman" w:eastAsiaTheme="minorEastAsia" w:hAnsi="Times New Roman" w:cs="Times New Roman"/>
          <w:sz w:val="24"/>
          <w:szCs w:val="24"/>
        </w:rPr>
      </w:r>
      <w:r w:rsidR="000B453D">
        <w:rPr>
          <w:rFonts w:ascii="Times New Roman" w:eastAsiaTheme="minorEastAsia" w:hAnsi="Times New Roman" w:cs="Times New Roman"/>
          <w:sz w:val="24"/>
          <w:szCs w:val="24"/>
        </w:rPr>
        <w:fldChar w:fldCharType="separate"/>
      </w:r>
      <w:ins w:id="416" w:author="Samer Adeeb" w:date="2014-07-20T19:44:00Z">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ins>
      <w:del w:id="417" w:author="Samer Adeeb" w:date="2014-07-20T19:44:00Z">
        <w:r w:rsidR="000B453D" w:rsidDel="0076245A">
          <w:rPr>
            <w:rFonts w:ascii="Times New Roman" w:hAnsi="Times New Roman" w:cs="Times New Roman"/>
            <w:sz w:val="24"/>
            <w:szCs w:val="24"/>
          </w:rPr>
          <w:delText>[24</w:delText>
        </w:r>
        <w:r w:rsidR="000B453D" w:rsidRPr="00CB2CBB" w:rsidDel="0076245A">
          <w:rPr>
            <w:rFonts w:ascii="Times New Roman" w:hAnsi="Times New Roman" w:cs="Times New Roman"/>
            <w:sz w:val="24"/>
            <w:szCs w:val="24"/>
          </w:rPr>
          <w:delText>]</w:delText>
        </w:r>
      </w:del>
      <w:r w:rsidR="000B453D">
        <w:rPr>
          <w:rFonts w:ascii="Times New Roman" w:eastAsiaTheme="minorEastAsia" w:hAnsi="Times New Roman" w:cs="Times New Roman"/>
          <w:sz w:val="24"/>
          <w:szCs w:val="24"/>
        </w:rPr>
        <w:fldChar w:fldCharType="end"/>
      </w:r>
      <w:r w:rsidR="000B453D">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0</m:t>
            </m:r>
          </m:sup>
        </m:sSubSup>
      </m:oMath>
      <w:r w:rsidR="000B453D">
        <w:rPr>
          <w:rFonts w:ascii="Times New Roman" w:eastAsiaTheme="minorEastAsia" w:hAnsi="Times New Roman" w:cs="Times New Roman"/>
          <w:sz w:val="24"/>
          <w:szCs w:val="24"/>
        </w:rPr>
        <w:t xml:space="preserve"> can be estimated as being equal to </w:t>
      </w:r>
      <m:oMath>
        <m:r>
          <w:rPr>
            <w:rFonts w:ascii="Cambria Math" w:eastAsiaTheme="minorEastAsia" w:hAnsi="Cambria Math" w:cs="Times New Roman"/>
            <w:sz w:val="24"/>
            <w:szCs w:val="24"/>
          </w:rPr>
          <m:t>1.5</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EB0F6E">
        <w:rPr>
          <w:rFonts w:ascii="Times New Roman" w:eastAsiaTheme="minorEastAsia" w:hAnsi="Times New Roman" w:cs="Times New Roman"/>
          <w:sz w:val="24"/>
          <w:szCs w:val="24"/>
        </w:rPr>
        <w:t xml:space="preserve"> where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sidR="00EB0F6E">
        <w:rPr>
          <w:rFonts w:ascii="Times New Roman" w:eastAsiaTheme="minorEastAsia" w:hAnsi="Times New Roman" w:cs="Times New Roman"/>
          <w:sz w:val="24"/>
          <w:szCs w:val="24"/>
        </w:rPr>
        <w:t xml:space="preserve"> is computed using Eq. (4)</w:t>
      </w:r>
      <w:r w:rsidR="000B453D">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 p</m:t>
            </m:r>
          </m:sup>
        </m:sSubSup>
      </m:oMath>
      <w:r w:rsidR="00C02D93">
        <w:rPr>
          <w:rFonts w:ascii="Times New Roman" w:eastAsiaTheme="minorEastAsia" w:hAnsi="Times New Roman" w:cs="Times New Roman"/>
          <w:sz w:val="24"/>
          <w:szCs w:val="24"/>
        </w:rPr>
        <w:t xml:space="preserve"> </w:t>
      </w:r>
      <w:proofErr w:type="gramStart"/>
      <w:r w:rsidR="00C02D93">
        <w:rPr>
          <w:rFonts w:ascii="Times New Roman" w:eastAsiaTheme="minorEastAsia" w:hAnsi="Times New Roman" w:cs="Times New Roman"/>
          <w:sz w:val="24"/>
          <w:szCs w:val="24"/>
        </w:rPr>
        <w:t>denotes</w:t>
      </w:r>
      <w:proofErr w:type="gramEnd"/>
      <w:r w:rsidR="00C02D93">
        <w:rPr>
          <w:rFonts w:ascii="Times New Roman" w:eastAsiaTheme="minorEastAsia" w:hAnsi="Times New Roman" w:cs="Times New Roman"/>
          <w:sz w:val="24"/>
          <w:szCs w:val="24"/>
        </w:rPr>
        <w:t xml:space="preserve"> the tensile strain capacity generalized to the range of internal pressure values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0, 0.8</m:t>
            </m:r>
          </m:e>
        </m:d>
      </m:oMath>
      <w:r w:rsidR="009E47A9">
        <w:rPr>
          <w:rFonts w:ascii="Times New Roman" w:eastAsiaTheme="minorEastAsia" w:hAnsi="Times New Roman" w:cs="Times New Roman"/>
          <w:sz w:val="24"/>
          <w:szCs w:val="24"/>
        </w:rPr>
        <w:t xml:space="preserve">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oMath>
      <w:r w:rsidR="009E47A9">
        <w:rPr>
          <w:rFonts w:ascii="Times New Roman" w:eastAsiaTheme="minorEastAsia" w:hAnsi="Times New Roman" w:cs="Times New Roman"/>
          <w:sz w:val="24"/>
          <w:szCs w:val="24"/>
        </w:rPr>
        <w:t xml:space="preserve"> is the ratio of the hoop stress caused by the internal pressure to the specified minimum yield stress of the pipe base metal</w:t>
      </w:r>
      <w:r w:rsidR="00C02D93">
        <w:rPr>
          <w:rFonts w:ascii="Times New Roman" w:eastAsiaTheme="minorEastAsia" w:hAnsi="Times New Roman" w:cs="Times New Roman"/>
          <w:sz w:val="24"/>
          <w:szCs w:val="24"/>
        </w:rPr>
        <w:t>.</w:t>
      </w:r>
    </w:p>
    <w:p w:rsidR="00C03F78" w:rsidRDefault="00B540EC"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Also Eq. (4) is generalized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prci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ins w:id="418" w:author="Samer Adeeb" w:date="2014-07-20T19:44:00Z">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ins>
      <w:del w:id="419" w:author="Samer Adeeb" w:date="2014-07-20T19:44:00Z">
        <w:r w:rsidDel="0076245A">
          <w:rPr>
            <w:rFonts w:ascii="Times New Roman" w:hAnsi="Times New Roman" w:cs="Times New Roman"/>
            <w:sz w:val="24"/>
            <w:szCs w:val="24"/>
          </w:rPr>
          <w:delText>[24</w:delText>
        </w:r>
        <w:r w:rsidRPr="00CB2CBB" w:rsidDel="0076245A">
          <w:rPr>
            <w:rFonts w:ascii="Times New Roman" w:hAnsi="Times New Roman" w:cs="Times New Roman"/>
            <w:sz w:val="24"/>
            <w:szCs w:val="24"/>
          </w:rPr>
          <w:delText>]</w:delText>
        </w:r>
      </w:del>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to a pipe wall thickness range of </w:t>
      </w:r>
      <m:oMath>
        <m:r>
          <w:rPr>
            <w:rFonts w:ascii="Cambria Math" w:eastAsiaTheme="minorEastAsia" w:hAnsi="Cambria Math" w:cs="Times New Roman"/>
            <w:sz w:val="24"/>
            <w:szCs w:val="24"/>
          </w:rPr>
          <m:t>t∈[12.7 mm, 25.4 mm]</m:t>
        </m:r>
      </m:oMath>
      <w:r>
        <w:rPr>
          <w:rFonts w:ascii="Times New Roman" w:eastAsiaTheme="minorEastAsia" w:hAnsi="Times New Roman" w:cs="Times New Roman"/>
          <w:sz w:val="24"/>
          <w:szCs w:val="24"/>
        </w:rPr>
        <w:t xml:space="preserve"> using a thickness correlation function which is developed based on finite element analysis results.</w:t>
      </w:r>
      <w:r w:rsidR="00C03F78">
        <w:rPr>
          <w:rFonts w:ascii="Times New Roman" w:eastAsiaTheme="minorEastAsia" w:hAnsi="Times New Roman" w:cs="Times New Roman"/>
          <w:sz w:val="24"/>
          <w:szCs w:val="24"/>
        </w:rPr>
        <w:t xml:space="preserve"> Using this thickness correlation function the tensile strain capacity computed using Eq. (4) for a wall thickness of 15.9 mm can be related to any wall thickness in the range </w:t>
      </w:r>
      <m:oMath>
        <m:r>
          <w:rPr>
            <w:rFonts w:ascii="Cambria Math" w:eastAsiaTheme="minorEastAsia" w:hAnsi="Cambria Math" w:cs="Times New Roman"/>
            <w:sz w:val="24"/>
            <w:szCs w:val="24"/>
          </w:rPr>
          <m:t>[12.7 mm, 25.4 mm]</m:t>
        </m:r>
      </m:oMath>
      <w:r w:rsidR="00C03F78">
        <w:rPr>
          <w:rFonts w:ascii="Times New Roman" w:eastAsiaTheme="minorEastAsia" w:hAnsi="Times New Roman" w:cs="Times New Roman"/>
          <w:sz w:val="24"/>
          <w:szCs w:val="24"/>
        </w:rPr>
        <w:t xml:space="preserve"> as in Eq. (12)</w:t>
      </w:r>
    </w:p>
    <w:tbl>
      <w:tblPr>
        <w:tblStyle w:val="TableGrid"/>
        <w:tblW w:w="0" w:type="auto"/>
        <w:tblLook w:val="04A0" w:firstRow="1" w:lastRow="0" w:firstColumn="1" w:lastColumn="0" w:noHBand="0" w:noVBand="1"/>
      </w:tblPr>
      <w:tblGrid>
        <w:gridCol w:w="8897"/>
        <w:gridCol w:w="679"/>
      </w:tblGrid>
      <w:tr w:rsidR="00C03F78" w:rsidTr="00630373">
        <w:tc>
          <w:tcPr>
            <w:tcW w:w="8897" w:type="dxa"/>
            <w:tcBorders>
              <w:top w:val="nil"/>
              <w:left w:val="nil"/>
              <w:bottom w:val="nil"/>
              <w:right w:val="nil"/>
            </w:tcBorders>
            <w:vAlign w:val="center"/>
          </w:tcPr>
          <w:p w:rsidR="00C03F78" w:rsidRDefault="00942EFC" w:rsidP="00630373">
            <w:pPr>
              <w:jc w:val="center"/>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ε</m:t>
                    </m:r>
                  </m:e>
                  <m:sub>
                    <m:r>
                      <w:rPr>
                        <w:rFonts w:ascii="Cambria Math" w:eastAsiaTheme="minorEastAsia" w:hAnsi="Cambria Math" w:cs="Times New Roman"/>
                        <w:sz w:val="32"/>
                        <w:szCs w:val="32"/>
                      </w:rPr>
                      <m:t>t</m:t>
                    </m:r>
                  </m:sub>
                  <m:sup>
                    <m:r>
                      <w:rPr>
                        <w:rFonts w:ascii="Cambria Math" w:eastAsiaTheme="minorEastAsia" w:hAnsi="Cambria Math" w:cs="Times New Roman"/>
                        <w:sz w:val="32"/>
                        <w:szCs w:val="32"/>
                      </w:rPr>
                      <m:t>crit,t</m:t>
                    </m:r>
                  </m:sup>
                </m:sSubSup>
                <m:r>
                  <w:rPr>
                    <w:rFonts w:ascii="Cambria Math" w:eastAsiaTheme="minorEastAsia" w:hAnsi="Cambria Math" w:cs="Times New Roman"/>
                    <w:sz w:val="32"/>
                    <w:szCs w:val="32"/>
                  </w:rPr>
                  <m:t>=</m:t>
                </m:r>
                <m:sSup>
                  <m:sSupPr>
                    <m:ctrlPr>
                      <w:rPr>
                        <w:rFonts w:ascii="Cambria Math" w:eastAsiaTheme="minorEastAsia" w:hAnsi="Cambria Math" w:cs="Times New Roman"/>
                        <w:i/>
                        <w:sz w:val="32"/>
                        <w:szCs w:val="32"/>
                      </w:rPr>
                    </m:ctrlPr>
                  </m:sSupPr>
                  <m:e>
                    <m:d>
                      <m:dPr>
                        <m:ctrlPr>
                          <w:rPr>
                            <w:rFonts w:ascii="Cambria Math" w:eastAsiaTheme="minorEastAsia" w:hAnsi="Cambria Math" w:cs="Times New Roman"/>
                            <w:i/>
                            <w:sz w:val="32"/>
                            <w:szCs w:val="32"/>
                          </w:rPr>
                        </m:ctrlPr>
                      </m:dPr>
                      <m:e>
                        <m:f>
                          <m:fPr>
                            <m:ctrlPr>
                              <w:rPr>
                                <w:rFonts w:ascii="Cambria Math" w:eastAsiaTheme="minorEastAsia" w:hAnsi="Cambria Math" w:cs="Times New Roman"/>
                                <w:i/>
                                <w:sz w:val="32"/>
                                <w:szCs w:val="32"/>
                              </w:rPr>
                            </m:ctrlPr>
                          </m:fPr>
                          <m:num>
                            <m:sSub>
                              <m:sSubPr>
                                <m:ctrlPr>
                                  <w:rPr>
                                    <w:rFonts w:ascii="Cambria Math" w:eastAsiaTheme="minorEastAsia" w:hAnsi="Cambria Math" w:cs="Times New Roman"/>
                                    <w:i/>
                                    <w:sz w:val="32"/>
                                    <w:szCs w:val="32"/>
                                  </w:rPr>
                                </m:ctrlPr>
                              </m:sSubPr>
                              <m:e>
                                <m:r>
                                  <w:rPr>
                                    <w:rFonts w:ascii="Cambria Math" w:eastAsiaTheme="minorEastAsia" w:hAnsi="Cambria Math" w:cs="Times New Roman"/>
                                    <w:sz w:val="32"/>
                                    <w:szCs w:val="32"/>
                                  </w:rPr>
                                  <m:t>t</m:t>
                                </m:r>
                              </m:e>
                              <m:sub>
                                <m:r>
                                  <w:rPr>
                                    <w:rFonts w:ascii="Cambria Math" w:eastAsiaTheme="minorEastAsia" w:hAnsi="Cambria Math" w:cs="Times New Roman"/>
                                    <w:sz w:val="32"/>
                                    <w:szCs w:val="32"/>
                                  </w:rPr>
                                  <m:t>0</m:t>
                                </m:r>
                              </m:sub>
                            </m:sSub>
                          </m:num>
                          <m:den>
                            <m:r>
                              <w:rPr>
                                <w:rFonts w:ascii="Cambria Math" w:eastAsiaTheme="minorEastAsia" w:hAnsi="Cambria Math" w:cs="Times New Roman"/>
                                <w:sz w:val="32"/>
                                <w:szCs w:val="32"/>
                              </w:rPr>
                              <m:t>t</m:t>
                            </m:r>
                          </m:den>
                        </m:f>
                      </m:e>
                    </m:d>
                  </m:e>
                  <m:sup>
                    <m:r>
                      <w:rPr>
                        <w:rFonts w:ascii="Cambria Math" w:eastAsiaTheme="minorEastAsia" w:hAnsi="Cambria Math" w:cs="Times New Roman"/>
                        <w:sz w:val="32"/>
                        <w:szCs w:val="32"/>
                      </w:rPr>
                      <m:t>0.8096</m:t>
                    </m:r>
                    <m:d>
                      <m:dPr>
                        <m:ctrlPr>
                          <w:rPr>
                            <w:rFonts w:ascii="Cambria Math" w:eastAsiaTheme="minorEastAsia" w:hAnsi="Cambria Math" w:cs="Times New Roman"/>
                            <w:i/>
                            <w:sz w:val="32"/>
                            <w:szCs w:val="32"/>
                          </w:rPr>
                        </m:ctrlPr>
                      </m:dPr>
                      <m:e>
                        <m:r>
                          <w:rPr>
                            <w:rFonts w:ascii="Cambria Math" w:eastAsiaTheme="minorEastAsia" w:hAnsi="Cambria Math" w:cs="Times New Roman"/>
                            <w:sz w:val="32"/>
                            <w:szCs w:val="32"/>
                          </w:rPr>
                          <m:t>1+1.503</m:t>
                        </m:r>
                        <m:sSup>
                          <m:sSupPr>
                            <m:ctrlPr>
                              <w:rPr>
                                <w:rFonts w:ascii="Cambria Math" w:eastAsiaTheme="minorEastAsia" w:hAnsi="Cambria Math" w:cs="Times New Roman"/>
                                <w:i/>
                                <w:sz w:val="32"/>
                                <w:szCs w:val="32"/>
                              </w:rPr>
                            </m:ctrlPr>
                          </m:sSupPr>
                          <m:e>
                            <m:r>
                              <w:rPr>
                                <w:rFonts w:ascii="Cambria Math" w:eastAsiaTheme="minorEastAsia" w:hAnsi="Cambria Math" w:cs="Times New Roman"/>
                                <w:sz w:val="32"/>
                                <w:szCs w:val="32"/>
                              </w:rPr>
                              <m:t>ψ</m:t>
                            </m:r>
                          </m:e>
                          <m:sup>
                            <m:r>
                              <w:rPr>
                                <w:rFonts w:ascii="Cambria Math" w:eastAsiaTheme="minorEastAsia" w:hAnsi="Cambria Math" w:cs="Times New Roman"/>
                                <w:sz w:val="32"/>
                                <w:szCs w:val="32"/>
                              </w:rPr>
                              <m:t>1.229</m:t>
                            </m:r>
                          </m:sup>
                        </m:sSup>
                      </m:e>
                    </m:d>
                  </m:sup>
                </m:sSup>
                <m:sSubSup>
                  <m:sSubSupPr>
                    <m:ctrlPr>
                      <w:rPr>
                        <w:rFonts w:ascii="Cambria Math" w:eastAsiaTheme="minorEastAsia" w:hAnsi="Cambria Math" w:cs="Times New Roman"/>
                        <w:i/>
                        <w:sz w:val="32"/>
                        <w:szCs w:val="32"/>
                      </w:rPr>
                    </m:ctrlPr>
                  </m:sSubSupPr>
                  <m:e>
                    <m:r>
                      <w:rPr>
                        <w:rFonts w:ascii="Cambria Math" w:eastAsiaTheme="minorEastAsia" w:hAnsi="Cambria Math" w:cs="Times New Roman"/>
                        <w:sz w:val="32"/>
                        <w:szCs w:val="32"/>
                      </w:rPr>
                      <m:t>ε</m:t>
                    </m:r>
                  </m:e>
                  <m:sub>
                    <m:r>
                      <w:rPr>
                        <w:rFonts w:ascii="Cambria Math" w:eastAsiaTheme="minorEastAsia" w:hAnsi="Cambria Math" w:cs="Times New Roman"/>
                        <w:sz w:val="32"/>
                        <w:szCs w:val="32"/>
                      </w:rPr>
                      <m:t>t</m:t>
                    </m:r>
                  </m:sub>
                  <m:sup>
                    <m:r>
                      <w:rPr>
                        <w:rFonts w:ascii="Cambria Math" w:eastAsiaTheme="minorEastAsia" w:hAnsi="Cambria Math" w:cs="Times New Roman"/>
                        <w:sz w:val="32"/>
                        <w:szCs w:val="32"/>
                      </w:rPr>
                      <m:t>crit</m:t>
                    </m:r>
                  </m:sup>
                </m:sSubSup>
              </m:oMath>
            </m:oMathPara>
          </w:p>
        </w:tc>
        <w:tc>
          <w:tcPr>
            <w:tcW w:w="679" w:type="dxa"/>
            <w:tcBorders>
              <w:top w:val="nil"/>
              <w:left w:val="nil"/>
              <w:bottom w:val="nil"/>
              <w:right w:val="nil"/>
            </w:tcBorders>
            <w:vAlign w:val="center"/>
          </w:tcPr>
          <w:p w:rsidR="00C03F78" w:rsidRDefault="00C03F78" w:rsidP="00630373">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(12)</w:t>
            </w:r>
          </w:p>
        </w:tc>
      </w:tr>
    </w:tbl>
    <w:p w:rsidR="00B540EC" w:rsidRDefault="00C03F78"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p>
    <w:p w:rsidR="00775736" w:rsidRDefault="0063037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Eq. (12)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crit,t</m:t>
            </m:r>
          </m:sup>
        </m:sSubSup>
      </m:oMath>
      <w:r>
        <w:rPr>
          <w:rFonts w:ascii="Times New Roman" w:eastAsiaTheme="minorEastAsia" w:hAnsi="Times New Roman" w:cs="Times New Roman"/>
          <w:sz w:val="24"/>
          <w:szCs w:val="24"/>
        </w:rPr>
        <w:t xml:space="preserve">denotes the tensile strain capacity generalized with respect to wall thickness,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0</m:t>
            </m:r>
          </m:sub>
        </m:sSub>
      </m:oMath>
      <w:r>
        <w:rPr>
          <w:rFonts w:ascii="Times New Roman" w:eastAsiaTheme="minorEastAsia" w:hAnsi="Times New Roman" w:cs="Times New Roman"/>
          <w:sz w:val="24"/>
          <w:szCs w:val="24"/>
        </w:rPr>
        <w:t xml:space="preserve"> is equal to 15.9 mm and </w:t>
      </w:r>
      <m:oMath>
        <m:r>
          <w:rPr>
            <w:rFonts w:ascii="Cambria Math" w:eastAsiaTheme="minorEastAsia" w:hAnsi="Cambria Math" w:cs="Times New Roman"/>
            <w:sz w:val="24"/>
            <w:szCs w:val="24"/>
          </w:rPr>
          <m:t>t</m:t>
        </m:r>
      </m:oMath>
      <w:r>
        <w:rPr>
          <w:rFonts w:ascii="Times New Roman" w:eastAsiaTheme="minorEastAsia" w:hAnsi="Times New Roman" w:cs="Times New Roman"/>
          <w:sz w:val="24"/>
          <w:szCs w:val="24"/>
        </w:rPr>
        <w:t xml:space="preserve"> is the actual wall thickness in the </w:t>
      </w:r>
      <w:proofErr w:type="gramStart"/>
      <w:r>
        <w:rPr>
          <w:rFonts w:ascii="Times New Roman" w:eastAsiaTheme="minorEastAsia" w:hAnsi="Times New Roman" w:cs="Times New Roman"/>
          <w:sz w:val="24"/>
          <w:szCs w:val="24"/>
        </w:rPr>
        <w:t xml:space="preserve">range </w:t>
      </w:r>
      <w:proofErr w:type="gramEnd"/>
      <m:oMath>
        <m:r>
          <w:rPr>
            <w:rFonts w:ascii="Cambria Math" w:eastAsiaTheme="minorEastAsia" w:hAnsi="Cambria Math" w:cs="Times New Roman"/>
            <w:sz w:val="24"/>
            <w:szCs w:val="24"/>
          </w:rPr>
          <m:t>[12.7 mm, 25.4 mm]</m:t>
        </m:r>
      </m:oMath>
      <w:r>
        <w:rPr>
          <w:rFonts w:ascii="Times New Roman" w:eastAsiaTheme="minorEastAsia" w:hAnsi="Times New Roman" w:cs="Times New Roman"/>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m:t>
            </m:r>
          </m:sup>
        </m:sSubSup>
      </m:oMath>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in</w:t>
      </w:r>
      <w:proofErr w:type="gramEnd"/>
      <w:r>
        <w:rPr>
          <w:rFonts w:ascii="Times New Roman" w:eastAsiaTheme="minorEastAsia" w:hAnsi="Times New Roman" w:cs="Times New Roman"/>
          <w:sz w:val="24"/>
          <w:szCs w:val="24"/>
        </w:rPr>
        <w:t xml:space="preserve"> Eq. (12) is the tensile strain capa</w:t>
      </w:r>
      <w:r w:rsidR="00775736">
        <w:rPr>
          <w:rFonts w:ascii="Times New Roman" w:eastAsiaTheme="minorEastAsia" w:hAnsi="Times New Roman" w:cs="Times New Roman"/>
          <w:sz w:val="24"/>
          <w:szCs w:val="24"/>
        </w:rPr>
        <w:t>city computed using Eq. (4). The</w:t>
      </w:r>
      <w:r>
        <w:rPr>
          <w:rFonts w:ascii="Times New Roman" w:eastAsiaTheme="minorEastAsia" w:hAnsi="Times New Roman" w:cs="Times New Roman"/>
          <w:sz w:val="24"/>
          <w:szCs w:val="24"/>
        </w:rPr>
        <w:t xml:space="preserve"> parameter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denotes the ratio of the high-low misalignment to the pipe wall thickness. </w:t>
      </w:r>
    </w:p>
    <w:p w:rsidR="00764EF5" w:rsidRDefault="0063037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order to carry out the comparison between experimentally measured tensile strain capacity values and the predicted ones, the maximum high–low misalignment of the girth welded specimens was used.  </w:t>
      </w:r>
      <w:r w:rsidR="00DE0D3D">
        <w:rPr>
          <w:rFonts w:ascii="Times New Roman" w:eastAsiaTheme="minorEastAsia" w:hAnsi="Times New Roman" w:cs="Times New Roman"/>
          <w:sz w:val="24"/>
          <w:szCs w:val="24"/>
        </w:rPr>
        <w:t>The maximum girth weld high-low misalignment is determined by creating a 3D model of the specimen surface with a 3D laser scanner and comparing the scanned pipe geometry with a perfect cylinder</w:t>
      </w:r>
      <w:r w:rsidR="00194423">
        <w:rPr>
          <w:rFonts w:ascii="Times New Roman" w:eastAsiaTheme="minorEastAsia" w:hAnsi="Times New Roman" w:cs="Times New Roman"/>
          <w:sz w:val="24"/>
          <w:szCs w:val="24"/>
        </w:rPr>
        <w:t xml:space="preserve"> which has</w:t>
      </w:r>
      <w:r w:rsidR="00DE0D3D">
        <w:rPr>
          <w:rFonts w:ascii="Times New Roman" w:eastAsiaTheme="minorEastAsia" w:hAnsi="Times New Roman" w:cs="Times New Roman"/>
          <w:sz w:val="24"/>
          <w:szCs w:val="24"/>
        </w:rPr>
        <w:t xml:space="preserve"> the same </w:t>
      </w:r>
      <w:r w:rsidR="005E323E">
        <w:rPr>
          <w:rFonts w:ascii="Times New Roman" w:eastAsiaTheme="minorEastAsia" w:hAnsi="Times New Roman" w:cs="Times New Roman"/>
          <w:sz w:val="24"/>
          <w:szCs w:val="24"/>
        </w:rPr>
        <w:t xml:space="preserve">average </w:t>
      </w:r>
      <w:r w:rsidR="00DE0D3D">
        <w:rPr>
          <w:rFonts w:ascii="Times New Roman" w:eastAsiaTheme="minorEastAsia" w:hAnsi="Times New Roman" w:cs="Times New Roman"/>
          <w:sz w:val="24"/>
          <w:szCs w:val="24"/>
        </w:rPr>
        <w:t>diameter as the</w:t>
      </w:r>
      <w:r w:rsidR="005E323E">
        <w:rPr>
          <w:rFonts w:ascii="Times New Roman" w:eastAsiaTheme="minorEastAsia" w:hAnsi="Times New Roman" w:cs="Times New Roman"/>
          <w:sz w:val="24"/>
          <w:szCs w:val="24"/>
        </w:rPr>
        <w:t xml:space="preserve"> scanned</w:t>
      </w:r>
      <w:r w:rsidR="00DE0D3D">
        <w:rPr>
          <w:rFonts w:ascii="Times New Roman" w:eastAsiaTheme="minorEastAsia" w:hAnsi="Times New Roman" w:cs="Times New Roman"/>
          <w:sz w:val="24"/>
          <w:szCs w:val="24"/>
        </w:rPr>
        <w:t xml:space="preserve"> pipe.</w:t>
      </w:r>
      <w:r w:rsidR="005E323E">
        <w:rPr>
          <w:rFonts w:ascii="Times New Roman" w:eastAsiaTheme="minorEastAsia" w:hAnsi="Times New Roman" w:cs="Times New Roman"/>
          <w:sz w:val="24"/>
          <w:szCs w:val="24"/>
        </w:rPr>
        <w:t xml:space="preserve"> This average diameter is determined using the reverse engineering software </w:t>
      </w:r>
      <w:proofErr w:type="spellStart"/>
      <w:r w:rsidR="005E323E">
        <w:rPr>
          <w:rFonts w:ascii="Times New Roman" w:eastAsiaTheme="minorEastAsia" w:hAnsi="Times New Roman" w:cs="Times New Roman"/>
          <w:sz w:val="24"/>
          <w:szCs w:val="24"/>
        </w:rPr>
        <w:t>Geomagic</w:t>
      </w:r>
      <w:proofErr w:type="spellEnd"/>
      <w:r w:rsidR="005E323E">
        <w:rPr>
          <w:rFonts w:ascii="Times New Roman" w:eastAsiaTheme="minorEastAsia" w:hAnsi="Times New Roman" w:cs="Times New Roman"/>
          <w:sz w:val="24"/>
          <w:szCs w:val="24"/>
        </w:rPr>
        <w:t xml:space="preserve"> as the diameter of the best fit cylinder to the scanned pipe surface. It is sufficient to scan the girth weld and its neighbourhood since this is the only part of the pipe surface relevant to the high – low misalignment.</w:t>
      </w:r>
      <w:r w:rsidR="00194423">
        <w:rPr>
          <w:rFonts w:ascii="Times New Roman" w:eastAsiaTheme="minorEastAsia" w:hAnsi="Times New Roman" w:cs="Times New Roman"/>
          <w:sz w:val="24"/>
          <w:szCs w:val="24"/>
        </w:rPr>
        <w:t xml:space="preserve"> The perfect cylinder is created using </w:t>
      </w:r>
      <w:proofErr w:type="gramStart"/>
      <w:r w:rsidR="00194423">
        <w:rPr>
          <w:rFonts w:ascii="Times New Roman" w:eastAsiaTheme="minorEastAsia" w:hAnsi="Times New Roman" w:cs="Times New Roman"/>
          <w:sz w:val="24"/>
          <w:szCs w:val="24"/>
        </w:rPr>
        <w:t>a 3D</w:t>
      </w:r>
      <w:proofErr w:type="gramEnd"/>
      <w:r w:rsidR="00194423">
        <w:rPr>
          <w:rFonts w:ascii="Times New Roman" w:eastAsiaTheme="minorEastAsia" w:hAnsi="Times New Roman" w:cs="Times New Roman"/>
          <w:sz w:val="24"/>
          <w:szCs w:val="24"/>
        </w:rPr>
        <w:t xml:space="preserve"> modelling software and imported to </w:t>
      </w:r>
      <w:proofErr w:type="spellStart"/>
      <w:r w:rsidR="00194423">
        <w:rPr>
          <w:rFonts w:ascii="Times New Roman" w:eastAsiaTheme="minorEastAsia" w:hAnsi="Times New Roman" w:cs="Times New Roman"/>
          <w:sz w:val="24"/>
          <w:szCs w:val="24"/>
        </w:rPr>
        <w:t>Geomagic</w:t>
      </w:r>
      <w:proofErr w:type="spellEnd"/>
      <w:r w:rsidR="00194423">
        <w:rPr>
          <w:rFonts w:ascii="Times New Roman" w:eastAsiaTheme="minorEastAsia" w:hAnsi="Times New Roman" w:cs="Times New Roman"/>
          <w:sz w:val="24"/>
          <w:szCs w:val="24"/>
        </w:rPr>
        <w:t xml:space="preserve"> for the comparison. The 3D comparison algorithm of </w:t>
      </w:r>
      <w:proofErr w:type="spellStart"/>
      <w:r w:rsidR="00194423">
        <w:rPr>
          <w:rFonts w:ascii="Times New Roman" w:eastAsiaTheme="minorEastAsia" w:hAnsi="Times New Roman" w:cs="Times New Roman"/>
          <w:sz w:val="24"/>
          <w:szCs w:val="24"/>
        </w:rPr>
        <w:t>Geomagic</w:t>
      </w:r>
      <w:proofErr w:type="spellEnd"/>
      <w:r w:rsidR="00194423">
        <w:rPr>
          <w:rFonts w:ascii="Times New Roman" w:eastAsiaTheme="minorEastAsia" w:hAnsi="Times New Roman" w:cs="Times New Roman"/>
          <w:sz w:val="24"/>
          <w:szCs w:val="24"/>
        </w:rPr>
        <w:t xml:space="preserve"> ove</w:t>
      </w:r>
      <w:r w:rsidR="00764EF5">
        <w:rPr>
          <w:rFonts w:ascii="Times New Roman" w:eastAsiaTheme="minorEastAsia" w:hAnsi="Times New Roman" w:cs="Times New Roman"/>
          <w:sz w:val="24"/>
          <w:szCs w:val="24"/>
        </w:rPr>
        <w:t>r</w:t>
      </w:r>
      <w:r w:rsidR="00194423">
        <w:rPr>
          <w:rFonts w:ascii="Times New Roman" w:eastAsiaTheme="minorEastAsia" w:hAnsi="Times New Roman" w:cs="Times New Roman"/>
          <w:sz w:val="24"/>
          <w:szCs w:val="24"/>
        </w:rPr>
        <w:t>laps the scanned</w:t>
      </w:r>
      <w:r w:rsidR="00764EF5">
        <w:rPr>
          <w:rFonts w:ascii="Times New Roman" w:eastAsiaTheme="minorEastAsia" w:hAnsi="Times New Roman" w:cs="Times New Roman"/>
          <w:sz w:val="24"/>
          <w:szCs w:val="24"/>
        </w:rPr>
        <w:t xml:space="preserve"> </w:t>
      </w:r>
      <w:r w:rsidR="00194423">
        <w:rPr>
          <w:rFonts w:ascii="Times New Roman" w:eastAsiaTheme="minorEastAsia" w:hAnsi="Times New Roman" w:cs="Times New Roman"/>
          <w:sz w:val="24"/>
          <w:szCs w:val="24"/>
        </w:rPr>
        <w:t>girth weld area of the pipe with the imported perfect cylinder and creates a colour map which shows the deviations of the scanned surface from the perfect cylinder in millimeters at each point of the scanned surface</w:t>
      </w:r>
      <w:r w:rsidR="00764EF5">
        <w:rPr>
          <w:rFonts w:ascii="Times New Roman" w:eastAsiaTheme="minorEastAsia" w:hAnsi="Times New Roman" w:cs="Times New Roman"/>
          <w:sz w:val="24"/>
          <w:szCs w:val="24"/>
        </w:rPr>
        <w:t xml:space="preserve"> (</w:t>
      </w:r>
      <w:r w:rsidR="00764EF5">
        <w:rPr>
          <w:rFonts w:ascii="Times New Roman" w:eastAsiaTheme="minorEastAsia" w:hAnsi="Times New Roman" w:cs="Times New Roman"/>
          <w:sz w:val="24"/>
          <w:szCs w:val="24"/>
        </w:rPr>
        <w:fldChar w:fldCharType="begin"/>
      </w:r>
      <w:r w:rsidR="00764EF5">
        <w:rPr>
          <w:rFonts w:ascii="Times New Roman" w:eastAsiaTheme="minorEastAsia" w:hAnsi="Times New Roman" w:cs="Times New Roman"/>
          <w:sz w:val="24"/>
          <w:szCs w:val="24"/>
        </w:rPr>
        <w:instrText xml:space="preserve"> REF _Ref393291512 \h </w:instrText>
      </w:r>
      <w:r w:rsidR="00764EF5">
        <w:rPr>
          <w:rFonts w:ascii="Times New Roman" w:eastAsiaTheme="minorEastAsia" w:hAnsi="Times New Roman" w:cs="Times New Roman"/>
          <w:sz w:val="24"/>
          <w:szCs w:val="24"/>
        </w:rPr>
      </w:r>
      <w:r w:rsidR="00764EF5">
        <w:rPr>
          <w:rFonts w:ascii="Times New Roman" w:eastAsiaTheme="minorEastAsia" w:hAnsi="Times New Roman" w:cs="Times New Roman"/>
          <w:sz w:val="24"/>
          <w:szCs w:val="24"/>
        </w:rPr>
        <w:fldChar w:fldCharType="separate"/>
      </w:r>
      <w:ins w:id="420" w:author="Samer Adeeb" w:date="2014-07-20T19:44:00Z">
        <w:r w:rsidR="0076245A" w:rsidRPr="00764EF5">
          <w:rPr>
            <w:rFonts w:ascii="Times New Roman" w:hAnsi="Times New Roman" w:cs="Times New Roman"/>
            <w:sz w:val="24"/>
            <w:szCs w:val="24"/>
          </w:rPr>
          <w:t xml:space="preserve">Figure </w:t>
        </w:r>
        <w:r w:rsidR="0076245A">
          <w:rPr>
            <w:rFonts w:ascii="Times New Roman" w:hAnsi="Times New Roman" w:cs="Times New Roman"/>
            <w:noProof/>
            <w:sz w:val="24"/>
            <w:szCs w:val="24"/>
          </w:rPr>
          <w:t>32</w:t>
        </w:r>
      </w:ins>
      <w:del w:id="421" w:author="Samer Adeeb" w:date="2014-07-20T19:44:00Z">
        <w:r w:rsidR="00764EF5" w:rsidRPr="00764EF5" w:rsidDel="0076245A">
          <w:rPr>
            <w:rFonts w:ascii="Times New Roman" w:hAnsi="Times New Roman" w:cs="Times New Roman"/>
            <w:sz w:val="24"/>
            <w:szCs w:val="24"/>
          </w:rPr>
          <w:delText xml:space="preserve">Figure </w:delText>
        </w:r>
        <w:r w:rsidR="00764EF5" w:rsidRPr="00764EF5" w:rsidDel="0076245A">
          <w:rPr>
            <w:rFonts w:ascii="Times New Roman" w:hAnsi="Times New Roman" w:cs="Times New Roman"/>
            <w:noProof/>
            <w:sz w:val="24"/>
            <w:szCs w:val="24"/>
          </w:rPr>
          <w:delText>32</w:delText>
        </w:r>
      </w:del>
      <w:r w:rsidR="00764EF5">
        <w:rPr>
          <w:rFonts w:ascii="Times New Roman" w:eastAsiaTheme="minorEastAsia" w:hAnsi="Times New Roman" w:cs="Times New Roman"/>
          <w:sz w:val="24"/>
          <w:szCs w:val="24"/>
        </w:rPr>
        <w:fldChar w:fldCharType="end"/>
      </w:r>
      <w:r w:rsidR="00764EF5">
        <w:rPr>
          <w:rFonts w:ascii="Times New Roman" w:eastAsiaTheme="minorEastAsia" w:hAnsi="Times New Roman" w:cs="Times New Roman"/>
          <w:sz w:val="24"/>
          <w:szCs w:val="24"/>
        </w:rPr>
        <w:t>)</w:t>
      </w:r>
      <w:r w:rsidR="00194423">
        <w:rPr>
          <w:rFonts w:ascii="Times New Roman" w:eastAsiaTheme="minorEastAsia" w:hAnsi="Times New Roman" w:cs="Times New Roman"/>
          <w:sz w:val="24"/>
          <w:szCs w:val="24"/>
        </w:rPr>
        <w:t>.</w:t>
      </w:r>
    </w:p>
    <w:p w:rsidR="00764EF5" w:rsidRDefault="00764EF5" w:rsidP="00764EF5">
      <w:pPr>
        <w:keepNext/>
        <w:jc w:val="both"/>
      </w:pPr>
      <w:r>
        <w:rPr>
          <w:rFonts w:ascii="Times New Roman" w:eastAsiaTheme="minorEastAsia" w:hAnsi="Times New Roman" w:cs="Times New Roman"/>
          <w:noProof/>
          <w:sz w:val="24"/>
          <w:szCs w:val="24"/>
          <w:lang w:eastAsia="en-CA"/>
        </w:rPr>
        <w:lastRenderedPageBreak/>
        <w:drawing>
          <wp:inline distT="0" distB="0" distL="0" distR="0" wp14:anchorId="4C110250" wp14:editId="43929506">
            <wp:extent cx="5943600" cy="320548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ghLowMisalignmentDeviations.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rsidR="00764EF5" w:rsidRPr="00764EF5" w:rsidRDefault="00764EF5" w:rsidP="00764EF5">
      <w:pPr>
        <w:pStyle w:val="Caption"/>
        <w:jc w:val="center"/>
        <w:rPr>
          <w:rFonts w:ascii="Times New Roman" w:hAnsi="Times New Roman" w:cs="Times New Roman"/>
          <w:color w:val="auto"/>
          <w:sz w:val="24"/>
          <w:szCs w:val="24"/>
        </w:rPr>
      </w:pPr>
      <w:bookmarkStart w:id="422" w:name="_Ref393291512"/>
      <w:r w:rsidRPr="00764EF5">
        <w:rPr>
          <w:rFonts w:ascii="Times New Roman" w:hAnsi="Times New Roman" w:cs="Times New Roman"/>
          <w:color w:val="auto"/>
          <w:sz w:val="24"/>
          <w:szCs w:val="24"/>
        </w:rPr>
        <w:t xml:space="preserve">Figure </w:t>
      </w:r>
      <w:r w:rsidRPr="00764EF5">
        <w:rPr>
          <w:rFonts w:ascii="Times New Roman" w:hAnsi="Times New Roman" w:cs="Times New Roman"/>
          <w:color w:val="auto"/>
          <w:sz w:val="24"/>
          <w:szCs w:val="24"/>
        </w:rPr>
        <w:fldChar w:fldCharType="begin"/>
      </w:r>
      <w:r w:rsidRPr="00764EF5">
        <w:rPr>
          <w:rFonts w:ascii="Times New Roman" w:hAnsi="Times New Roman" w:cs="Times New Roman"/>
          <w:color w:val="auto"/>
          <w:sz w:val="24"/>
          <w:szCs w:val="24"/>
        </w:rPr>
        <w:instrText xml:space="preserve"> SEQ Figure \* ARABIC </w:instrText>
      </w:r>
      <w:r w:rsidRPr="00764EF5">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32</w:t>
      </w:r>
      <w:r w:rsidRPr="00764EF5">
        <w:rPr>
          <w:rFonts w:ascii="Times New Roman" w:hAnsi="Times New Roman" w:cs="Times New Roman"/>
          <w:color w:val="auto"/>
          <w:sz w:val="24"/>
          <w:szCs w:val="24"/>
        </w:rPr>
        <w:fldChar w:fldCharType="end"/>
      </w:r>
      <w:bookmarkEnd w:id="422"/>
      <w:r w:rsidRPr="00764EF5">
        <w:rPr>
          <w:rFonts w:ascii="Times New Roman" w:hAnsi="Times New Roman" w:cs="Times New Roman"/>
          <w:color w:val="auto"/>
          <w:sz w:val="24"/>
          <w:szCs w:val="24"/>
        </w:rPr>
        <w:t>: Colour map of deviations between the scanned girth weld area and a perfect cylinder</w:t>
      </w:r>
      <w:r w:rsidR="00835C98">
        <w:rPr>
          <w:rFonts w:ascii="Times New Roman" w:hAnsi="Times New Roman" w:cs="Times New Roman"/>
          <w:color w:val="auto"/>
          <w:sz w:val="24"/>
          <w:szCs w:val="24"/>
        </w:rPr>
        <w:t xml:space="preserve"> (Test 1)</w:t>
      </w:r>
    </w:p>
    <w:p w:rsidR="00DE0D3D" w:rsidRDefault="00764EF5"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 colour map of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_Ref393291512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ins w:id="423" w:author="Samer Adeeb" w:date="2014-07-20T19:44:00Z">
        <w:r w:rsidR="0076245A" w:rsidRPr="00764EF5">
          <w:rPr>
            <w:rFonts w:ascii="Times New Roman" w:hAnsi="Times New Roman" w:cs="Times New Roman"/>
            <w:sz w:val="24"/>
            <w:szCs w:val="24"/>
          </w:rPr>
          <w:t xml:space="preserve">Figure </w:t>
        </w:r>
        <w:r w:rsidR="0076245A">
          <w:rPr>
            <w:rFonts w:ascii="Times New Roman" w:hAnsi="Times New Roman" w:cs="Times New Roman"/>
            <w:noProof/>
            <w:sz w:val="24"/>
            <w:szCs w:val="24"/>
          </w:rPr>
          <w:t>32</w:t>
        </w:r>
      </w:ins>
      <w:del w:id="424" w:author="Samer Adeeb" w:date="2014-07-20T19:44:00Z">
        <w:r w:rsidRPr="00764EF5" w:rsidDel="0076245A">
          <w:rPr>
            <w:rFonts w:ascii="Times New Roman" w:hAnsi="Times New Roman" w:cs="Times New Roman"/>
            <w:sz w:val="24"/>
            <w:szCs w:val="24"/>
          </w:rPr>
          <w:delText xml:space="preserve">Figure </w:delText>
        </w:r>
        <w:r w:rsidRPr="00764EF5" w:rsidDel="0076245A">
          <w:rPr>
            <w:rFonts w:ascii="Times New Roman" w:hAnsi="Times New Roman" w:cs="Times New Roman"/>
            <w:noProof/>
            <w:sz w:val="24"/>
            <w:szCs w:val="24"/>
          </w:rPr>
          <w:delText>32</w:delText>
        </w:r>
      </w:del>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shades of green and blue indicate that the scanned surface is below the surface of the perfect cylinder and the shades of yellow and red indicate that the scanned surface is above the perfect cylinder surface. This colour convention can also be recognized from the </w:t>
      </w:r>
      <w:r w:rsidR="00A0034F">
        <w:rPr>
          <w:rFonts w:ascii="Times New Roman" w:eastAsiaTheme="minorEastAsia" w:hAnsi="Times New Roman" w:cs="Times New Roman"/>
          <w:sz w:val="24"/>
          <w:szCs w:val="24"/>
        </w:rPr>
        <w:t xml:space="preserve">dark red </w:t>
      </w:r>
      <w:r>
        <w:rPr>
          <w:rFonts w:ascii="Times New Roman" w:eastAsiaTheme="minorEastAsia" w:hAnsi="Times New Roman" w:cs="Times New Roman"/>
          <w:sz w:val="24"/>
          <w:szCs w:val="24"/>
        </w:rPr>
        <w:t xml:space="preserve">colours of the girth weld </w:t>
      </w:r>
      <w:r w:rsidR="00A0034F">
        <w:rPr>
          <w:rFonts w:ascii="Times New Roman" w:eastAsiaTheme="minorEastAsia" w:hAnsi="Times New Roman" w:cs="Times New Roman"/>
          <w:sz w:val="24"/>
          <w:szCs w:val="24"/>
        </w:rPr>
        <w:t>location which has greater diameter than the rest of the pipe.</w:t>
      </w:r>
      <w:r w:rsidR="00666D41">
        <w:rPr>
          <w:rFonts w:ascii="Times New Roman" w:eastAsiaTheme="minorEastAsia" w:hAnsi="Times New Roman" w:cs="Times New Roman"/>
          <w:sz w:val="24"/>
          <w:szCs w:val="24"/>
        </w:rPr>
        <w:t xml:space="preserve"> The annotations in </w:t>
      </w:r>
      <w:r w:rsidR="00666D41">
        <w:rPr>
          <w:rFonts w:ascii="Times New Roman" w:eastAsiaTheme="minorEastAsia" w:hAnsi="Times New Roman" w:cs="Times New Roman"/>
          <w:sz w:val="24"/>
          <w:szCs w:val="24"/>
        </w:rPr>
        <w:fldChar w:fldCharType="begin"/>
      </w:r>
      <w:r w:rsidR="00666D41">
        <w:rPr>
          <w:rFonts w:ascii="Times New Roman" w:eastAsiaTheme="minorEastAsia" w:hAnsi="Times New Roman" w:cs="Times New Roman"/>
          <w:sz w:val="24"/>
          <w:szCs w:val="24"/>
        </w:rPr>
        <w:instrText xml:space="preserve"> REF _Ref393291512 \h </w:instrText>
      </w:r>
      <w:r w:rsidR="00666D41">
        <w:rPr>
          <w:rFonts w:ascii="Times New Roman" w:eastAsiaTheme="minorEastAsia" w:hAnsi="Times New Roman" w:cs="Times New Roman"/>
          <w:sz w:val="24"/>
          <w:szCs w:val="24"/>
        </w:rPr>
      </w:r>
      <w:r w:rsidR="00666D41">
        <w:rPr>
          <w:rFonts w:ascii="Times New Roman" w:eastAsiaTheme="minorEastAsia" w:hAnsi="Times New Roman" w:cs="Times New Roman"/>
          <w:sz w:val="24"/>
          <w:szCs w:val="24"/>
        </w:rPr>
        <w:fldChar w:fldCharType="separate"/>
      </w:r>
      <w:ins w:id="425" w:author="Samer Adeeb" w:date="2014-07-20T19:44:00Z">
        <w:r w:rsidR="0076245A" w:rsidRPr="00764EF5">
          <w:rPr>
            <w:rFonts w:ascii="Times New Roman" w:hAnsi="Times New Roman" w:cs="Times New Roman"/>
            <w:sz w:val="24"/>
            <w:szCs w:val="24"/>
          </w:rPr>
          <w:t xml:space="preserve">Figure </w:t>
        </w:r>
        <w:r w:rsidR="0076245A">
          <w:rPr>
            <w:rFonts w:ascii="Times New Roman" w:hAnsi="Times New Roman" w:cs="Times New Roman"/>
            <w:noProof/>
            <w:sz w:val="24"/>
            <w:szCs w:val="24"/>
          </w:rPr>
          <w:t>32</w:t>
        </w:r>
      </w:ins>
      <w:del w:id="426" w:author="Samer Adeeb" w:date="2014-07-20T19:44:00Z">
        <w:r w:rsidR="00666D41" w:rsidRPr="00764EF5" w:rsidDel="0076245A">
          <w:rPr>
            <w:rFonts w:ascii="Times New Roman" w:hAnsi="Times New Roman" w:cs="Times New Roman"/>
            <w:sz w:val="24"/>
            <w:szCs w:val="24"/>
          </w:rPr>
          <w:delText xml:space="preserve">Figure </w:delText>
        </w:r>
        <w:r w:rsidR="00666D41" w:rsidRPr="00764EF5" w:rsidDel="0076245A">
          <w:rPr>
            <w:rFonts w:ascii="Times New Roman" w:hAnsi="Times New Roman" w:cs="Times New Roman"/>
            <w:noProof/>
            <w:sz w:val="24"/>
            <w:szCs w:val="24"/>
          </w:rPr>
          <w:delText>32</w:delText>
        </w:r>
      </w:del>
      <w:r w:rsidR="00666D41">
        <w:rPr>
          <w:rFonts w:ascii="Times New Roman" w:eastAsiaTheme="minorEastAsia" w:hAnsi="Times New Roman" w:cs="Times New Roman"/>
          <w:sz w:val="24"/>
          <w:szCs w:val="24"/>
        </w:rPr>
        <w:fldChar w:fldCharType="end"/>
      </w:r>
      <w:r w:rsidR="00666D41">
        <w:rPr>
          <w:rFonts w:ascii="Times New Roman" w:eastAsiaTheme="minorEastAsia" w:hAnsi="Times New Roman" w:cs="Times New Roman"/>
          <w:sz w:val="24"/>
          <w:szCs w:val="24"/>
        </w:rPr>
        <w:t xml:space="preserve"> show the magnitude of the deviations at both sides of the girth weld at three greatest misalignment locations.</w:t>
      </w:r>
      <w:r w:rsidR="00845489">
        <w:rPr>
          <w:rFonts w:ascii="Times New Roman" w:eastAsiaTheme="minorEastAsia" w:hAnsi="Times New Roman" w:cs="Times New Roman"/>
          <w:sz w:val="24"/>
          <w:szCs w:val="24"/>
        </w:rPr>
        <w:t xml:space="preserve"> The greatest magnitude of misalignment is observed as 0.896 mm</w:t>
      </w:r>
      <w:r w:rsidR="00835C98">
        <w:rPr>
          <w:rFonts w:ascii="Times New Roman" w:eastAsiaTheme="minorEastAsia" w:hAnsi="Times New Roman" w:cs="Times New Roman"/>
          <w:sz w:val="24"/>
          <w:szCs w:val="24"/>
        </w:rPr>
        <w:t xml:space="preserve"> for test 1</w:t>
      </w:r>
      <w:r w:rsidR="00845489">
        <w:rPr>
          <w:rFonts w:ascii="Times New Roman" w:eastAsiaTheme="minorEastAsia" w:hAnsi="Times New Roman" w:cs="Times New Roman"/>
          <w:sz w:val="24"/>
          <w:szCs w:val="24"/>
        </w:rPr>
        <w:t>.</w:t>
      </w:r>
      <w:r w:rsidR="00835C98">
        <w:rPr>
          <w:rFonts w:ascii="Times New Roman" w:eastAsiaTheme="minorEastAsia" w:hAnsi="Times New Roman" w:cs="Times New Roman"/>
          <w:sz w:val="24"/>
          <w:szCs w:val="24"/>
        </w:rPr>
        <w:t xml:space="preserve"> </w:t>
      </w:r>
      <w:r w:rsidR="00F10F1E">
        <w:rPr>
          <w:rFonts w:ascii="Times New Roman" w:eastAsiaTheme="minorEastAsia" w:hAnsi="Times New Roman" w:cs="Times New Roman"/>
          <w:sz w:val="24"/>
          <w:szCs w:val="24"/>
        </w:rPr>
        <w:t xml:space="preserve">Using this misalignment value the parameter </w:t>
      </w:r>
      <m:oMath>
        <m:r>
          <w:rPr>
            <w:rFonts w:ascii="Cambria Math" w:eastAsiaTheme="minorEastAsia" w:hAnsi="Cambria Math" w:cs="Times New Roman"/>
            <w:sz w:val="24"/>
            <w:szCs w:val="24"/>
          </w:rPr>
          <m:t>ψ</m:t>
        </m:r>
      </m:oMath>
      <w:r w:rsidR="00F10F1E">
        <w:rPr>
          <w:rFonts w:ascii="Times New Roman" w:eastAsiaTheme="minorEastAsia" w:hAnsi="Times New Roman" w:cs="Times New Roman"/>
          <w:sz w:val="24"/>
          <w:szCs w:val="24"/>
        </w:rPr>
        <w:t xml:space="preserve"> is computed as</w:t>
      </w:r>
      <w:r w:rsidR="00845489">
        <w:rPr>
          <w:rFonts w:ascii="Times New Roman" w:eastAsiaTheme="minorEastAsia" w:hAnsi="Times New Roman" w:cs="Times New Roman"/>
          <w:sz w:val="24"/>
          <w:szCs w:val="24"/>
        </w:rPr>
        <w:t xml:space="preserve"> </w:t>
      </w:r>
      <w:r w:rsidR="00F10F1E">
        <w:rPr>
          <w:rFonts w:ascii="Times New Roman" w:eastAsiaTheme="minorEastAsia" w:hAnsi="Times New Roman" w:cs="Times New Roman"/>
          <w:sz w:val="24"/>
          <w:szCs w:val="24"/>
        </w:rPr>
        <w:t>0.1297.</w:t>
      </w:r>
      <w:r w:rsidR="00E76F93">
        <w:rPr>
          <w:rFonts w:ascii="Times New Roman" w:eastAsiaTheme="minorEastAsia" w:hAnsi="Times New Roman" w:cs="Times New Roman"/>
          <w:sz w:val="24"/>
          <w:szCs w:val="24"/>
        </w:rPr>
        <w:t xml:space="preserve"> </w:t>
      </w:r>
    </w:p>
    <w:p w:rsidR="00E76F93" w:rsidRDefault="00E76F93"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parameter </w:t>
      </w:r>
      <m:oMath>
        <m:r>
          <w:rPr>
            <w:rFonts w:ascii="Cambria Math" w:eastAsiaTheme="minorEastAsia" w:hAnsi="Cambria Math" w:cs="Times New Roman"/>
            <w:sz w:val="24"/>
            <w:szCs w:val="24"/>
          </w:rPr>
          <m:t>ϕ</m:t>
        </m:r>
      </m:oMath>
      <w:r>
        <w:rPr>
          <w:rFonts w:ascii="Times New Roman" w:eastAsiaTheme="minorEastAsia" w:hAnsi="Times New Roman" w:cs="Times New Roman"/>
          <w:sz w:val="24"/>
          <w:szCs w:val="24"/>
        </w:rPr>
        <w:t xml:space="preserve"> is computed based on the results of small scale tension tests of the weld metal and the base metal as 1.028. Using these values for </w:t>
      </w:r>
      <m:oMath>
        <m:r>
          <w:rPr>
            <w:rFonts w:ascii="Cambria Math" w:eastAsiaTheme="minorEastAsia" w:hAnsi="Cambria Math" w:cs="Times New Roman"/>
            <w:sz w:val="24"/>
            <w:szCs w:val="24"/>
          </w:rPr>
          <m:t>ψ</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ϕ</m:t>
        </m:r>
      </m:oMath>
      <w:r>
        <w:rPr>
          <w:rFonts w:ascii="Times New Roman" w:eastAsiaTheme="minorEastAsia" w:hAnsi="Times New Roman" w:cs="Times New Roman"/>
          <w:sz w:val="24"/>
          <w:szCs w:val="24"/>
        </w:rPr>
        <w:t xml:space="preserve"> and the values listed in </w:t>
      </w:r>
      <w:r>
        <w:rPr>
          <w:rFonts w:ascii="Times New Roman" w:eastAsiaTheme="minorEastAsia" w:hAnsi="Times New Roman" w:cs="Times New Roman"/>
          <w:sz w:val="24"/>
          <w:szCs w:val="24"/>
        </w:rPr>
        <w:fldChar w:fldCharType="begin"/>
      </w:r>
      <w:r>
        <w:rPr>
          <w:rFonts w:ascii="Times New Roman" w:eastAsiaTheme="minorEastAsia" w:hAnsi="Times New Roman" w:cs="Times New Roman"/>
          <w:sz w:val="24"/>
          <w:szCs w:val="24"/>
        </w:rPr>
        <w:instrText xml:space="preserve"> REF _Ref393219349 \h </w:instrText>
      </w:r>
      <w:r>
        <w:rPr>
          <w:rFonts w:ascii="Times New Roman" w:eastAsiaTheme="minorEastAsia" w:hAnsi="Times New Roman" w:cs="Times New Roman"/>
          <w:sz w:val="24"/>
          <w:szCs w:val="24"/>
        </w:rPr>
      </w:r>
      <w:r>
        <w:rPr>
          <w:rFonts w:ascii="Times New Roman" w:eastAsiaTheme="minorEastAsia" w:hAnsi="Times New Roman" w:cs="Times New Roman"/>
          <w:sz w:val="24"/>
          <w:szCs w:val="24"/>
        </w:rPr>
        <w:fldChar w:fldCharType="separate"/>
      </w:r>
      <w:ins w:id="427" w:author="Samer Adeeb" w:date="2014-07-20T19:44:00Z">
        <w:r w:rsidR="0076245A" w:rsidRPr="00493E70">
          <w:rPr>
            <w:rFonts w:ascii="Times New Roman" w:hAnsi="Times New Roman" w:cs="Times New Roman"/>
            <w:sz w:val="24"/>
            <w:szCs w:val="24"/>
          </w:rPr>
          <w:t xml:space="preserve">Table </w:t>
        </w:r>
        <w:r w:rsidR="0076245A">
          <w:rPr>
            <w:rFonts w:ascii="Times New Roman" w:hAnsi="Times New Roman" w:cs="Times New Roman"/>
            <w:noProof/>
            <w:sz w:val="24"/>
            <w:szCs w:val="24"/>
          </w:rPr>
          <w:t>13</w:t>
        </w:r>
      </w:ins>
      <w:del w:id="428" w:author="Samer Adeeb" w:date="2014-07-20T19:44:00Z">
        <w:r w:rsidRPr="00493E70" w:rsidDel="0076245A">
          <w:rPr>
            <w:rFonts w:ascii="Times New Roman" w:hAnsi="Times New Roman" w:cs="Times New Roman"/>
            <w:sz w:val="24"/>
            <w:szCs w:val="24"/>
          </w:rPr>
          <w:delText xml:space="preserve">Table </w:delText>
        </w:r>
        <w:r w:rsidRPr="00493E70" w:rsidDel="0076245A">
          <w:rPr>
            <w:rFonts w:ascii="Times New Roman" w:hAnsi="Times New Roman" w:cs="Times New Roman"/>
            <w:noProof/>
            <w:sz w:val="24"/>
            <w:szCs w:val="24"/>
          </w:rPr>
          <w:delText>13</w:delText>
        </w:r>
      </w:del>
      <w:r>
        <w:rPr>
          <w:rFonts w:ascii="Times New Roman" w:eastAsiaTheme="minorEastAsia" w:hAnsi="Times New Roman" w:cs="Times New Roman"/>
          <w:sz w:val="24"/>
          <w:szCs w:val="24"/>
        </w:rPr>
        <w:fldChar w:fldCharType="end"/>
      </w:r>
      <w:r>
        <w:rPr>
          <w:rFonts w:ascii="Times New Roman" w:eastAsiaTheme="minorEastAsia" w:hAnsi="Times New Roman" w:cs="Times New Roman"/>
          <w:sz w:val="24"/>
          <w:szCs w:val="24"/>
        </w:rPr>
        <w:t xml:space="preserve"> </w:t>
      </w:r>
      <w:proofErr w:type="gramStart"/>
      <w:r>
        <w:rPr>
          <w:rFonts w:ascii="Times New Roman" w:eastAsiaTheme="minorEastAsia" w:hAnsi="Times New Roman" w:cs="Times New Roman"/>
          <w:sz w:val="24"/>
          <w:szCs w:val="24"/>
        </w:rPr>
        <w:t xml:space="preserve">for </w:t>
      </w:r>
      <w:proofErr w:type="gramEnd"/>
      <m:oMath>
        <m:r>
          <w:rPr>
            <w:rFonts w:ascii="Cambria Math" w:eastAsiaTheme="minorEastAsia" w:hAnsi="Cambria Math" w:cs="Times New Roman"/>
            <w:sz w:val="24"/>
            <w:szCs w:val="24"/>
          </w:rPr>
          <m:t>λ</m:t>
        </m:r>
      </m:oMath>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ξ</m:t>
        </m:r>
      </m:oMath>
      <w:r>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η</m:t>
        </m:r>
      </m:oMath>
      <w:r>
        <w:rPr>
          <w:rFonts w:ascii="Times New Roman" w:eastAsiaTheme="minorEastAsia" w:hAnsi="Times New Roman" w:cs="Times New Roman"/>
          <w:sz w:val="24"/>
          <w:szCs w:val="24"/>
        </w:rPr>
        <w:t>, Eq. (11) predicts the tensile strain capacity as shown in</w:t>
      </w:r>
      <w:r w:rsidR="0074503B">
        <w:rPr>
          <w:rFonts w:ascii="Times New Roman" w:eastAsiaTheme="minorEastAsia" w:hAnsi="Times New Roman" w:cs="Times New Roman"/>
          <w:sz w:val="24"/>
          <w:szCs w:val="24"/>
        </w:rPr>
        <w:t xml:space="preserve"> </w:t>
      </w:r>
      <w:r w:rsidR="0074503B">
        <w:rPr>
          <w:rFonts w:ascii="Times New Roman" w:eastAsiaTheme="minorEastAsia" w:hAnsi="Times New Roman" w:cs="Times New Roman"/>
          <w:sz w:val="24"/>
          <w:szCs w:val="24"/>
        </w:rPr>
        <w:fldChar w:fldCharType="begin"/>
      </w:r>
      <w:r w:rsidR="0074503B">
        <w:rPr>
          <w:rFonts w:ascii="Times New Roman" w:eastAsiaTheme="minorEastAsia" w:hAnsi="Times New Roman" w:cs="Times New Roman"/>
          <w:sz w:val="24"/>
          <w:szCs w:val="24"/>
        </w:rPr>
        <w:instrText xml:space="preserve"> REF _Ref393304065 \h </w:instrText>
      </w:r>
      <w:r w:rsidR="0074503B">
        <w:rPr>
          <w:rFonts w:ascii="Times New Roman" w:eastAsiaTheme="minorEastAsia" w:hAnsi="Times New Roman" w:cs="Times New Roman"/>
          <w:sz w:val="24"/>
          <w:szCs w:val="24"/>
        </w:rPr>
      </w:r>
      <w:r w:rsidR="0074503B">
        <w:rPr>
          <w:rFonts w:ascii="Times New Roman" w:eastAsiaTheme="minorEastAsia" w:hAnsi="Times New Roman" w:cs="Times New Roman"/>
          <w:sz w:val="24"/>
          <w:szCs w:val="24"/>
        </w:rPr>
        <w:fldChar w:fldCharType="separate"/>
      </w:r>
      <w:ins w:id="429" w:author="Samer Adeeb" w:date="2014-07-20T19:44:00Z">
        <w:r w:rsidR="0076245A" w:rsidRPr="002A1024">
          <w:rPr>
            <w:rFonts w:ascii="Times New Roman" w:hAnsi="Times New Roman" w:cs="Times New Roman"/>
            <w:sz w:val="24"/>
            <w:szCs w:val="24"/>
          </w:rPr>
          <w:t xml:space="preserve">Table </w:t>
        </w:r>
        <w:r w:rsidR="0076245A">
          <w:rPr>
            <w:rFonts w:ascii="Times New Roman" w:hAnsi="Times New Roman" w:cs="Times New Roman"/>
            <w:noProof/>
            <w:sz w:val="24"/>
            <w:szCs w:val="24"/>
          </w:rPr>
          <w:t>14</w:t>
        </w:r>
      </w:ins>
      <w:del w:id="430" w:author="Samer Adeeb" w:date="2014-07-20T19:44:00Z">
        <w:r w:rsidR="0074503B" w:rsidRPr="002A1024" w:rsidDel="0076245A">
          <w:rPr>
            <w:rFonts w:ascii="Times New Roman" w:hAnsi="Times New Roman" w:cs="Times New Roman"/>
            <w:sz w:val="24"/>
            <w:szCs w:val="24"/>
          </w:rPr>
          <w:delText xml:space="preserve">Table </w:delText>
        </w:r>
        <w:r w:rsidR="0074503B" w:rsidRPr="002A1024" w:rsidDel="0076245A">
          <w:rPr>
            <w:rFonts w:ascii="Times New Roman" w:hAnsi="Times New Roman" w:cs="Times New Roman"/>
            <w:noProof/>
            <w:sz w:val="24"/>
            <w:szCs w:val="24"/>
          </w:rPr>
          <w:delText>14</w:delText>
        </w:r>
      </w:del>
      <w:r w:rsidR="0074503B">
        <w:rPr>
          <w:rFonts w:ascii="Times New Roman" w:eastAsiaTheme="minorEastAsia" w:hAnsi="Times New Roman" w:cs="Times New Roman"/>
          <w:sz w:val="24"/>
          <w:szCs w:val="24"/>
        </w:rPr>
        <w:fldChar w:fldCharType="end"/>
      </w:r>
      <w:r w:rsidR="0074503B">
        <w:rPr>
          <w:rFonts w:ascii="Times New Roman" w:eastAsiaTheme="minorEastAsia" w:hAnsi="Times New Roman" w:cs="Times New Roman"/>
          <w:sz w:val="24"/>
          <w:szCs w:val="24"/>
        </w:rPr>
        <w:t xml:space="preserve">. However it should be noted that the applicability range of Eq. (11) for the wall thickness is </w:t>
      </w:r>
      <m:oMath>
        <m:r>
          <w:rPr>
            <w:rFonts w:ascii="Cambria Math" w:eastAsiaTheme="minorEastAsia" w:hAnsi="Cambria Math" w:cs="Times New Roman"/>
            <w:sz w:val="24"/>
            <w:szCs w:val="24"/>
          </w:rPr>
          <m:t>t∈[12.7 mm, 25.4 mm]</m:t>
        </m:r>
      </m:oMath>
      <w:r w:rsidR="0074503B">
        <w:rPr>
          <w:rFonts w:ascii="Times New Roman" w:eastAsiaTheme="minorEastAsia" w:hAnsi="Times New Roman" w:cs="Times New Roman"/>
          <w:sz w:val="24"/>
          <w:szCs w:val="24"/>
        </w:rPr>
        <w:t xml:space="preserve"> which doesn’t cover the 7 mm wall thickness of the X52 vintage pipe.  </w:t>
      </w:r>
    </w:p>
    <w:p w:rsidR="002A1024" w:rsidRPr="002A1024" w:rsidRDefault="002A1024" w:rsidP="002A1024">
      <w:pPr>
        <w:pStyle w:val="Caption"/>
        <w:keepNext/>
        <w:jc w:val="center"/>
        <w:rPr>
          <w:rFonts w:ascii="Times New Roman" w:hAnsi="Times New Roman" w:cs="Times New Roman"/>
          <w:color w:val="auto"/>
          <w:sz w:val="24"/>
          <w:szCs w:val="24"/>
        </w:rPr>
      </w:pPr>
      <w:bookmarkStart w:id="431" w:name="_Ref393304065"/>
      <w:r w:rsidRPr="002A1024">
        <w:rPr>
          <w:rFonts w:ascii="Times New Roman" w:hAnsi="Times New Roman" w:cs="Times New Roman"/>
          <w:color w:val="auto"/>
          <w:sz w:val="24"/>
          <w:szCs w:val="24"/>
        </w:rPr>
        <w:t xml:space="preserve">Table </w:t>
      </w:r>
      <w:r w:rsidRPr="002A1024">
        <w:rPr>
          <w:rFonts w:ascii="Times New Roman" w:hAnsi="Times New Roman" w:cs="Times New Roman"/>
          <w:color w:val="auto"/>
          <w:sz w:val="24"/>
          <w:szCs w:val="24"/>
        </w:rPr>
        <w:fldChar w:fldCharType="begin"/>
      </w:r>
      <w:r w:rsidRPr="002A1024">
        <w:rPr>
          <w:rFonts w:ascii="Times New Roman" w:hAnsi="Times New Roman" w:cs="Times New Roman"/>
          <w:color w:val="auto"/>
          <w:sz w:val="24"/>
          <w:szCs w:val="24"/>
        </w:rPr>
        <w:instrText xml:space="preserve"> SEQ Table \* ARABIC </w:instrText>
      </w:r>
      <w:r w:rsidRPr="002A1024">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14</w:t>
      </w:r>
      <w:r w:rsidRPr="002A1024">
        <w:rPr>
          <w:rFonts w:ascii="Times New Roman" w:hAnsi="Times New Roman" w:cs="Times New Roman"/>
          <w:color w:val="auto"/>
          <w:sz w:val="24"/>
          <w:szCs w:val="24"/>
        </w:rPr>
        <w:fldChar w:fldCharType="end"/>
      </w:r>
      <w:bookmarkEnd w:id="431"/>
      <w:r w:rsidRPr="002A1024">
        <w:rPr>
          <w:rFonts w:ascii="Times New Roman" w:hAnsi="Times New Roman" w:cs="Times New Roman"/>
          <w:color w:val="auto"/>
          <w:sz w:val="24"/>
          <w:szCs w:val="24"/>
        </w:rPr>
        <w:t>: Tensile Strain Capacity According to the PRCI report</w:t>
      </w:r>
      <w:r>
        <w:rPr>
          <w:rFonts w:ascii="Times New Roman" w:hAnsi="Times New Roman" w:cs="Times New Roman"/>
          <w:color w:val="auto"/>
          <w:sz w:val="24"/>
          <w:szCs w:val="24"/>
        </w:rPr>
        <w:t xml:space="preserve"> </w:t>
      </w:r>
      <w:r w:rsidRPr="002A1024">
        <w:rPr>
          <w:rFonts w:ascii="Times New Roman" w:hAnsi="Times New Roman" w:cs="Times New Roman"/>
          <w:color w:val="auto"/>
          <w:sz w:val="24"/>
          <w:szCs w:val="24"/>
        </w:rPr>
        <w:fldChar w:fldCharType="begin"/>
      </w:r>
      <w:r w:rsidRPr="002A1024">
        <w:rPr>
          <w:rFonts w:ascii="Times New Roman" w:hAnsi="Times New Roman" w:cs="Times New Roman"/>
          <w:color w:val="auto"/>
          <w:sz w:val="24"/>
          <w:szCs w:val="24"/>
        </w:rPr>
        <w:instrText xml:space="preserve"> REF prci \h </w:instrText>
      </w:r>
      <w:r w:rsidRPr="002A1024">
        <w:rPr>
          <w:rFonts w:ascii="Times New Roman" w:hAnsi="Times New Roman" w:cs="Times New Roman"/>
          <w:color w:val="auto"/>
          <w:sz w:val="24"/>
          <w:szCs w:val="24"/>
        </w:rPr>
      </w:r>
      <w:r w:rsidRPr="002A1024">
        <w:rPr>
          <w:rFonts w:ascii="Times New Roman" w:hAnsi="Times New Roman" w:cs="Times New Roman"/>
          <w:color w:val="auto"/>
          <w:sz w:val="24"/>
          <w:szCs w:val="24"/>
        </w:rPr>
        <w:fldChar w:fldCharType="separate"/>
      </w:r>
      <w:ins w:id="432" w:author="Samer Adeeb" w:date="2014-07-20T19:44:00Z">
        <w:r w:rsidR="0076245A">
          <w:rPr>
            <w:rFonts w:ascii="Times New Roman" w:hAnsi="Times New Roman" w:cs="Times New Roman"/>
            <w:sz w:val="24"/>
            <w:szCs w:val="24"/>
          </w:rPr>
          <w:t>[24</w:t>
        </w:r>
        <w:r w:rsidR="0076245A" w:rsidRPr="00CB2CBB">
          <w:rPr>
            <w:rFonts w:ascii="Times New Roman" w:hAnsi="Times New Roman" w:cs="Times New Roman"/>
            <w:sz w:val="24"/>
            <w:szCs w:val="24"/>
          </w:rPr>
          <w:t>]</w:t>
        </w:r>
      </w:ins>
      <w:del w:id="433" w:author="Samer Adeeb" w:date="2014-07-20T19:44:00Z">
        <w:r w:rsidRPr="002A1024" w:rsidDel="0076245A">
          <w:rPr>
            <w:rFonts w:ascii="Times New Roman" w:hAnsi="Times New Roman" w:cs="Times New Roman"/>
            <w:color w:val="auto"/>
            <w:sz w:val="24"/>
            <w:szCs w:val="24"/>
          </w:rPr>
          <w:delText>[24]</w:delText>
        </w:r>
      </w:del>
      <w:r w:rsidRPr="002A1024">
        <w:rPr>
          <w:rFonts w:ascii="Times New Roman" w:hAnsi="Times New Roman" w:cs="Times New Roman"/>
          <w:color w:val="auto"/>
          <w:sz w:val="24"/>
          <w:szCs w:val="24"/>
        </w:rPr>
        <w:fldChar w:fldCharType="end"/>
      </w:r>
    </w:p>
    <w:tbl>
      <w:tblPr>
        <w:tblStyle w:val="TableGrid"/>
        <w:tblW w:w="0" w:type="auto"/>
        <w:tblLook w:val="04A0" w:firstRow="1" w:lastRow="0" w:firstColumn="1" w:lastColumn="0" w:noHBand="0" w:noVBand="1"/>
      </w:tblPr>
      <w:tblGrid>
        <w:gridCol w:w="1197"/>
        <w:gridCol w:w="1197"/>
        <w:gridCol w:w="1197"/>
        <w:gridCol w:w="1197"/>
        <w:gridCol w:w="1197"/>
        <w:gridCol w:w="1197"/>
        <w:gridCol w:w="1197"/>
        <w:gridCol w:w="1197"/>
      </w:tblGrid>
      <w:tr w:rsidR="00E76F93" w:rsidTr="00E76F93">
        <w:tc>
          <w:tcPr>
            <w:tcW w:w="1197" w:type="dxa"/>
          </w:tcPr>
          <w:p w:rsidR="00E76F93" w:rsidRDefault="00E76F93" w:rsidP="00D94122">
            <w:pPr>
              <w:jc w:val="both"/>
              <w:rPr>
                <w:rFonts w:ascii="Times New Roman" w:eastAsiaTheme="minorEastAsia" w:hAnsi="Times New Roman" w:cs="Times New Roman"/>
                <w:sz w:val="24"/>
                <w:szCs w:val="24"/>
              </w:rPr>
            </w:pPr>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λ</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η</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ξ</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ψ</m:t>
                </m:r>
              </m:oMath>
            </m:oMathPara>
          </w:p>
        </w:tc>
        <w:tc>
          <w:tcPr>
            <w:tcW w:w="1197" w:type="dxa"/>
          </w:tcPr>
          <w:p w:rsidR="00E76F93" w:rsidRDefault="00E76F93" w:rsidP="00E76F93">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ϕ</m:t>
                </m:r>
              </m:oMath>
            </m:oMathPara>
          </w:p>
        </w:tc>
        <w:tc>
          <w:tcPr>
            <w:tcW w:w="1197" w:type="dxa"/>
          </w:tcPr>
          <w:p w:rsidR="00E76F93" w:rsidRDefault="00942EFC" w:rsidP="00835C98">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p</m:t>
                    </m:r>
                  </m:sub>
                </m:sSub>
              </m:oMath>
            </m:oMathPara>
          </w:p>
        </w:tc>
        <w:tc>
          <w:tcPr>
            <w:tcW w:w="1197" w:type="dxa"/>
          </w:tcPr>
          <w:p w:rsidR="00E76F93" w:rsidRDefault="00942EFC" w:rsidP="00835C98">
            <w:pPr>
              <w:jc w:val="both"/>
              <w:rPr>
                <w:rFonts w:ascii="Times New Roman" w:eastAsiaTheme="minorEastAsia" w:hAnsi="Times New Roman" w:cs="Times New Roman"/>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ε</m:t>
                    </m:r>
                  </m:e>
                  <m:sub>
                    <m:r>
                      <w:rPr>
                        <w:rFonts w:ascii="Cambria Math" w:eastAsiaTheme="minorEastAsia" w:hAnsi="Cambria Math" w:cs="Times New Roman"/>
                        <w:sz w:val="24"/>
                        <w:szCs w:val="24"/>
                      </w:rPr>
                      <m:t>t</m:t>
                    </m:r>
                  </m:sub>
                  <m:sup>
                    <m:r>
                      <w:rPr>
                        <w:rFonts w:ascii="Cambria Math" w:eastAsiaTheme="minorEastAsia" w:hAnsi="Cambria Math" w:cs="Times New Roman"/>
                        <w:sz w:val="24"/>
                        <w:szCs w:val="24"/>
                      </w:rPr>
                      <m:t>crit,g</m:t>
                    </m:r>
                  </m:sup>
                </m:sSubSup>
              </m:oMath>
            </m:oMathPara>
          </w:p>
        </w:tc>
      </w:tr>
      <w:tr w:rsidR="00E76F93" w:rsidTr="00E76F93">
        <w:tc>
          <w:tcPr>
            <w:tcW w:w="1197" w:type="dxa"/>
          </w:tcPr>
          <w:p w:rsidR="00E76F93" w:rsidRDefault="00E76F93"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0.25</w:t>
            </w:r>
          </w:p>
        </w:tc>
        <w:tc>
          <w:tcPr>
            <w:tcW w:w="1197" w:type="dxa"/>
          </w:tcPr>
          <w:p w:rsidR="00E76F93" w:rsidRDefault="003A5122"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7.14</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0.1297</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1.028</w:t>
            </w:r>
          </w:p>
        </w:tc>
        <w:tc>
          <w:tcPr>
            <w:tcW w:w="1197" w:type="dxa"/>
          </w:tcPr>
          <w:p w:rsidR="00E76F93" w:rsidRDefault="00CA7FCC" w:rsidP="00CA7FC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w:t>
            </w:r>
          </w:p>
        </w:tc>
        <w:tc>
          <w:tcPr>
            <w:tcW w:w="1197" w:type="dxa"/>
          </w:tcPr>
          <w:p w:rsidR="00E76F93" w:rsidRDefault="008A4837"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0.27 %</w:t>
            </w:r>
          </w:p>
        </w:tc>
      </w:tr>
      <w:tr w:rsidR="00E76F93" w:rsidTr="00E76F93">
        <w:tc>
          <w:tcPr>
            <w:tcW w:w="1197" w:type="dxa"/>
          </w:tcPr>
          <w:p w:rsidR="00E76F93" w:rsidRDefault="00E76F93"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Test 2</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0.81</w:t>
            </w:r>
          </w:p>
        </w:tc>
        <w:tc>
          <w:tcPr>
            <w:tcW w:w="1197" w:type="dxa"/>
          </w:tcPr>
          <w:p w:rsidR="00E76F93" w:rsidRDefault="00CA7FCC"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0.25</w:t>
            </w:r>
          </w:p>
        </w:tc>
        <w:tc>
          <w:tcPr>
            <w:tcW w:w="1197" w:type="dxa"/>
          </w:tcPr>
          <w:p w:rsidR="00E76F93" w:rsidRDefault="003A5122" w:rsidP="003A5122">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7.14</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0.1959</w:t>
            </w:r>
          </w:p>
        </w:tc>
        <w:tc>
          <w:tcPr>
            <w:tcW w:w="1197" w:type="dxa"/>
          </w:tcPr>
          <w:p w:rsidR="00E76F93" w:rsidRDefault="00835C98" w:rsidP="00835C9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1.028</w:t>
            </w:r>
          </w:p>
        </w:tc>
        <w:tc>
          <w:tcPr>
            <w:tcW w:w="1197" w:type="dxa"/>
          </w:tcPr>
          <w:p w:rsidR="00E76F93" w:rsidRDefault="00CA7FCC" w:rsidP="00CA7FCC">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0.3</w:t>
            </w:r>
          </w:p>
        </w:tc>
        <w:tc>
          <w:tcPr>
            <w:tcW w:w="1197" w:type="dxa"/>
          </w:tcPr>
          <w:p w:rsidR="00E76F93" w:rsidRDefault="008A4837" w:rsidP="00D94122">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0.34 %</w:t>
            </w:r>
          </w:p>
        </w:tc>
      </w:tr>
    </w:tbl>
    <w:p w:rsidR="00E76F93" w:rsidRPr="0001390B" w:rsidRDefault="00E76F93" w:rsidP="00D94122">
      <w:pPr>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p>
    <w:p w:rsidR="003C729A" w:rsidRDefault="00DC5873" w:rsidP="000325B9">
      <w:pPr>
        <w:spacing w:after="0" w:line="240" w:lineRule="auto"/>
        <w:jc w:val="both"/>
        <w:rPr>
          <w:rFonts w:ascii="Times New Roman" w:hAnsi="Times New Roman" w:cs="Times New Roman"/>
          <w:sz w:val="24"/>
          <w:szCs w:val="24"/>
        </w:rPr>
      </w:pPr>
      <w:r w:rsidRPr="00DC5873">
        <w:rPr>
          <w:rFonts w:ascii="Times New Roman" w:hAnsi="Times New Roman" w:cs="Times New Roman"/>
          <w:sz w:val="24"/>
          <w:szCs w:val="24"/>
        </w:rPr>
        <w:lastRenderedPageBreak/>
        <w:t>A comparison of the predicted tensile strain capacity values in</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_Ref393219349 \h </w:instrText>
      </w:r>
      <w:r>
        <w:rPr>
          <w:rFonts w:ascii="Times New Roman" w:hAnsi="Times New Roman" w:cs="Times New Roman"/>
          <w:b/>
          <w:sz w:val="24"/>
          <w:szCs w:val="24"/>
        </w:rPr>
      </w:r>
      <w:r>
        <w:rPr>
          <w:rFonts w:ascii="Times New Roman" w:hAnsi="Times New Roman" w:cs="Times New Roman"/>
          <w:b/>
          <w:sz w:val="24"/>
          <w:szCs w:val="24"/>
        </w:rPr>
        <w:fldChar w:fldCharType="separate"/>
      </w:r>
      <w:ins w:id="434" w:author="Samer Adeeb" w:date="2014-07-20T19:44:00Z">
        <w:r w:rsidR="0076245A" w:rsidRPr="00493E70">
          <w:rPr>
            <w:rFonts w:ascii="Times New Roman" w:hAnsi="Times New Roman" w:cs="Times New Roman"/>
            <w:sz w:val="24"/>
            <w:szCs w:val="24"/>
          </w:rPr>
          <w:t xml:space="preserve">Table </w:t>
        </w:r>
        <w:r w:rsidR="0076245A">
          <w:rPr>
            <w:rFonts w:ascii="Times New Roman" w:hAnsi="Times New Roman" w:cs="Times New Roman"/>
            <w:noProof/>
            <w:sz w:val="24"/>
            <w:szCs w:val="24"/>
          </w:rPr>
          <w:t>13</w:t>
        </w:r>
      </w:ins>
      <w:del w:id="435" w:author="Samer Adeeb" w:date="2014-07-20T19:44:00Z">
        <w:r w:rsidRPr="00493E70" w:rsidDel="0076245A">
          <w:rPr>
            <w:rFonts w:ascii="Times New Roman" w:hAnsi="Times New Roman" w:cs="Times New Roman"/>
            <w:sz w:val="24"/>
            <w:szCs w:val="24"/>
          </w:rPr>
          <w:delText xml:space="preserve">Table </w:delText>
        </w:r>
        <w:r w:rsidDel="0076245A">
          <w:rPr>
            <w:rFonts w:ascii="Times New Roman" w:hAnsi="Times New Roman" w:cs="Times New Roman"/>
            <w:noProof/>
            <w:sz w:val="24"/>
            <w:szCs w:val="24"/>
          </w:rPr>
          <w:delText>13</w:delText>
        </w:r>
      </w:del>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DC5873">
        <w:rPr>
          <w:rFonts w:ascii="Times New Roman" w:hAnsi="Times New Roman" w:cs="Times New Roman"/>
          <w:sz w:val="24"/>
          <w:szCs w:val="24"/>
        </w:rPr>
        <w:t>and</w:t>
      </w:r>
      <w:r>
        <w:rPr>
          <w:rFonts w:ascii="Times New Roman" w:hAnsi="Times New Roman" w:cs="Times New Roman"/>
          <w:b/>
          <w:sz w:val="24"/>
          <w:szCs w:val="24"/>
        </w:rPr>
        <w:t xml:space="preserve"> </w:t>
      </w: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REF _Ref393304065 \h </w:instrText>
      </w:r>
      <w:r>
        <w:rPr>
          <w:rFonts w:ascii="Times New Roman" w:hAnsi="Times New Roman" w:cs="Times New Roman"/>
          <w:b/>
          <w:sz w:val="24"/>
          <w:szCs w:val="24"/>
        </w:rPr>
      </w:r>
      <w:r>
        <w:rPr>
          <w:rFonts w:ascii="Times New Roman" w:hAnsi="Times New Roman" w:cs="Times New Roman"/>
          <w:b/>
          <w:sz w:val="24"/>
          <w:szCs w:val="24"/>
        </w:rPr>
        <w:fldChar w:fldCharType="separate"/>
      </w:r>
      <w:ins w:id="436" w:author="Samer Adeeb" w:date="2014-07-20T19:44:00Z">
        <w:r w:rsidR="0076245A" w:rsidRPr="002A1024">
          <w:rPr>
            <w:rFonts w:ascii="Times New Roman" w:hAnsi="Times New Roman" w:cs="Times New Roman"/>
            <w:sz w:val="24"/>
            <w:szCs w:val="24"/>
          </w:rPr>
          <w:t xml:space="preserve">Table </w:t>
        </w:r>
        <w:r w:rsidR="0076245A">
          <w:rPr>
            <w:rFonts w:ascii="Times New Roman" w:hAnsi="Times New Roman" w:cs="Times New Roman"/>
            <w:noProof/>
            <w:sz w:val="24"/>
            <w:szCs w:val="24"/>
          </w:rPr>
          <w:t>14</w:t>
        </w:r>
      </w:ins>
      <w:del w:id="437" w:author="Samer Adeeb" w:date="2014-07-20T19:44:00Z">
        <w:r w:rsidRPr="002A1024" w:rsidDel="0076245A">
          <w:rPr>
            <w:rFonts w:ascii="Times New Roman" w:hAnsi="Times New Roman" w:cs="Times New Roman"/>
            <w:sz w:val="24"/>
            <w:szCs w:val="24"/>
          </w:rPr>
          <w:delText xml:space="preserve">Table </w:delText>
        </w:r>
        <w:r w:rsidRPr="002A1024" w:rsidDel="0076245A">
          <w:rPr>
            <w:rFonts w:ascii="Times New Roman" w:hAnsi="Times New Roman" w:cs="Times New Roman"/>
            <w:noProof/>
            <w:sz w:val="24"/>
            <w:szCs w:val="24"/>
          </w:rPr>
          <w:delText>14</w:delText>
        </w:r>
      </w:del>
      <w:r>
        <w:rPr>
          <w:rFonts w:ascii="Times New Roman" w:hAnsi="Times New Roman" w:cs="Times New Roman"/>
          <w:b/>
          <w:sz w:val="24"/>
          <w:szCs w:val="24"/>
        </w:rPr>
        <w:fldChar w:fldCharType="end"/>
      </w:r>
      <w:r>
        <w:rPr>
          <w:rFonts w:ascii="Times New Roman" w:hAnsi="Times New Roman" w:cs="Times New Roman"/>
          <w:b/>
          <w:sz w:val="24"/>
          <w:szCs w:val="24"/>
        </w:rPr>
        <w:t xml:space="preserve"> </w:t>
      </w:r>
      <w:r w:rsidRPr="005E04A9">
        <w:rPr>
          <w:rFonts w:ascii="Times New Roman" w:hAnsi="Times New Roman" w:cs="Times New Roman"/>
          <w:sz w:val="24"/>
          <w:szCs w:val="24"/>
        </w:rPr>
        <w:t>with the</w:t>
      </w:r>
      <w:r>
        <w:rPr>
          <w:rFonts w:ascii="Times New Roman" w:hAnsi="Times New Roman" w:cs="Times New Roman"/>
          <w:b/>
          <w:sz w:val="24"/>
          <w:szCs w:val="24"/>
        </w:rPr>
        <w:t xml:space="preserve"> </w:t>
      </w:r>
      <w:r>
        <w:rPr>
          <w:rFonts w:ascii="Times New Roman" w:hAnsi="Times New Roman" w:cs="Times New Roman"/>
          <w:sz w:val="24"/>
          <w:szCs w:val="24"/>
        </w:rPr>
        <w:t xml:space="preserve">experimental results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_Ref392522443 \h </w:instrText>
      </w:r>
      <w:r>
        <w:rPr>
          <w:rFonts w:ascii="Times New Roman" w:hAnsi="Times New Roman" w:cs="Times New Roman"/>
          <w:sz w:val="24"/>
          <w:szCs w:val="24"/>
        </w:rPr>
      </w:r>
      <w:r>
        <w:rPr>
          <w:rFonts w:ascii="Times New Roman" w:hAnsi="Times New Roman" w:cs="Times New Roman"/>
          <w:sz w:val="24"/>
          <w:szCs w:val="24"/>
        </w:rPr>
        <w:fldChar w:fldCharType="separate"/>
      </w:r>
      <w:ins w:id="438" w:author="Samer Adeeb" w:date="2014-07-20T19:44:00Z">
        <w:r w:rsidR="0076245A" w:rsidRPr="000E3268">
          <w:rPr>
            <w:rFonts w:ascii="Times New Roman" w:hAnsi="Times New Roman" w:cs="Times New Roman"/>
            <w:sz w:val="24"/>
            <w:szCs w:val="24"/>
          </w:rPr>
          <w:t xml:space="preserve">Figure </w:t>
        </w:r>
        <w:r w:rsidR="0076245A">
          <w:rPr>
            <w:rFonts w:ascii="Times New Roman" w:hAnsi="Times New Roman" w:cs="Times New Roman"/>
            <w:noProof/>
            <w:sz w:val="24"/>
            <w:szCs w:val="24"/>
          </w:rPr>
          <w:t>28</w:t>
        </w:r>
      </w:ins>
      <w:del w:id="439" w:author="Samer Adeeb" w:date="2014-07-20T19:44:00Z">
        <w:r w:rsidRPr="000E3268" w:rsidDel="0076245A">
          <w:rPr>
            <w:rFonts w:ascii="Times New Roman" w:hAnsi="Times New Roman" w:cs="Times New Roman"/>
            <w:sz w:val="24"/>
            <w:szCs w:val="24"/>
          </w:rPr>
          <w:delText xml:space="preserve">Figure </w:delText>
        </w:r>
        <w:r w:rsidDel="0076245A">
          <w:rPr>
            <w:rFonts w:ascii="Times New Roman" w:hAnsi="Times New Roman" w:cs="Times New Roman"/>
            <w:noProof/>
            <w:sz w:val="24"/>
            <w:szCs w:val="24"/>
          </w:rPr>
          <w:delText>28</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and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_Ref392525794 \h </w:instrText>
      </w:r>
      <w:r>
        <w:rPr>
          <w:rFonts w:ascii="Times New Roman" w:hAnsi="Times New Roman" w:cs="Times New Roman"/>
          <w:sz w:val="24"/>
          <w:szCs w:val="24"/>
        </w:rPr>
      </w:r>
      <w:r>
        <w:rPr>
          <w:rFonts w:ascii="Times New Roman" w:hAnsi="Times New Roman" w:cs="Times New Roman"/>
          <w:sz w:val="24"/>
          <w:szCs w:val="24"/>
        </w:rPr>
        <w:fldChar w:fldCharType="separate"/>
      </w:r>
      <w:ins w:id="440" w:author="Samer Adeeb" w:date="2014-07-20T19:44:00Z">
        <w:r w:rsidR="0076245A" w:rsidRPr="00520F5B">
          <w:rPr>
            <w:rFonts w:ascii="Times New Roman" w:hAnsi="Times New Roman" w:cs="Times New Roman"/>
            <w:sz w:val="24"/>
            <w:szCs w:val="24"/>
          </w:rPr>
          <w:t xml:space="preserve">Figure </w:t>
        </w:r>
        <w:r w:rsidR="0076245A">
          <w:rPr>
            <w:rFonts w:ascii="Times New Roman" w:hAnsi="Times New Roman" w:cs="Times New Roman"/>
            <w:noProof/>
            <w:sz w:val="24"/>
            <w:szCs w:val="24"/>
          </w:rPr>
          <w:t>29</w:t>
        </w:r>
      </w:ins>
      <w:del w:id="441" w:author="Samer Adeeb" w:date="2014-07-20T19:44:00Z">
        <w:r w:rsidRPr="00520F5B" w:rsidDel="0076245A">
          <w:rPr>
            <w:rFonts w:ascii="Times New Roman" w:hAnsi="Times New Roman" w:cs="Times New Roman"/>
            <w:sz w:val="24"/>
            <w:szCs w:val="24"/>
          </w:rPr>
          <w:delText xml:space="preserve">Figure </w:delText>
        </w:r>
        <w:r w:rsidDel="0076245A">
          <w:rPr>
            <w:rFonts w:ascii="Times New Roman" w:hAnsi="Times New Roman" w:cs="Times New Roman"/>
            <w:noProof/>
            <w:sz w:val="24"/>
            <w:szCs w:val="24"/>
          </w:rPr>
          <w:delText>29</w:delText>
        </w:r>
      </w:del>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5E04A9">
        <w:rPr>
          <w:rFonts w:ascii="Times New Roman" w:hAnsi="Times New Roman" w:cs="Times New Roman"/>
          <w:sz w:val="24"/>
          <w:szCs w:val="24"/>
        </w:rPr>
        <w:t xml:space="preserve">is shown in </w:t>
      </w:r>
      <w:r w:rsidR="005E04A9">
        <w:rPr>
          <w:rFonts w:ascii="Times New Roman" w:hAnsi="Times New Roman" w:cs="Times New Roman"/>
          <w:sz w:val="24"/>
          <w:szCs w:val="24"/>
        </w:rPr>
        <w:fldChar w:fldCharType="begin"/>
      </w:r>
      <w:r w:rsidR="005E04A9">
        <w:rPr>
          <w:rFonts w:ascii="Times New Roman" w:hAnsi="Times New Roman" w:cs="Times New Roman"/>
          <w:sz w:val="24"/>
          <w:szCs w:val="24"/>
        </w:rPr>
        <w:instrText xml:space="preserve"> REF _Ref393389331 \h </w:instrText>
      </w:r>
      <w:r w:rsidR="005E04A9">
        <w:rPr>
          <w:rFonts w:ascii="Times New Roman" w:hAnsi="Times New Roman" w:cs="Times New Roman"/>
          <w:sz w:val="24"/>
          <w:szCs w:val="24"/>
        </w:rPr>
      </w:r>
      <w:r w:rsidR="005E04A9">
        <w:rPr>
          <w:rFonts w:ascii="Times New Roman" w:hAnsi="Times New Roman" w:cs="Times New Roman"/>
          <w:sz w:val="24"/>
          <w:szCs w:val="24"/>
        </w:rPr>
        <w:fldChar w:fldCharType="separate"/>
      </w:r>
      <w:ins w:id="442" w:author="Samer Adeeb" w:date="2014-07-20T19:44:00Z">
        <w:r w:rsidR="0076245A" w:rsidRPr="003C729A">
          <w:rPr>
            <w:rFonts w:ascii="Times New Roman" w:hAnsi="Times New Roman" w:cs="Times New Roman"/>
            <w:sz w:val="24"/>
            <w:szCs w:val="24"/>
          </w:rPr>
          <w:t xml:space="preserve">Table </w:t>
        </w:r>
        <w:r w:rsidR="0076245A">
          <w:rPr>
            <w:rFonts w:ascii="Times New Roman" w:hAnsi="Times New Roman" w:cs="Times New Roman"/>
            <w:noProof/>
            <w:sz w:val="24"/>
            <w:szCs w:val="24"/>
          </w:rPr>
          <w:t>15</w:t>
        </w:r>
      </w:ins>
      <w:del w:id="443" w:author="Samer Adeeb" w:date="2014-07-20T19:44:00Z">
        <w:r w:rsidR="005E04A9" w:rsidRPr="003C729A" w:rsidDel="0076245A">
          <w:rPr>
            <w:rFonts w:ascii="Times New Roman" w:hAnsi="Times New Roman" w:cs="Times New Roman"/>
            <w:sz w:val="24"/>
            <w:szCs w:val="24"/>
          </w:rPr>
          <w:delText xml:space="preserve">Table </w:delText>
        </w:r>
        <w:r w:rsidR="005E04A9" w:rsidRPr="003C729A" w:rsidDel="0076245A">
          <w:rPr>
            <w:rFonts w:ascii="Times New Roman" w:hAnsi="Times New Roman" w:cs="Times New Roman"/>
            <w:noProof/>
            <w:sz w:val="24"/>
            <w:szCs w:val="24"/>
          </w:rPr>
          <w:delText>15</w:delText>
        </w:r>
      </w:del>
      <w:r w:rsidR="005E04A9">
        <w:rPr>
          <w:rFonts w:ascii="Times New Roman" w:hAnsi="Times New Roman" w:cs="Times New Roman"/>
          <w:sz w:val="24"/>
          <w:szCs w:val="24"/>
        </w:rPr>
        <w:fldChar w:fldCharType="end"/>
      </w:r>
      <w:r w:rsidR="005E04A9">
        <w:rPr>
          <w:rFonts w:ascii="Times New Roman" w:hAnsi="Times New Roman" w:cs="Times New Roman"/>
          <w:sz w:val="24"/>
          <w:szCs w:val="24"/>
        </w:rPr>
        <w:t xml:space="preserve">. </w:t>
      </w:r>
    </w:p>
    <w:p w:rsidR="005E04A9" w:rsidRDefault="005E04A9" w:rsidP="000325B9">
      <w:pPr>
        <w:spacing w:after="0" w:line="240" w:lineRule="auto"/>
        <w:jc w:val="both"/>
        <w:rPr>
          <w:rFonts w:ascii="Times New Roman" w:hAnsi="Times New Roman" w:cs="Times New Roman"/>
          <w:sz w:val="24"/>
          <w:szCs w:val="24"/>
        </w:rPr>
      </w:pPr>
    </w:p>
    <w:p w:rsidR="003C729A" w:rsidRPr="003C729A" w:rsidRDefault="003C729A" w:rsidP="003C729A">
      <w:pPr>
        <w:pStyle w:val="Caption"/>
        <w:keepNext/>
        <w:jc w:val="center"/>
        <w:rPr>
          <w:rFonts w:ascii="Times New Roman" w:hAnsi="Times New Roman" w:cs="Times New Roman"/>
          <w:color w:val="auto"/>
          <w:sz w:val="24"/>
          <w:szCs w:val="24"/>
        </w:rPr>
      </w:pPr>
      <w:bookmarkStart w:id="444" w:name="_Ref393389331"/>
      <w:r w:rsidRPr="003C729A">
        <w:rPr>
          <w:rFonts w:ascii="Times New Roman" w:hAnsi="Times New Roman" w:cs="Times New Roman"/>
          <w:color w:val="auto"/>
          <w:sz w:val="24"/>
          <w:szCs w:val="24"/>
        </w:rPr>
        <w:t xml:space="preserve">Table </w:t>
      </w:r>
      <w:r w:rsidRPr="003C729A">
        <w:rPr>
          <w:rFonts w:ascii="Times New Roman" w:hAnsi="Times New Roman" w:cs="Times New Roman"/>
          <w:color w:val="auto"/>
          <w:sz w:val="24"/>
          <w:szCs w:val="24"/>
        </w:rPr>
        <w:fldChar w:fldCharType="begin"/>
      </w:r>
      <w:r w:rsidRPr="003C729A">
        <w:rPr>
          <w:rFonts w:ascii="Times New Roman" w:hAnsi="Times New Roman" w:cs="Times New Roman"/>
          <w:color w:val="auto"/>
          <w:sz w:val="24"/>
          <w:szCs w:val="24"/>
        </w:rPr>
        <w:instrText xml:space="preserve"> SEQ Table \* ARABIC </w:instrText>
      </w:r>
      <w:r w:rsidRPr="003C729A">
        <w:rPr>
          <w:rFonts w:ascii="Times New Roman" w:hAnsi="Times New Roman" w:cs="Times New Roman"/>
          <w:color w:val="auto"/>
          <w:sz w:val="24"/>
          <w:szCs w:val="24"/>
        </w:rPr>
        <w:fldChar w:fldCharType="separate"/>
      </w:r>
      <w:r w:rsidR="0076245A">
        <w:rPr>
          <w:rFonts w:ascii="Times New Roman" w:hAnsi="Times New Roman" w:cs="Times New Roman"/>
          <w:noProof/>
          <w:color w:val="auto"/>
          <w:sz w:val="24"/>
          <w:szCs w:val="24"/>
        </w:rPr>
        <w:t>15</w:t>
      </w:r>
      <w:r w:rsidRPr="003C729A">
        <w:rPr>
          <w:rFonts w:ascii="Times New Roman" w:hAnsi="Times New Roman" w:cs="Times New Roman"/>
          <w:color w:val="auto"/>
          <w:sz w:val="24"/>
          <w:szCs w:val="24"/>
        </w:rPr>
        <w:fldChar w:fldCharType="end"/>
      </w:r>
      <w:bookmarkEnd w:id="444"/>
      <w:r w:rsidRPr="003C729A">
        <w:rPr>
          <w:rFonts w:ascii="Times New Roman" w:hAnsi="Times New Roman" w:cs="Times New Roman"/>
          <w:color w:val="auto"/>
          <w:sz w:val="24"/>
          <w:szCs w:val="24"/>
        </w:rPr>
        <w:t>: Comparison of the experimental and predicted tensile strain capacity values</w:t>
      </w:r>
    </w:p>
    <w:tbl>
      <w:tblPr>
        <w:tblStyle w:val="TableGrid"/>
        <w:tblW w:w="0" w:type="auto"/>
        <w:tblLook w:val="04A0" w:firstRow="1" w:lastRow="0" w:firstColumn="1" w:lastColumn="0" w:noHBand="0" w:noVBand="1"/>
      </w:tblPr>
      <w:tblGrid>
        <w:gridCol w:w="2394"/>
        <w:gridCol w:w="2394"/>
        <w:gridCol w:w="2394"/>
        <w:gridCol w:w="2394"/>
      </w:tblGrid>
      <w:tr w:rsidR="005F6AB0" w:rsidTr="005F6AB0">
        <w:tc>
          <w:tcPr>
            <w:tcW w:w="2394" w:type="dxa"/>
          </w:tcPr>
          <w:p w:rsidR="005F6AB0" w:rsidRDefault="005F6AB0" w:rsidP="000325B9">
            <w:pPr>
              <w:jc w:val="both"/>
              <w:rPr>
                <w:rFonts w:ascii="Times New Roman" w:hAnsi="Times New Roman" w:cs="Times New Roman"/>
                <w:sz w:val="24"/>
                <w:szCs w:val="24"/>
              </w:rPr>
            </w:pP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Experimental observation</w:t>
            </w: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Predicted by CSA</w:t>
            </w:r>
          </w:p>
        </w:tc>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Predicted by PRCI</w:t>
            </w:r>
          </w:p>
        </w:tc>
      </w:tr>
      <w:tr w:rsidR="005F6AB0" w:rsidTr="005F6AB0">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Test 1</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2.4%</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0.95%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0.27%</w:t>
            </w:r>
          </w:p>
        </w:tc>
      </w:tr>
      <w:tr w:rsidR="005F6AB0" w:rsidTr="005F6AB0">
        <w:tc>
          <w:tcPr>
            <w:tcW w:w="2394" w:type="dxa"/>
          </w:tcPr>
          <w:p w:rsidR="005F6AB0" w:rsidRPr="00B6768E" w:rsidRDefault="005F6AB0" w:rsidP="00B6768E">
            <w:pPr>
              <w:jc w:val="center"/>
              <w:rPr>
                <w:rFonts w:ascii="Times New Roman" w:hAnsi="Times New Roman" w:cs="Times New Roman"/>
                <w:b/>
                <w:sz w:val="24"/>
                <w:szCs w:val="24"/>
              </w:rPr>
            </w:pPr>
            <w:r w:rsidRPr="00B6768E">
              <w:rPr>
                <w:rFonts w:ascii="Times New Roman" w:hAnsi="Times New Roman" w:cs="Times New Roman"/>
                <w:b/>
                <w:sz w:val="24"/>
                <w:szCs w:val="24"/>
              </w:rPr>
              <w:t>Test 2</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3.85%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0.95%</w:t>
            </w:r>
          </w:p>
        </w:tc>
        <w:tc>
          <w:tcPr>
            <w:tcW w:w="2394" w:type="dxa"/>
          </w:tcPr>
          <w:p w:rsidR="005F6AB0" w:rsidRDefault="000D678C" w:rsidP="000D678C">
            <w:pPr>
              <w:jc w:val="center"/>
              <w:rPr>
                <w:rFonts w:ascii="Times New Roman" w:hAnsi="Times New Roman" w:cs="Times New Roman"/>
                <w:sz w:val="24"/>
                <w:szCs w:val="24"/>
              </w:rPr>
            </w:pPr>
            <w:r>
              <w:rPr>
                <w:rFonts w:ascii="Times New Roman" w:hAnsi="Times New Roman" w:cs="Times New Roman"/>
                <w:sz w:val="24"/>
                <w:szCs w:val="24"/>
              </w:rPr>
              <w:t>0.34%</w:t>
            </w:r>
          </w:p>
        </w:tc>
      </w:tr>
    </w:tbl>
    <w:p w:rsidR="005F6AB0" w:rsidRDefault="005F6AB0" w:rsidP="000325B9">
      <w:pPr>
        <w:spacing w:after="0" w:line="240" w:lineRule="auto"/>
        <w:jc w:val="both"/>
        <w:rPr>
          <w:rFonts w:ascii="Times New Roman" w:hAnsi="Times New Roman" w:cs="Times New Roman"/>
          <w:sz w:val="24"/>
          <w:szCs w:val="24"/>
        </w:rPr>
      </w:pPr>
    </w:p>
    <w:p w:rsidR="005F6AB0" w:rsidRPr="00DC5873" w:rsidRDefault="005F6AB0" w:rsidP="000325B9">
      <w:pPr>
        <w:spacing w:after="0" w:line="240" w:lineRule="auto"/>
        <w:jc w:val="both"/>
        <w:rPr>
          <w:rFonts w:ascii="Times New Roman" w:hAnsi="Times New Roman" w:cs="Times New Roman"/>
          <w:sz w:val="24"/>
          <w:szCs w:val="24"/>
        </w:rPr>
      </w:pP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5- Sche</w:t>
      </w:r>
      <w:bookmarkStart w:id="445" w:name="_GoBack"/>
      <w:bookmarkEnd w:id="445"/>
      <w:r>
        <w:rPr>
          <w:rFonts w:ascii="Times New Roman" w:hAnsi="Times New Roman" w:cs="Times New Roman"/>
          <w:b/>
          <w:sz w:val="24"/>
          <w:szCs w:val="24"/>
        </w:rPr>
        <w:t>dule</w:t>
      </w:r>
    </w:p>
    <w:p w:rsidR="007E55AD" w:rsidRDefault="007E55AD" w:rsidP="000325B9">
      <w:pPr>
        <w:spacing w:after="0" w:line="240" w:lineRule="auto"/>
        <w:jc w:val="both"/>
        <w:rPr>
          <w:rFonts w:ascii="Times New Roman" w:hAnsi="Times New Roman" w:cs="Times New Roman"/>
          <w:b/>
          <w:sz w:val="24"/>
          <w:szCs w:val="24"/>
        </w:rPr>
      </w:pPr>
      <w:r>
        <w:rPr>
          <w:rFonts w:ascii="Times New Roman" w:hAnsi="Times New Roman" w:cs="Times New Roman"/>
          <w:b/>
          <w:sz w:val="24"/>
          <w:szCs w:val="24"/>
        </w:rPr>
        <w:t>6- Publications</w:t>
      </w:r>
    </w:p>
    <w:p w:rsidR="0025189D" w:rsidRDefault="0025189D" w:rsidP="000325B9">
      <w:pPr>
        <w:spacing w:after="0" w:line="240" w:lineRule="auto"/>
        <w:jc w:val="both"/>
        <w:rPr>
          <w:rFonts w:ascii="Times New Roman" w:hAnsi="Times New Roman" w:cs="Times New Roman"/>
          <w:b/>
          <w:sz w:val="24"/>
          <w:szCs w:val="24"/>
        </w:rPr>
      </w:pPr>
      <w:r w:rsidRPr="0025189D">
        <w:rPr>
          <w:rFonts w:ascii="Times New Roman" w:hAnsi="Times New Roman" w:cs="Times New Roman"/>
          <w:b/>
          <w:sz w:val="24"/>
          <w:szCs w:val="24"/>
        </w:rPr>
        <w:t>References</w:t>
      </w:r>
    </w:p>
    <w:p w:rsidR="00E65646" w:rsidRDefault="00E65646" w:rsidP="000325B9">
      <w:pPr>
        <w:spacing w:after="0" w:line="240" w:lineRule="auto"/>
        <w:jc w:val="both"/>
        <w:rPr>
          <w:rFonts w:ascii="Times New Roman" w:hAnsi="Times New Roman" w:cs="Times New Roman"/>
          <w:b/>
          <w:sz w:val="24"/>
          <w:szCs w:val="24"/>
        </w:rPr>
      </w:pPr>
    </w:p>
    <w:p w:rsidR="00B05CBD" w:rsidRPr="00E65646" w:rsidRDefault="00E65646" w:rsidP="000325B9">
      <w:pPr>
        <w:spacing w:after="0" w:line="240" w:lineRule="auto"/>
        <w:jc w:val="both"/>
        <w:rPr>
          <w:rFonts w:ascii="Times New Roman" w:hAnsi="Times New Roman" w:cs="Times New Roman"/>
          <w:sz w:val="24"/>
          <w:szCs w:val="24"/>
        </w:rPr>
      </w:pPr>
      <w:bookmarkStart w:id="446" w:name="wang1"/>
      <w:r w:rsidRPr="00E65646">
        <w:rPr>
          <w:rFonts w:ascii="Times New Roman" w:hAnsi="Times New Roman" w:cs="Times New Roman"/>
          <w:sz w:val="24"/>
          <w:szCs w:val="24"/>
        </w:rPr>
        <w:t>[1]</w:t>
      </w:r>
      <w:bookmarkEnd w:id="446"/>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Chen Y. (2005), “Reliability Based Strain Design. Gas Research Institute Report 04/0146”, Des Plaines, IL.</w:t>
      </w:r>
    </w:p>
    <w:p w:rsidR="00E65646" w:rsidRPr="00B05CBD" w:rsidRDefault="00E65646" w:rsidP="000325B9">
      <w:pPr>
        <w:spacing w:after="0" w:line="240" w:lineRule="auto"/>
        <w:jc w:val="both"/>
        <w:rPr>
          <w:rFonts w:ascii="Times New Roman" w:hAnsi="Times New Roman" w:cs="Times New Roman"/>
          <w:sz w:val="24"/>
          <w:szCs w:val="24"/>
        </w:rPr>
      </w:pPr>
      <w:bookmarkStart w:id="447" w:name="wang2"/>
      <w:r w:rsidRPr="00E65646">
        <w:rPr>
          <w:rFonts w:ascii="Times New Roman" w:hAnsi="Times New Roman" w:cs="Times New Roman"/>
          <w:sz w:val="24"/>
          <w:szCs w:val="24"/>
        </w:rPr>
        <w:t>[2]</w:t>
      </w:r>
      <w:bookmarkEnd w:id="447"/>
      <w:r w:rsidR="00B05CBD" w:rsidRPr="00B05CBD">
        <w:rPr>
          <w:rFonts w:ascii="Times New Roman" w:hAnsi="Times New Roman" w:cs="Times New Roman"/>
          <w:sz w:val="24"/>
          <w:szCs w:val="24"/>
        </w:rPr>
        <w:t xml:space="preserve"> Wang Y.Y., Cheng W. (2004),”Guidelines on Tensile Strain Limits. Gas Research Institute Report 04/0030”, Des Plaines, IL.</w:t>
      </w:r>
    </w:p>
    <w:p w:rsidR="00E65646" w:rsidRPr="00B05CBD" w:rsidRDefault="00E65646" w:rsidP="006D531B">
      <w:pPr>
        <w:rPr>
          <w:rFonts w:ascii="Times New Roman" w:hAnsi="Times New Roman" w:cs="Times New Roman"/>
          <w:sz w:val="24"/>
          <w:szCs w:val="24"/>
        </w:rPr>
      </w:pPr>
      <w:bookmarkStart w:id="448" w:name="wang3"/>
      <w:r w:rsidRPr="00B05CBD">
        <w:rPr>
          <w:rFonts w:ascii="Times New Roman" w:hAnsi="Times New Roman" w:cs="Times New Roman"/>
          <w:sz w:val="24"/>
          <w:szCs w:val="24"/>
        </w:rPr>
        <w:t>[3]</w:t>
      </w:r>
      <w:bookmarkEnd w:id="448"/>
      <w:r w:rsidR="00B05CBD" w:rsidRPr="00B05CBD">
        <w:rPr>
          <w:rFonts w:ascii="Times New Roman" w:hAnsi="Times New Roman" w:cs="Times New Roman"/>
          <w:sz w:val="24"/>
          <w:szCs w:val="24"/>
        </w:rPr>
        <w:t xml:space="preserve"> Wang Y.Y., Cheng W., Horsley D. (2004),”Tensile Strain Limits of Buried Defects in Pipeline Girth Welds ”, </w:t>
      </w:r>
      <w:r w:rsidR="006D531B">
        <w:rPr>
          <w:rFonts w:ascii="Times New Roman" w:hAnsi="Times New Roman" w:cs="Times New Roman"/>
          <w:sz w:val="24"/>
          <w:szCs w:val="24"/>
        </w:rPr>
        <w:t xml:space="preserve">Proceedings </w:t>
      </w:r>
      <w:r w:rsidR="006D531B" w:rsidRPr="006D531B">
        <w:rPr>
          <w:rFonts w:ascii="Times New Roman" w:hAnsi="Times New Roman" w:cs="Times New Roman"/>
          <w:sz w:val="24"/>
          <w:szCs w:val="24"/>
        </w:rPr>
        <w:t>of IPC2004, International Pipeline Conference, IPC2004-524</w:t>
      </w:r>
    </w:p>
    <w:p w:rsidR="00E65646" w:rsidRPr="00E65646" w:rsidRDefault="00E65646" w:rsidP="006D531B">
      <w:pPr>
        <w:spacing w:after="0"/>
        <w:jc w:val="both"/>
        <w:rPr>
          <w:rFonts w:ascii="Times New Roman" w:hAnsi="Times New Roman" w:cs="Times New Roman"/>
          <w:sz w:val="24"/>
          <w:szCs w:val="24"/>
        </w:rPr>
      </w:pPr>
      <w:bookmarkStart w:id="449" w:name="wang4"/>
      <w:proofErr w:type="gramStart"/>
      <w:r w:rsidRPr="00E65646">
        <w:rPr>
          <w:rFonts w:ascii="Times New Roman" w:hAnsi="Times New Roman" w:cs="Times New Roman"/>
          <w:sz w:val="24"/>
          <w:szCs w:val="24"/>
        </w:rPr>
        <w:t>[4]</w:t>
      </w:r>
      <w:bookmarkEnd w:id="449"/>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 – An Analytical Framework”,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235-249.</w:t>
      </w:r>
      <w:proofErr w:type="gramEnd"/>
    </w:p>
    <w:p w:rsidR="00E65646" w:rsidRDefault="00E65646" w:rsidP="00B05CBD">
      <w:pPr>
        <w:rPr>
          <w:rFonts w:ascii="Times New Roman" w:hAnsi="Times New Roman" w:cs="Times New Roman"/>
          <w:sz w:val="24"/>
          <w:szCs w:val="24"/>
        </w:rPr>
      </w:pPr>
      <w:bookmarkStart w:id="450" w:name="wang5"/>
      <w:proofErr w:type="gramStart"/>
      <w:r w:rsidRPr="00E65646">
        <w:rPr>
          <w:rFonts w:ascii="Times New Roman" w:hAnsi="Times New Roman" w:cs="Times New Roman"/>
          <w:sz w:val="24"/>
          <w:szCs w:val="24"/>
        </w:rPr>
        <w:t>[5]</w:t>
      </w:r>
      <w:bookmarkEnd w:id="450"/>
      <w:r w:rsidR="00B05CBD">
        <w:rPr>
          <w:rFonts w:ascii="Times New Roman" w:hAnsi="Times New Roman" w:cs="Times New Roman"/>
          <w:sz w:val="24"/>
          <w:szCs w:val="24"/>
        </w:rPr>
        <w:t xml:space="preserve"> </w:t>
      </w:r>
      <w:r w:rsidR="00B05CBD" w:rsidRPr="00B05CBD">
        <w:rPr>
          <w:rFonts w:ascii="Times New Roman" w:hAnsi="Times New Roman" w:cs="Times New Roman"/>
          <w:sz w:val="24"/>
          <w:szCs w:val="24"/>
        </w:rPr>
        <w:t>Wang Y.Y. et al (2004), “Tensile Strain Limits of Girth Welds with Surface-Breaking Defects Part II – Experimental Correlation and Validation”, Proceedings of the 4</w:t>
      </w:r>
      <w:r w:rsidR="00B05CBD" w:rsidRPr="00B05CBD">
        <w:rPr>
          <w:rFonts w:ascii="Times New Roman" w:hAnsi="Times New Roman" w:cs="Times New Roman"/>
          <w:sz w:val="24"/>
          <w:szCs w:val="24"/>
          <w:vertAlign w:val="superscript"/>
        </w:rPr>
        <w:t>th</w:t>
      </w:r>
      <w:r w:rsidR="00B05CBD" w:rsidRPr="00B05CBD">
        <w:rPr>
          <w:rFonts w:ascii="Times New Roman" w:hAnsi="Times New Roman" w:cs="Times New Roman"/>
          <w:sz w:val="24"/>
          <w:szCs w:val="24"/>
        </w:rPr>
        <w:t xml:space="preserve"> International Conference on Pipeline Technology, 251-266.</w:t>
      </w:r>
      <w:proofErr w:type="gramEnd"/>
    </w:p>
    <w:p w:rsidR="00071398" w:rsidRDefault="003D16AF" w:rsidP="00B05CBD">
      <w:pPr>
        <w:rPr>
          <w:rFonts w:ascii="Times New Roman" w:hAnsi="Times New Roman" w:cs="Times New Roman"/>
          <w:sz w:val="24"/>
          <w:szCs w:val="24"/>
        </w:rPr>
      </w:pPr>
      <w:bookmarkStart w:id="451" w:name="wang6"/>
      <w:r>
        <w:rPr>
          <w:rFonts w:ascii="Times New Roman" w:hAnsi="Times New Roman" w:cs="Times New Roman"/>
          <w:sz w:val="24"/>
          <w:szCs w:val="24"/>
        </w:rPr>
        <w:t>[6]</w:t>
      </w:r>
      <w:bookmarkEnd w:id="451"/>
      <w:r>
        <w:rPr>
          <w:rFonts w:ascii="Times New Roman" w:hAnsi="Times New Roman" w:cs="Times New Roman"/>
          <w:sz w:val="24"/>
          <w:szCs w:val="24"/>
        </w:rPr>
        <w:t xml:space="preserve"> Wan</w:t>
      </w:r>
      <w:r w:rsidR="00071398">
        <w:rPr>
          <w:rFonts w:ascii="Times New Roman" w:hAnsi="Times New Roman" w:cs="Times New Roman"/>
          <w:sz w:val="24"/>
          <w:szCs w:val="24"/>
        </w:rPr>
        <w:t xml:space="preserve">g Y.Y., </w:t>
      </w:r>
      <w:proofErr w:type="spellStart"/>
      <w:r w:rsidR="00071398">
        <w:rPr>
          <w:rFonts w:ascii="Times New Roman" w:hAnsi="Times New Roman" w:cs="Times New Roman"/>
          <w:sz w:val="24"/>
          <w:szCs w:val="24"/>
        </w:rPr>
        <w:t>Rudland</w:t>
      </w:r>
      <w:proofErr w:type="spellEnd"/>
      <w:r w:rsidR="00071398">
        <w:rPr>
          <w:rFonts w:ascii="Times New Roman" w:hAnsi="Times New Roman" w:cs="Times New Roman"/>
          <w:sz w:val="24"/>
          <w:szCs w:val="24"/>
        </w:rPr>
        <w:t xml:space="preserve"> D., Denys R., Horsley D. (2002), “A Preliminary Strain Based Design Criterion for Pipeline Girth Welds”, Proceedings of </w:t>
      </w:r>
      <w:r>
        <w:rPr>
          <w:rFonts w:ascii="Times New Roman" w:hAnsi="Times New Roman" w:cs="Times New Roman"/>
          <w:sz w:val="24"/>
          <w:szCs w:val="24"/>
        </w:rPr>
        <w:t>4</w:t>
      </w:r>
      <w:r w:rsidRPr="003D16AF">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Calgary, IPC2002-27169</w:t>
      </w:r>
    </w:p>
    <w:p w:rsidR="005559D9" w:rsidRDefault="005559D9" w:rsidP="005559D9">
      <w:pPr>
        <w:rPr>
          <w:rFonts w:ascii="Times New Roman" w:eastAsia="Times New Roman" w:hAnsi="Times New Roman" w:cs="Times New Roman"/>
          <w:sz w:val="24"/>
          <w:szCs w:val="24"/>
          <w:lang w:eastAsia="en-CA"/>
        </w:rPr>
      </w:pPr>
      <w:bookmarkStart w:id="452" w:name="pick1980"/>
      <w:r>
        <w:rPr>
          <w:rFonts w:ascii="Times New Roman" w:hAnsi="Times New Roman" w:cs="Times New Roman"/>
          <w:sz w:val="24"/>
          <w:szCs w:val="24"/>
        </w:rPr>
        <w:t>[7]</w:t>
      </w:r>
      <w:bookmarkEnd w:id="452"/>
      <w:r>
        <w:rPr>
          <w:rFonts w:ascii="Times New Roman" w:hAnsi="Times New Roman" w:cs="Times New Roman"/>
          <w:sz w:val="24"/>
          <w:szCs w:val="24"/>
        </w:rPr>
        <w:t xml:space="preserve"> Pick R. J., Glover A. G., </w:t>
      </w:r>
      <w:proofErr w:type="spellStart"/>
      <w:r>
        <w:rPr>
          <w:rFonts w:ascii="Times New Roman" w:hAnsi="Times New Roman" w:cs="Times New Roman"/>
          <w:sz w:val="24"/>
          <w:szCs w:val="24"/>
        </w:rPr>
        <w:t>Coote</w:t>
      </w:r>
      <w:proofErr w:type="spellEnd"/>
      <w:r>
        <w:rPr>
          <w:rFonts w:ascii="Times New Roman" w:hAnsi="Times New Roman" w:cs="Times New Roman"/>
          <w:sz w:val="24"/>
          <w:szCs w:val="24"/>
        </w:rPr>
        <w:t xml:space="preserve"> R.I. (1980),”Full Scale Testing of Large Diameter Pipelines”, Pipeline and Energy Plant Piping, Pages 357-366, </w:t>
      </w:r>
      <w:r w:rsidRPr="005559D9">
        <w:rPr>
          <w:rFonts w:ascii="Times New Roman" w:eastAsia="Times New Roman" w:hAnsi="Times New Roman" w:cs="Times New Roman"/>
          <w:sz w:val="24"/>
          <w:szCs w:val="24"/>
          <w:lang w:eastAsia="en-CA"/>
        </w:rPr>
        <w:t>DOI: 10.1016/B978-0-08-025368-8.50042-7</w:t>
      </w:r>
    </w:p>
    <w:p w:rsidR="005559D9" w:rsidRDefault="005559D9" w:rsidP="005559D9">
      <w:pPr>
        <w:rPr>
          <w:rFonts w:ascii="Times New Roman" w:eastAsia="Times New Roman" w:hAnsi="Times New Roman" w:cs="Times New Roman"/>
          <w:sz w:val="24"/>
          <w:szCs w:val="24"/>
          <w:lang w:eastAsia="en-CA"/>
        </w:rPr>
      </w:pPr>
      <w:bookmarkStart w:id="453" w:name="glover1981"/>
      <w:r>
        <w:rPr>
          <w:rFonts w:ascii="Times New Roman" w:eastAsia="Times New Roman" w:hAnsi="Times New Roman" w:cs="Times New Roman"/>
          <w:sz w:val="24"/>
          <w:szCs w:val="24"/>
          <w:lang w:eastAsia="en-CA"/>
        </w:rPr>
        <w:t>[8]</w:t>
      </w:r>
      <w:bookmarkEnd w:id="453"/>
      <w:r>
        <w:rPr>
          <w:rFonts w:ascii="Times New Roman" w:eastAsia="Times New Roman" w:hAnsi="Times New Roman" w:cs="Times New Roman"/>
          <w:sz w:val="24"/>
          <w:szCs w:val="24"/>
          <w:lang w:eastAsia="en-CA"/>
        </w:rPr>
        <w:t xml:space="preserve"> Glover A.G., </w:t>
      </w:r>
      <w:proofErr w:type="spellStart"/>
      <w:r>
        <w:rPr>
          <w:rFonts w:ascii="Times New Roman" w:eastAsia="Times New Roman" w:hAnsi="Times New Roman" w:cs="Times New Roman"/>
          <w:sz w:val="24"/>
          <w:szCs w:val="24"/>
          <w:lang w:eastAsia="en-CA"/>
        </w:rPr>
        <w:t>Coote</w:t>
      </w:r>
      <w:proofErr w:type="spellEnd"/>
      <w:r>
        <w:rPr>
          <w:rFonts w:ascii="Times New Roman" w:eastAsia="Times New Roman" w:hAnsi="Times New Roman" w:cs="Times New Roman"/>
          <w:sz w:val="24"/>
          <w:szCs w:val="24"/>
          <w:lang w:eastAsia="en-CA"/>
        </w:rPr>
        <w:t xml:space="preserve"> R.I., Pick R.J. (1981), “Engineering Critical Assessment of Pipeline Girth Welds”, Proceedings of Conference on Fitness for Purpose Validation of Welded Construction, </w:t>
      </w:r>
      <w:proofErr w:type="gramStart"/>
      <w:r>
        <w:rPr>
          <w:rFonts w:ascii="Times New Roman" w:eastAsia="Times New Roman" w:hAnsi="Times New Roman" w:cs="Times New Roman"/>
          <w:sz w:val="24"/>
          <w:szCs w:val="24"/>
          <w:lang w:eastAsia="en-CA"/>
        </w:rPr>
        <w:t>The</w:t>
      </w:r>
      <w:proofErr w:type="gramEnd"/>
      <w:r>
        <w:rPr>
          <w:rFonts w:ascii="Times New Roman" w:eastAsia="Times New Roman" w:hAnsi="Times New Roman" w:cs="Times New Roman"/>
          <w:sz w:val="24"/>
          <w:szCs w:val="24"/>
          <w:lang w:eastAsia="en-CA"/>
        </w:rPr>
        <w:t xml:space="preserve"> Welding Institute</w:t>
      </w:r>
    </w:p>
    <w:p w:rsidR="00B4341B" w:rsidRDefault="00B4341B" w:rsidP="005559D9">
      <w:pPr>
        <w:rPr>
          <w:rFonts w:ascii="Times New Roman" w:eastAsia="Times New Roman" w:hAnsi="Times New Roman" w:cs="Times New Roman"/>
          <w:sz w:val="24"/>
          <w:szCs w:val="24"/>
          <w:lang w:eastAsia="en-CA"/>
        </w:rPr>
      </w:pPr>
      <w:bookmarkStart w:id="454" w:name="glover1984"/>
      <w:r>
        <w:rPr>
          <w:rFonts w:ascii="Times New Roman" w:eastAsia="Times New Roman" w:hAnsi="Times New Roman" w:cs="Times New Roman"/>
          <w:sz w:val="24"/>
          <w:szCs w:val="24"/>
          <w:lang w:eastAsia="en-CA"/>
        </w:rPr>
        <w:t>[9]</w:t>
      </w:r>
      <w:bookmarkEnd w:id="454"/>
      <w:r w:rsidR="00273CE1">
        <w:rPr>
          <w:rFonts w:ascii="Times New Roman" w:eastAsia="Times New Roman" w:hAnsi="Times New Roman" w:cs="Times New Roman"/>
          <w:sz w:val="24"/>
          <w:szCs w:val="24"/>
          <w:lang w:eastAsia="en-CA"/>
        </w:rPr>
        <w:t xml:space="preserve"> Glover A.G., </w:t>
      </w:r>
      <w:proofErr w:type="spellStart"/>
      <w:r w:rsidR="00273CE1">
        <w:rPr>
          <w:rFonts w:ascii="Times New Roman" w:eastAsia="Times New Roman" w:hAnsi="Times New Roman" w:cs="Times New Roman"/>
          <w:sz w:val="24"/>
          <w:szCs w:val="24"/>
          <w:lang w:eastAsia="en-CA"/>
        </w:rPr>
        <w:t>Coote</w:t>
      </w:r>
      <w:proofErr w:type="spellEnd"/>
      <w:r w:rsidR="00273CE1">
        <w:rPr>
          <w:rFonts w:ascii="Times New Roman" w:eastAsia="Times New Roman" w:hAnsi="Times New Roman" w:cs="Times New Roman"/>
          <w:sz w:val="24"/>
          <w:szCs w:val="24"/>
          <w:lang w:eastAsia="en-CA"/>
        </w:rPr>
        <w:t xml:space="preserve"> R.I. (1984), “Full Scale Fracture Tests of Pipeline Girth Welds “, Circumferential Cracks in Pressure Vessels and Piping-Vol.2, PVP Vol.95 </w:t>
      </w:r>
    </w:p>
    <w:p w:rsidR="005C689E" w:rsidRDefault="005C689E" w:rsidP="005559D9">
      <w:pPr>
        <w:rPr>
          <w:rFonts w:ascii="Times New Roman" w:eastAsia="Times New Roman" w:hAnsi="Times New Roman" w:cs="Times New Roman"/>
          <w:sz w:val="24"/>
          <w:szCs w:val="24"/>
          <w:lang w:eastAsia="en-CA"/>
        </w:rPr>
      </w:pPr>
      <w:bookmarkStart w:id="455" w:name="hertele"/>
      <w:r>
        <w:rPr>
          <w:rFonts w:ascii="Times New Roman" w:eastAsia="Times New Roman" w:hAnsi="Times New Roman" w:cs="Times New Roman"/>
          <w:sz w:val="24"/>
          <w:szCs w:val="24"/>
          <w:lang w:eastAsia="en-CA"/>
        </w:rPr>
        <w:lastRenderedPageBreak/>
        <w:t>[10]</w:t>
      </w:r>
      <w:bookmarkEnd w:id="455"/>
      <w:r>
        <w:rPr>
          <w:rFonts w:ascii="Times New Roman" w:eastAsia="Times New Roman" w:hAnsi="Times New Roman" w:cs="Times New Roman"/>
          <w:sz w:val="24"/>
          <w:szCs w:val="24"/>
          <w:lang w:eastAsia="en-CA"/>
        </w:rPr>
        <w:t xml:space="preserve"> </w:t>
      </w:r>
      <w:proofErr w:type="spellStart"/>
      <w:r>
        <w:rPr>
          <w:rFonts w:ascii="Times New Roman" w:eastAsia="Times New Roman" w:hAnsi="Times New Roman" w:cs="Times New Roman"/>
          <w:sz w:val="24"/>
          <w:szCs w:val="24"/>
          <w:lang w:eastAsia="en-CA"/>
        </w:rPr>
        <w:t>Hertele</w:t>
      </w:r>
      <w:proofErr w:type="spellEnd"/>
      <w:r>
        <w:rPr>
          <w:rFonts w:ascii="Times New Roman" w:eastAsia="Times New Roman" w:hAnsi="Times New Roman" w:cs="Times New Roman"/>
          <w:sz w:val="24"/>
          <w:szCs w:val="24"/>
          <w:lang w:eastAsia="en-CA"/>
        </w:rPr>
        <w:t xml:space="preserve"> S., de </w:t>
      </w:r>
      <w:proofErr w:type="spellStart"/>
      <w:r>
        <w:rPr>
          <w:rFonts w:ascii="Times New Roman" w:eastAsia="Times New Roman" w:hAnsi="Times New Roman" w:cs="Times New Roman"/>
          <w:sz w:val="24"/>
          <w:szCs w:val="24"/>
          <w:lang w:eastAsia="en-CA"/>
        </w:rPr>
        <w:t>Waele</w:t>
      </w:r>
      <w:proofErr w:type="spellEnd"/>
      <w:r>
        <w:rPr>
          <w:rFonts w:ascii="Times New Roman" w:eastAsia="Times New Roman" w:hAnsi="Times New Roman" w:cs="Times New Roman"/>
          <w:sz w:val="24"/>
          <w:szCs w:val="24"/>
          <w:lang w:eastAsia="en-CA"/>
        </w:rPr>
        <w:t xml:space="preserve"> W., Denys R., </w:t>
      </w:r>
      <w:proofErr w:type="spellStart"/>
      <w:r>
        <w:rPr>
          <w:rFonts w:ascii="Times New Roman" w:eastAsia="Times New Roman" w:hAnsi="Times New Roman" w:cs="Times New Roman"/>
          <w:sz w:val="24"/>
          <w:szCs w:val="24"/>
          <w:lang w:eastAsia="en-CA"/>
        </w:rPr>
        <w:t>Verstraete</w:t>
      </w:r>
      <w:proofErr w:type="spellEnd"/>
      <w:r>
        <w:rPr>
          <w:rFonts w:ascii="Times New Roman" w:eastAsia="Times New Roman" w:hAnsi="Times New Roman" w:cs="Times New Roman"/>
          <w:sz w:val="24"/>
          <w:szCs w:val="24"/>
          <w:lang w:eastAsia="en-CA"/>
        </w:rPr>
        <w:t xml:space="preserve"> M. (2012), “Investigation of Strain Measurements in (curved) wide plate specimens using digital image correlation and finite element analysis”, The Journal of Strain Analysis for Engineering Design, DOI:</w:t>
      </w:r>
      <w:r w:rsidRPr="005C689E">
        <w:rPr>
          <w:rFonts w:ascii="Times New Roman" w:eastAsia="Times New Roman" w:hAnsi="Times New Roman" w:cs="Times New Roman"/>
          <w:sz w:val="24"/>
          <w:szCs w:val="24"/>
          <w:lang w:eastAsia="en-CA"/>
        </w:rPr>
        <w:t>10.1177/0309324712445121</w:t>
      </w:r>
    </w:p>
    <w:p w:rsidR="000C339D" w:rsidRDefault="005C689E" w:rsidP="005559D9">
      <w:pPr>
        <w:rPr>
          <w:rFonts w:ascii="Times New Roman" w:eastAsia="Times New Roman" w:hAnsi="Times New Roman" w:cs="Times New Roman"/>
          <w:sz w:val="24"/>
          <w:szCs w:val="24"/>
          <w:lang w:eastAsia="en-CA"/>
        </w:rPr>
      </w:pPr>
      <w:bookmarkStart w:id="456" w:name="wangX"/>
      <w:r>
        <w:rPr>
          <w:rFonts w:ascii="Times New Roman" w:eastAsia="Times New Roman" w:hAnsi="Times New Roman" w:cs="Times New Roman"/>
          <w:sz w:val="24"/>
          <w:szCs w:val="24"/>
          <w:lang w:eastAsia="en-CA"/>
        </w:rPr>
        <w:t>[11</w:t>
      </w:r>
      <w:r w:rsidR="000C339D">
        <w:rPr>
          <w:rFonts w:ascii="Times New Roman" w:eastAsia="Times New Roman" w:hAnsi="Times New Roman" w:cs="Times New Roman"/>
          <w:sz w:val="24"/>
          <w:szCs w:val="24"/>
          <w:lang w:eastAsia="en-CA"/>
        </w:rPr>
        <w:t>]</w:t>
      </w:r>
      <w:bookmarkEnd w:id="456"/>
      <w:r w:rsidR="000C339D">
        <w:rPr>
          <w:rFonts w:ascii="Times New Roman" w:eastAsia="Times New Roman" w:hAnsi="Times New Roman" w:cs="Times New Roman"/>
          <w:sz w:val="24"/>
          <w:szCs w:val="24"/>
          <w:lang w:eastAsia="en-CA"/>
        </w:rPr>
        <w:t xml:space="preserve"> Wang X., </w:t>
      </w:r>
      <w:proofErr w:type="spellStart"/>
      <w:r w:rsidR="00962E76">
        <w:rPr>
          <w:rFonts w:ascii="Times New Roman" w:eastAsia="Times New Roman" w:hAnsi="Times New Roman" w:cs="Times New Roman"/>
          <w:sz w:val="24"/>
          <w:szCs w:val="24"/>
          <w:lang w:eastAsia="en-CA"/>
        </w:rPr>
        <w:t>Kibey</w:t>
      </w:r>
      <w:proofErr w:type="spellEnd"/>
      <w:r w:rsidR="00962E76">
        <w:rPr>
          <w:rFonts w:ascii="Times New Roman" w:eastAsia="Times New Roman" w:hAnsi="Times New Roman" w:cs="Times New Roman"/>
          <w:sz w:val="24"/>
          <w:szCs w:val="24"/>
          <w:lang w:eastAsia="en-CA"/>
        </w:rPr>
        <w:t xml:space="preserve"> S., Tang H., Cheng W., </w:t>
      </w:r>
      <w:proofErr w:type="spellStart"/>
      <w:r w:rsidR="00962E76">
        <w:rPr>
          <w:rFonts w:ascii="Times New Roman" w:eastAsia="Times New Roman" w:hAnsi="Times New Roman" w:cs="Times New Roman"/>
          <w:sz w:val="24"/>
          <w:szCs w:val="24"/>
          <w:lang w:eastAsia="en-CA"/>
        </w:rPr>
        <w:t>Minnaar</w:t>
      </w:r>
      <w:proofErr w:type="spellEnd"/>
      <w:r w:rsidR="00962E76">
        <w:rPr>
          <w:rFonts w:ascii="Times New Roman" w:eastAsia="Times New Roman" w:hAnsi="Times New Roman" w:cs="Times New Roman"/>
          <w:sz w:val="24"/>
          <w:szCs w:val="24"/>
          <w:lang w:eastAsia="en-CA"/>
        </w:rPr>
        <w:t xml:space="preserve"> K., </w:t>
      </w:r>
      <w:proofErr w:type="spellStart"/>
      <w:r w:rsidR="00962E76">
        <w:rPr>
          <w:rFonts w:ascii="Times New Roman" w:eastAsia="Times New Roman" w:hAnsi="Times New Roman" w:cs="Times New Roman"/>
          <w:sz w:val="24"/>
          <w:szCs w:val="24"/>
          <w:lang w:eastAsia="en-CA"/>
        </w:rPr>
        <w:t>Macia</w:t>
      </w:r>
      <w:proofErr w:type="spellEnd"/>
      <w:r w:rsidR="00962E76">
        <w:rPr>
          <w:rFonts w:ascii="Times New Roman" w:eastAsia="Times New Roman" w:hAnsi="Times New Roman" w:cs="Times New Roman"/>
          <w:sz w:val="24"/>
          <w:szCs w:val="24"/>
          <w:lang w:eastAsia="en-CA"/>
        </w:rPr>
        <w:t xml:space="preserve"> M.L., </w:t>
      </w:r>
      <w:proofErr w:type="spellStart"/>
      <w:r w:rsidR="00962E76">
        <w:rPr>
          <w:rFonts w:ascii="Times New Roman" w:eastAsia="Times New Roman" w:hAnsi="Times New Roman" w:cs="Times New Roman"/>
          <w:sz w:val="24"/>
          <w:szCs w:val="24"/>
          <w:lang w:eastAsia="en-CA"/>
        </w:rPr>
        <w:t>Kan</w:t>
      </w:r>
      <w:proofErr w:type="spellEnd"/>
      <w:r w:rsidR="00962E76">
        <w:rPr>
          <w:rFonts w:ascii="Times New Roman" w:eastAsia="Times New Roman" w:hAnsi="Times New Roman" w:cs="Times New Roman"/>
          <w:sz w:val="24"/>
          <w:szCs w:val="24"/>
          <w:lang w:eastAsia="en-CA"/>
        </w:rPr>
        <w:t xml:space="preserve"> W.C., Ford S.J., Newbury B. (2011), “Strain – based Design – Advances in Prediction Methods of Tensile Strain Capacity”, </w:t>
      </w:r>
      <w:proofErr w:type="spellStart"/>
      <w:r w:rsidR="00962E76">
        <w:rPr>
          <w:rFonts w:ascii="Times New Roman" w:eastAsia="Times New Roman" w:hAnsi="Times New Roman" w:cs="Times New Roman"/>
          <w:sz w:val="24"/>
          <w:szCs w:val="24"/>
          <w:lang w:eastAsia="en-CA"/>
        </w:rPr>
        <w:t>Internation</w:t>
      </w:r>
      <w:proofErr w:type="spellEnd"/>
      <w:r w:rsidR="00962E76">
        <w:rPr>
          <w:rFonts w:ascii="Times New Roman" w:eastAsia="Times New Roman" w:hAnsi="Times New Roman" w:cs="Times New Roman"/>
          <w:sz w:val="24"/>
          <w:szCs w:val="24"/>
          <w:lang w:eastAsia="en-CA"/>
        </w:rPr>
        <w:t xml:space="preserve"> Journal of Offshore and Polar Engineering (ISSN 1053-5381) Vol. 21, No. 1, pp.1-7</w:t>
      </w:r>
    </w:p>
    <w:p w:rsidR="004508F6" w:rsidRDefault="004508F6" w:rsidP="004508F6">
      <w:pPr>
        <w:rPr>
          <w:rFonts w:ascii="Times New Roman" w:hAnsi="Times New Roman" w:cs="Times New Roman"/>
          <w:sz w:val="24"/>
          <w:szCs w:val="24"/>
        </w:rPr>
      </w:pPr>
      <w:bookmarkStart w:id="457" w:name="exxon"/>
      <w:r>
        <w:rPr>
          <w:rFonts w:ascii="Times New Roman" w:hAnsi="Times New Roman" w:cs="Times New Roman"/>
          <w:sz w:val="24"/>
          <w:szCs w:val="24"/>
        </w:rPr>
        <w:t>[12</w:t>
      </w:r>
      <w:r w:rsidRPr="002E5DF3">
        <w:rPr>
          <w:rFonts w:ascii="Times New Roman" w:hAnsi="Times New Roman" w:cs="Times New Roman"/>
          <w:sz w:val="24"/>
          <w:szCs w:val="24"/>
        </w:rPr>
        <w:t>]</w:t>
      </w:r>
      <w:bookmarkEnd w:id="457"/>
      <w:r w:rsidRPr="002E5DF3">
        <w:rPr>
          <w:rFonts w:ascii="Times New Roman" w:hAnsi="Times New Roman" w:cs="Times New Roman"/>
          <w:sz w:val="24"/>
          <w:szCs w:val="24"/>
        </w:rPr>
        <w:t xml:space="preserve"> </w:t>
      </w:r>
      <w:proofErr w:type="spellStart"/>
      <w:r w:rsidRPr="002E5DF3">
        <w:rPr>
          <w:rFonts w:ascii="Times New Roman" w:hAnsi="Times New Roman" w:cs="Times New Roman"/>
          <w:sz w:val="24"/>
          <w:szCs w:val="24"/>
        </w:rPr>
        <w:t>Kibey</w:t>
      </w:r>
      <w:proofErr w:type="spellEnd"/>
      <w:r w:rsidRPr="002E5DF3">
        <w:rPr>
          <w:rFonts w:ascii="Times New Roman" w:hAnsi="Times New Roman" w:cs="Times New Roman"/>
          <w:sz w:val="24"/>
          <w:szCs w:val="24"/>
        </w:rPr>
        <w:t xml:space="preserve"> S., Wang X., </w:t>
      </w:r>
      <w:proofErr w:type="spellStart"/>
      <w:r w:rsidRPr="002E5DF3">
        <w:rPr>
          <w:rFonts w:ascii="Times New Roman" w:hAnsi="Times New Roman" w:cs="Times New Roman"/>
          <w:sz w:val="24"/>
          <w:szCs w:val="24"/>
        </w:rPr>
        <w:t>Minnaar</w:t>
      </w:r>
      <w:proofErr w:type="spellEnd"/>
      <w:r w:rsidRPr="002E5DF3">
        <w:rPr>
          <w:rFonts w:ascii="Times New Roman" w:hAnsi="Times New Roman" w:cs="Times New Roman"/>
          <w:sz w:val="24"/>
          <w:szCs w:val="24"/>
        </w:rPr>
        <w:t xml:space="preserve"> K., </w:t>
      </w:r>
      <w:proofErr w:type="spellStart"/>
      <w:r w:rsidRPr="002E5DF3">
        <w:rPr>
          <w:rFonts w:ascii="Times New Roman" w:hAnsi="Times New Roman" w:cs="Times New Roman"/>
          <w:sz w:val="24"/>
          <w:szCs w:val="24"/>
        </w:rPr>
        <w:t>Macia</w:t>
      </w:r>
      <w:proofErr w:type="spellEnd"/>
      <w:r w:rsidRPr="002E5DF3">
        <w:rPr>
          <w:rFonts w:ascii="Times New Roman" w:hAnsi="Times New Roman" w:cs="Times New Roman"/>
          <w:sz w:val="24"/>
          <w:szCs w:val="24"/>
        </w:rPr>
        <w:t xml:space="preserve"> M.L., Fairchild D.P., </w:t>
      </w:r>
      <w:proofErr w:type="spellStart"/>
      <w:r w:rsidRPr="002E5DF3">
        <w:rPr>
          <w:rFonts w:ascii="Times New Roman" w:hAnsi="Times New Roman" w:cs="Times New Roman"/>
          <w:sz w:val="24"/>
          <w:szCs w:val="24"/>
        </w:rPr>
        <w:t>Kan</w:t>
      </w:r>
      <w:proofErr w:type="spellEnd"/>
      <w:r w:rsidRPr="002E5DF3">
        <w:rPr>
          <w:rFonts w:ascii="Times New Roman" w:hAnsi="Times New Roman" w:cs="Times New Roman"/>
          <w:sz w:val="24"/>
          <w:szCs w:val="24"/>
        </w:rPr>
        <w:t xml:space="preserve"> W.C., Ford S.J., Newbury B. (2010)</w:t>
      </w:r>
      <w:r>
        <w:rPr>
          <w:rFonts w:ascii="Times New Roman" w:hAnsi="Times New Roman" w:cs="Times New Roman"/>
          <w:sz w:val="24"/>
          <w:szCs w:val="24"/>
        </w:rPr>
        <w:t>: “Tensile Strain Capacity Equations For Strain-Based Design of Welded Pipelines”, Proceedings of the 8</w:t>
      </w:r>
      <w:r w:rsidRPr="002E5DF3">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Pipeline Conference, IPC2010-31661</w:t>
      </w:r>
    </w:p>
    <w:p w:rsidR="0034552E" w:rsidRDefault="0034552E" w:rsidP="004508F6">
      <w:pPr>
        <w:rPr>
          <w:rFonts w:ascii="Times New Roman" w:hAnsi="Times New Roman" w:cs="Times New Roman"/>
          <w:sz w:val="24"/>
          <w:szCs w:val="24"/>
        </w:rPr>
      </w:pPr>
      <w:bookmarkStart w:id="458" w:name="validationOstend"/>
      <w:r>
        <w:rPr>
          <w:rFonts w:ascii="Times New Roman" w:hAnsi="Times New Roman" w:cs="Times New Roman"/>
          <w:sz w:val="24"/>
          <w:szCs w:val="24"/>
        </w:rPr>
        <w:t>[13]</w:t>
      </w:r>
      <w:bookmarkEnd w:id="458"/>
      <w:r>
        <w:rPr>
          <w:rFonts w:ascii="Times New Roman" w:hAnsi="Times New Roman" w:cs="Times New Roman"/>
          <w:sz w:val="24"/>
          <w:szCs w:val="24"/>
        </w:rPr>
        <w:t xml:space="preserve"> Wang X., </w:t>
      </w:r>
      <w:proofErr w:type="spellStart"/>
      <w:r>
        <w:rPr>
          <w:rFonts w:ascii="Times New Roman" w:hAnsi="Times New Roman" w:cs="Times New Roman"/>
          <w:sz w:val="24"/>
          <w:szCs w:val="24"/>
        </w:rPr>
        <w:t>Barbas</w:t>
      </w:r>
      <w:proofErr w:type="spellEnd"/>
      <w:r>
        <w:rPr>
          <w:rFonts w:ascii="Times New Roman" w:hAnsi="Times New Roman" w:cs="Times New Roman"/>
          <w:sz w:val="24"/>
          <w:szCs w:val="24"/>
        </w:rPr>
        <w:t xml:space="preserve"> S.T., </w:t>
      </w:r>
      <w:proofErr w:type="spellStart"/>
      <w:r>
        <w:rPr>
          <w:rFonts w:ascii="Times New Roman" w:hAnsi="Times New Roman" w:cs="Times New Roman"/>
          <w:sz w:val="24"/>
          <w:szCs w:val="24"/>
        </w:rPr>
        <w:t>Kibey</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Gioielli</w:t>
      </w:r>
      <w:proofErr w:type="spellEnd"/>
      <w:r>
        <w:rPr>
          <w:rFonts w:ascii="Times New Roman" w:hAnsi="Times New Roman" w:cs="Times New Roman"/>
          <w:sz w:val="24"/>
          <w:szCs w:val="24"/>
        </w:rPr>
        <w:t xml:space="preserve"> P.C., </w:t>
      </w:r>
      <w:proofErr w:type="spellStart"/>
      <w:r>
        <w:rPr>
          <w:rFonts w:ascii="Times New Roman" w:hAnsi="Times New Roman" w:cs="Times New Roman"/>
          <w:sz w:val="24"/>
          <w:szCs w:val="24"/>
        </w:rPr>
        <w:t>Minnaar</w:t>
      </w:r>
      <w:proofErr w:type="spellEnd"/>
      <w:r>
        <w:rPr>
          <w:rFonts w:ascii="Times New Roman" w:hAnsi="Times New Roman" w:cs="Times New Roman"/>
          <w:sz w:val="24"/>
          <w:szCs w:val="24"/>
        </w:rPr>
        <w:t xml:space="preserve"> K. (2009), “Validation of Strain Capacity Prediction Comparison of Full-Scale Test Results to Predictions from Tearing Analysis Based on FEA”, Presented at 5</w:t>
      </w:r>
      <w:r w:rsidRPr="0034552E">
        <w:rPr>
          <w:rFonts w:ascii="Times New Roman" w:hAnsi="Times New Roman" w:cs="Times New Roman"/>
          <w:sz w:val="24"/>
          <w:szCs w:val="24"/>
          <w:vertAlign w:val="superscript"/>
        </w:rPr>
        <w:t>th</w:t>
      </w:r>
      <w:r>
        <w:rPr>
          <w:rFonts w:ascii="Times New Roman" w:hAnsi="Times New Roman" w:cs="Times New Roman"/>
          <w:sz w:val="24"/>
          <w:szCs w:val="24"/>
        </w:rPr>
        <w:t xml:space="preserve"> Pipeline Technology Conference, Ostend, Belgium</w:t>
      </w:r>
    </w:p>
    <w:p w:rsidR="00E52B70" w:rsidRDefault="00E52B70" w:rsidP="004508F6">
      <w:pPr>
        <w:rPr>
          <w:rFonts w:ascii="Times New Roman" w:hAnsi="Times New Roman" w:cs="Times New Roman"/>
          <w:sz w:val="24"/>
          <w:szCs w:val="24"/>
        </w:rPr>
      </w:pPr>
      <w:bookmarkStart w:id="459" w:name="ostby"/>
      <w:r>
        <w:rPr>
          <w:rFonts w:ascii="Times New Roman" w:hAnsi="Times New Roman" w:cs="Times New Roman"/>
          <w:sz w:val="24"/>
          <w:szCs w:val="24"/>
        </w:rPr>
        <w:t>[14]</w:t>
      </w:r>
      <w:bookmarkEnd w:id="459"/>
      <w:r>
        <w:rPr>
          <w:rFonts w:ascii="Times New Roman" w:hAnsi="Times New Roman" w:cs="Times New Roman"/>
          <w:sz w:val="24"/>
          <w:szCs w:val="24"/>
        </w:rPr>
        <w:t xml:space="preserve"> </w:t>
      </w:r>
      <w:proofErr w:type="spellStart"/>
      <w:r w:rsidRPr="00E52B70">
        <w:rPr>
          <w:rFonts w:ascii="Times New Roman" w:hAnsi="Times New Roman" w:cs="Times New Roman"/>
          <w:sz w:val="24"/>
          <w:szCs w:val="24"/>
        </w:rPr>
        <w:t>Østby</w:t>
      </w:r>
      <w:proofErr w:type="spellEnd"/>
      <w:r>
        <w:rPr>
          <w:rFonts w:ascii="Times New Roman" w:hAnsi="Times New Roman" w:cs="Times New Roman"/>
          <w:sz w:val="24"/>
          <w:szCs w:val="24"/>
        </w:rPr>
        <w:t xml:space="preserve"> E., </w:t>
      </w:r>
      <w:proofErr w:type="spellStart"/>
      <w:r>
        <w:rPr>
          <w:rFonts w:ascii="Times New Roman" w:hAnsi="Times New Roman" w:cs="Times New Roman"/>
          <w:sz w:val="24"/>
          <w:szCs w:val="24"/>
        </w:rPr>
        <w:t>Hellesvik</w:t>
      </w:r>
      <w:proofErr w:type="spellEnd"/>
      <w:r>
        <w:rPr>
          <w:rFonts w:ascii="Times New Roman" w:hAnsi="Times New Roman" w:cs="Times New Roman"/>
          <w:sz w:val="24"/>
          <w:szCs w:val="24"/>
        </w:rPr>
        <w:t xml:space="preserve"> A.O. (2007), “Fracture Control – Offshore Pipelines JIP Results from Large Scale Testing of the Effect of Biaxial Loading on the Strain Capacity of Pipes with Defects”, Proceedings of the 17</w:t>
      </w:r>
      <w:r w:rsidRPr="00E52B70">
        <w:rPr>
          <w:rFonts w:ascii="Times New Roman" w:hAnsi="Times New Roman" w:cs="Times New Roman"/>
          <w:sz w:val="24"/>
          <w:szCs w:val="24"/>
          <w:vertAlign w:val="superscript"/>
        </w:rPr>
        <w:t>th</w:t>
      </w:r>
      <w:r>
        <w:rPr>
          <w:rFonts w:ascii="Times New Roman" w:hAnsi="Times New Roman" w:cs="Times New Roman"/>
          <w:sz w:val="24"/>
          <w:szCs w:val="24"/>
        </w:rPr>
        <w:t xml:space="preserve"> International Offshore and Polar Engineering Conference, Lisbon, Portugal, July 1-6, 2007</w:t>
      </w:r>
      <w:r w:rsidRPr="00E52B70">
        <w:rPr>
          <w:rFonts w:ascii="Times New Roman" w:hAnsi="Times New Roman" w:cs="Times New Roman"/>
          <w:sz w:val="24"/>
          <w:szCs w:val="24"/>
        </w:rPr>
        <w:t>ISBN 978-1-880653-68-5</w:t>
      </w:r>
      <w:r>
        <w:rPr>
          <w:rFonts w:ascii="Times New Roman" w:hAnsi="Times New Roman" w:cs="Times New Roman"/>
          <w:sz w:val="24"/>
          <w:szCs w:val="24"/>
        </w:rPr>
        <w:t xml:space="preserve"> </w:t>
      </w:r>
    </w:p>
    <w:p w:rsidR="005A2489" w:rsidRDefault="005A2489" w:rsidP="00F75666">
      <w:pPr>
        <w:rPr>
          <w:rFonts w:ascii="Times New Roman" w:hAnsi="Times New Roman" w:cs="Times New Roman"/>
          <w:sz w:val="24"/>
          <w:szCs w:val="24"/>
        </w:rPr>
      </w:pPr>
      <w:bookmarkStart w:id="460" w:name="gioielli"/>
      <w:r>
        <w:rPr>
          <w:rFonts w:ascii="Times New Roman" w:hAnsi="Times New Roman" w:cs="Times New Roman"/>
          <w:sz w:val="24"/>
          <w:szCs w:val="24"/>
        </w:rPr>
        <w:t>[15]</w:t>
      </w:r>
      <w:bookmarkEnd w:id="460"/>
      <w:r>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Gioielli</w:t>
      </w:r>
      <w:proofErr w:type="spellEnd"/>
      <w:r w:rsidR="00F75666">
        <w:rPr>
          <w:rFonts w:ascii="Times New Roman" w:hAnsi="Times New Roman" w:cs="Times New Roman"/>
          <w:sz w:val="24"/>
          <w:szCs w:val="24"/>
        </w:rPr>
        <w:t xml:space="preserve"> P</w:t>
      </w:r>
      <w:r w:rsidR="00473F4C">
        <w:rPr>
          <w:rFonts w:ascii="Times New Roman" w:hAnsi="Times New Roman" w:cs="Times New Roman"/>
          <w:sz w:val="24"/>
          <w:szCs w:val="24"/>
        </w:rPr>
        <w:t>.</w:t>
      </w:r>
      <w:r w:rsidR="00F75666">
        <w:rPr>
          <w:rFonts w:ascii="Times New Roman" w:hAnsi="Times New Roman" w:cs="Times New Roman"/>
          <w:sz w:val="24"/>
          <w:szCs w:val="24"/>
        </w:rPr>
        <w:t>C.</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Minnaar</w:t>
      </w:r>
      <w:proofErr w:type="spellEnd"/>
      <w:r w:rsidR="00F75666">
        <w:rPr>
          <w:rFonts w:ascii="Times New Roman" w:hAnsi="Times New Roman" w:cs="Times New Roman"/>
          <w:sz w:val="24"/>
          <w:szCs w:val="24"/>
        </w:rPr>
        <w:t xml:space="preserve"> K</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Macia</w:t>
      </w:r>
      <w:proofErr w:type="spellEnd"/>
      <w:r w:rsidR="00F75666">
        <w:rPr>
          <w:rFonts w:ascii="Times New Roman" w:hAnsi="Times New Roman" w:cs="Times New Roman"/>
          <w:sz w:val="24"/>
          <w:szCs w:val="24"/>
        </w:rPr>
        <w:t xml:space="preserve"> M</w:t>
      </w:r>
      <w:r w:rsidR="00473F4C">
        <w:rPr>
          <w:rFonts w:ascii="Times New Roman" w:hAnsi="Times New Roman" w:cs="Times New Roman"/>
          <w:sz w:val="24"/>
          <w:szCs w:val="24"/>
        </w:rPr>
        <w:t>.</w:t>
      </w:r>
      <w:r w:rsidR="00F75666">
        <w:rPr>
          <w:rFonts w:ascii="Times New Roman" w:hAnsi="Times New Roman" w:cs="Times New Roman"/>
          <w:sz w:val="24"/>
          <w:szCs w:val="24"/>
        </w:rPr>
        <w:t>L.</w:t>
      </w:r>
      <w:r w:rsidR="00473F4C">
        <w:rPr>
          <w:rFonts w:ascii="Times New Roman" w:hAnsi="Times New Roman" w:cs="Times New Roman"/>
          <w:sz w:val="24"/>
          <w:szCs w:val="24"/>
        </w:rPr>
        <w:t xml:space="preserve">, </w:t>
      </w:r>
      <w:proofErr w:type="spellStart"/>
      <w:r w:rsidR="00F75666">
        <w:rPr>
          <w:rFonts w:ascii="Times New Roman" w:hAnsi="Times New Roman" w:cs="Times New Roman"/>
          <w:sz w:val="24"/>
          <w:szCs w:val="24"/>
        </w:rPr>
        <w:t>Kan</w:t>
      </w:r>
      <w:proofErr w:type="spellEnd"/>
      <w:r w:rsidR="00F75666">
        <w:rPr>
          <w:rFonts w:ascii="Times New Roman" w:hAnsi="Times New Roman" w:cs="Times New Roman"/>
          <w:sz w:val="24"/>
          <w:szCs w:val="24"/>
        </w:rPr>
        <w:t xml:space="preserve"> W.C.</w:t>
      </w:r>
      <w:r w:rsidR="00473F4C">
        <w:rPr>
          <w:rFonts w:ascii="Times New Roman" w:hAnsi="Times New Roman" w:cs="Times New Roman"/>
          <w:sz w:val="24"/>
          <w:szCs w:val="24"/>
        </w:rPr>
        <w:t xml:space="preserve"> (200</w:t>
      </w:r>
      <w:r w:rsidR="00F75666">
        <w:rPr>
          <w:rFonts w:ascii="Times New Roman" w:hAnsi="Times New Roman" w:cs="Times New Roman"/>
          <w:sz w:val="24"/>
          <w:szCs w:val="24"/>
        </w:rPr>
        <w:t>7</w:t>
      </w:r>
      <w:r w:rsidR="00473F4C">
        <w:rPr>
          <w:rFonts w:ascii="Times New Roman" w:hAnsi="Times New Roman" w:cs="Times New Roman"/>
          <w:sz w:val="24"/>
          <w:szCs w:val="24"/>
        </w:rPr>
        <w:t>), “</w:t>
      </w:r>
      <w:r w:rsidR="00F75666" w:rsidRPr="00F75666">
        <w:rPr>
          <w:rFonts w:ascii="Times New Roman" w:hAnsi="Times New Roman" w:cs="Times New Roman"/>
          <w:sz w:val="24"/>
          <w:szCs w:val="24"/>
        </w:rPr>
        <w:t>Large-Scale Testing Methodology to Measur</w:t>
      </w:r>
      <w:r w:rsidR="00F75666">
        <w:rPr>
          <w:rFonts w:ascii="Times New Roman" w:hAnsi="Times New Roman" w:cs="Times New Roman"/>
          <w:sz w:val="24"/>
          <w:szCs w:val="24"/>
        </w:rPr>
        <w:t xml:space="preserve">e the Influence of Pressure on </w:t>
      </w:r>
      <w:r w:rsidR="00F75666" w:rsidRPr="00F75666">
        <w:rPr>
          <w:rFonts w:ascii="Times New Roman" w:hAnsi="Times New Roman" w:cs="Times New Roman"/>
          <w:sz w:val="24"/>
          <w:szCs w:val="24"/>
        </w:rPr>
        <w:t>Tensile Strain Capacity of a Pipeline</w:t>
      </w:r>
      <w:r w:rsidR="00473F4C">
        <w:rPr>
          <w:rFonts w:ascii="Times New Roman" w:hAnsi="Times New Roman" w:cs="Times New Roman"/>
          <w:sz w:val="24"/>
          <w:szCs w:val="24"/>
        </w:rPr>
        <w:t xml:space="preserve">”, </w:t>
      </w:r>
      <w:r w:rsidR="00473F4C" w:rsidRPr="00473F4C">
        <w:rPr>
          <w:rFonts w:ascii="Times New Roman" w:hAnsi="Times New Roman" w:cs="Times New Roman"/>
          <w:sz w:val="24"/>
          <w:szCs w:val="24"/>
        </w:rPr>
        <w:t>Proc</w:t>
      </w:r>
      <w:r w:rsidR="00473F4C">
        <w:rPr>
          <w:rFonts w:ascii="Times New Roman" w:hAnsi="Times New Roman" w:cs="Times New Roman"/>
          <w:sz w:val="24"/>
          <w:szCs w:val="24"/>
        </w:rPr>
        <w:t xml:space="preserve">eedings of the </w:t>
      </w:r>
      <w:r w:rsidR="00F75666">
        <w:rPr>
          <w:rFonts w:ascii="Times New Roman" w:hAnsi="Times New Roman" w:cs="Times New Roman"/>
          <w:sz w:val="24"/>
          <w:szCs w:val="24"/>
        </w:rPr>
        <w:t>Seven</w:t>
      </w:r>
      <w:r w:rsidR="00473F4C">
        <w:rPr>
          <w:rFonts w:ascii="Times New Roman" w:hAnsi="Times New Roman" w:cs="Times New Roman"/>
          <w:sz w:val="24"/>
          <w:szCs w:val="24"/>
        </w:rPr>
        <w:t xml:space="preserve">th </w:t>
      </w:r>
      <w:r w:rsidR="00473F4C" w:rsidRPr="00473F4C">
        <w:rPr>
          <w:rFonts w:ascii="Times New Roman" w:hAnsi="Times New Roman" w:cs="Times New Roman"/>
          <w:sz w:val="24"/>
          <w:szCs w:val="24"/>
        </w:rPr>
        <w:t>International Offshore and Polar Engineering Conference</w:t>
      </w:r>
      <w:r w:rsidR="00473F4C">
        <w:rPr>
          <w:rFonts w:ascii="Times New Roman" w:hAnsi="Times New Roman" w:cs="Times New Roman"/>
          <w:sz w:val="24"/>
          <w:szCs w:val="24"/>
        </w:rPr>
        <w:t xml:space="preserve">, </w:t>
      </w:r>
      <w:r w:rsidR="00F75666" w:rsidRPr="00F75666">
        <w:rPr>
          <w:rFonts w:ascii="Times New Roman" w:hAnsi="Times New Roman" w:cs="Times New Roman"/>
          <w:sz w:val="24"/>
          <w:szCs w:val="24"/>
        </w:rPr>
        <w:t>ISBN 978-1-880653-68-5</w:t>
      </w:r>
    </w:p>
    <w:p w:rsidR="005A2489" w:rsidRDefault="005A2489" w:rsidP="0089623F">
      <w:pPr>
        <w:rPr>
          <w:rFonts w:ascii="Times New Roman" w:hAnsi="Times New Roman" w:cs="Times New Roman"/>
          <w:sz w:val="24"/>
          <w:szCs w:val="24"/>
        </w:rPr>
      </w:pPr>
      <w:bookmarkStart w:id="461" w:name="igi"/>
      <w:r>
        <w:rPr>
          <w:rFonts w:ascii="Times New Roman" w:hAnsi="Times New Roman" w:cs="Times New Roman"/>
          <w:sz w:val="24"/>
          <w:szCs w:val="24"/>
        </w:rPr>
        <w:t>[16]</w:t>
      </w:r>
      <w:bookmarkEnd w:id="461"/>
      <w:r>
        <w:rPr>
          <w:rFonts w:ascii="Times New Roman" w:hAnsi="Times New Roman" w:cs="Times New Roman"/>
          <w:sz w:val="24"/>
          <w:szCs w:val="24"/>
        </w:rPr>
        <w:t xml:space="preserve"> </w:t>
      </w:r>
      <w:proofErr w:type="spellStart"/>
      <w:r>
        <w:rPr>
          <w:rFonts w:ascii="Times New Roman" w:hAnsi="Times New Roman" w:cs="Times New Roman"/>
          <w:sz w:val="24"/>
          <w:szCs w:val="24"/>
        </w:rPr>
        <w:t>Igi</w:t>
      </w:r>
      <w:proofErr w:type="spellEnd"/>
      <w:r w:rsidR="0089623F">
        <w:rPr>
          <w:rFonts w:ascii="Times New Roman" w:hAnsi="Times New Roman" w:cs="Times New Roman"/>
          <w:sz w:val="24"/>
          <w:szCs w:val="24"/>
        </w:rPr>
        <w:t xml:space="preserve"> S., </w:t>
      </w:r>
      <w:proofErr w:type="spellStart"/>
      <w:r w:rsidR="0089623F">
        <w:rPr>
          <w:rFonts w:ascii="Times New Roman" w:hAnsi="Times New Roman" w:cs="Times New Roman"/>
          <w:sz w:val="24"/>
          <w:szCs w:val="24"/>
        </w:rPr>
        <w:t>Sakimoto</w:t>
      </w:r>
      <w:proofErr w:type="spellEnd"/>
      <w:r w:rsidR="0089623F">
        <w:rPr>
          <w:rFonts w:ascii="Times New Roman" w:hAnsi="Times New Roman" w:cs="Times New Roman"/>
          <w:sz w:val="24"/>
          <w:szCs w:val="24"/>
        </w:rPr>
        <w:t xml:space="preserve"> T., Endo S. (2011), “</w:t>
      </w:r>
      <w:r w:rsidR="0089623F" w:rsidRPr="0089623F">
        <w:rPr>
          <w:rFonts w:ascii="Times New Roman" w:hAnsi="Times New Roman" w:cs="Times New Roman"/>
          <w:sz w:val="24"/>
          <w:szCs w:val="24"/>
        </w:rPr>
        <w:t>Effect of Internal Press</w:t>
      </w:r>
      <w:r w:rsidR="0089623F">
        <w:rPr>
          <w:rFonts w:ascii="Times New Roman" w:hAnsi="Times New Roman" w:cs="Times New Roman"/>
          <w:sz w:val="24"/>
          <w:szCs w:val="24"/>
        </w:rPr>
        <w:t xml:space="preserve">ure on Tensile Strain Capacity </w:t>
      </w:r>
      <w:r w:rsidR="0089623F" w:rsidRPr="0089623F">
        <w:rPr>
          <w:rFonts w:ascii="Times New Roman" w:hAnsi="Times New Roman" w:cs="Times New Roman"/>
          <w:sz w:val="24"/>
          <w:szCs w:val="24"/>
        </w:rPr>
        <w:t>of X80 Pipeline</w:t>
      </w:r>
      <w:r w:rsidR="0089623F">
        <w:rPr>
          <w:rFonts w:ascii="Times New Roman" w:hAnsi="Times New Roman" w:cs="Times New Roman"/>
          <w:sz w:val="24"/>
          <w:szCs w:val="24"/>
        </w:rPr>
        <w:t xml:space="preserve">”, </w:t>
      </w:r>
      <w:proofErr w:type="spellStart"/>
      <w:r w:rsidR="0089623F" w:rsidRPr="0089623F">
        <w:rPr>
          <w:rFonts w:ascii="Times New Roman" w:hAnsi="Times New Roman" w:cs="Times New Roman"/>
          <w:sz w:val="24"/>
          <w:szCs w:val="24"/>
        </w:rPr>
        <w:t>Procedia</w:t>
      </w:r>
      <w:proofErr w:type="spellEnd"/>
      <w:r w:rsidR="0089623F" w:rsidRPr="0089623F">
        <w:rPr>
          <w:rFonts w:ascii="Times New Roman" w:hAnsi="Times New Roman" w:cs="Times New Roman"/>
          <w:sz w:val="24"/>
          <w:szCs w:val="24"/>
        </w:rPr>
        <w:t xml:space="preserve"> Engineering 10 (2011) 1451–1456</w:t>
      </w:r>
    </w:p>
    <w:p w:rsidR="00D46F4E" w:rsidRDefault="005A2489" w:rsidP="00D46F4E">
      <w:pPr>
        <w:rPr>
          <w:rFonts w:ascii="Times New Roman" w:hAnsi="Times New Roman" w:cs="Times New Roman"/>
          <w:sz w:val="24"/>
          <w:szCs w:val="24"/>
        </w:rPr>
      </w:pPr>
      <w:bookmarkStart w:id="462" w:name="fukuda"/>
      <w:r>
        <w:rPr>
          <w:rFonts w:ascii="Times New Roman" w:hAnsi="Times New Roman" w:cs="Times New Roman"/>
          <w:sz w:val="24"/>
          <w:szCs w:val="24"/>
        </w:rPr>
        <w:t>[17</w:t>
      </w:r>
      <w:r w:rsidR="00D46F4E">
        <w:rPr>
          <w:rFonts w:ascii="Times New Roman" w:hAnsi="Times New Roman" w:cs="Times New Roman"/>
          <w:sz w:val="24"/>
          <w:szCs w:val="24"/>
        </w:rPr>
        <w:t>]</w:t>
      </w:r>
      <w:bookmarkEnd w:id="462"/>
      <w:r w:rsidR="00D46F4E">
        <w:rPr>
          <w:rFonts w:ascii="Times New Roman" w:hAnsi="Times New Roman" w:cs="Times New Roman"/>
          <w:sz w:val="24"/>
          <w:szCs w:val="24"/>
        </w:rPr>
        <w:t xml:space="preserve"> Fukuda N., </w:t>
      </w:r>
      <w:proofErr w:type="spellStart"/>
      <w:r w:rsidR="00D46F4E">
        <w:rPr>
          <w:rFonts w:ascii="Times New Roman" w:hAnsi="Times New Roman" w:cs="Times New Roman"/>
          <w:sz w:val="24"/>
          <w:szCs w:val="24"/>
        </w:rPr>
        <w:t>Yatabe</w:t>
      </w:r>
      <w:proofErr w:type="spellEnd"/>
      <w:r w:rsidR="00D46F4E">
        <w:rPr>
          <w:rFonts w:ascii="Times New Roman" w:hAnsi="Times New Roman" w:cs="Times New Roman"/>
          <w:sz w:val="24"/>
          <w:szCs w:val="24"/>
        </w:rPr>
        <w:t xml:space="preserve"> H., Kawaguchi S., Watanabe T., Masuda T. (2003), “Experimental and Analytical Study of Cold Bending Process </w:t>
      </w:r>
      <w:r w:rsidR="00D46F4E" w:rsidRPr="00D46F4E">
        <w:rPr>
          <w:rFonts w:ascii="Times New Roman" w:hAnsi="Times New Roman" w:cs="Times New Roman"/>
          <w:sz w:val="24"/>
          <w:szCs w:val="24"/>
        </w:rPr>
        <w:t>for Pipelines</w:t>
      </w:r>
      <w:r w:rsidR="00D46F4E">
        <w:rPr>
          <w:rFonts w:ascii="Times New Roman" w:hAnsi="Times New Roman" w:cs="Times New Roman"/>
          <w:sz w:val="24"/>
          <w:szCs w:val="24"/>
        </w:rPr>
        <w:t xml:space="preserve">”, </w:t>
      </w:r>
      <w:r w:rsidR="00D46F4E" w:rsidRPr="00D46F4E">
        <w:rPr>
          <w:rFonts w:ascii="Times New Roman" w:hAnsi="Times New Roman" w:cs="Times New Roman"/>
          <w:sz w:val="24"/>
          <w:szCs w:val="24"/>
        </w:rPr>
        <w:t>Journal of Offshore Mechanics and Arctic Engineering</w:t>
      </w:r>
      <w:r w:rsidR="00D46F4E">
        <w:rPr>
          <w:rFonts w:ascii="Times New Roman" w:hAnsi="Times New Roman" w:cs="Times New Roman"/>
          <w:sz w:val="24"/>
          <w:szCs w:val="24"/>
        </w:rPr>
        <w:t>, Vol. 125</w:t>
      </w:r>
    </w:p>
    <w:p w:rsidR="00C93C50" w:rsidRDefault="00C93C50" w:rsidP="00D46F4E">
      <w:pPr>
        <w:rPr>
          <w:rFonts w:ascii="Times New Roman" w:hAnsi="Times New Roman" w:cs="Times New Roman"/>
          <w:sz w:val="24"/>
          <w:szCs w:val="24"/>
        </w:rPr>
      </w:pPr>
      <w:bookmarkStart w:id="463" w:name="caminada"/>
      <w:r>
        <w:rPr>
          <w:rFonts w:ascii="Times New Roman" w:hAnsi="Times New Roman" w:cs="Times New Roman"/>
          <w:sz w:val="24"/>
          <w:szCs w:val="24"/>
        </w:rPr>
        <w:t>[18]</w:t>
      </w:r>
      <w:bookmarkEnd w:id="463"/>
      <w:r>
        <w:rPr>
          <w:rFonts w:ascii="Times New Roman" w:hAnsi="Times New Roman" w:cs="Times New Roman"/>
          <w:sz w:val="24"/>
          <w:szCs w:val="24"/>
        </w:rPr>
        <w:t xml:space="preserve"> </w:t>
      </w:r>
      <w:proofErr w:type="spellStart"/>
      <w:r>
        <w:rPr>
          <w:rFonts w:ascii="Times New Roman" w:hAnsi="Times New Roman" w:cs="Times New Roman"/>
          <w:sz w:val="24"/>
          <w:szCs w:val="24"/>
        </w:rPr>
        <w:t>Caminada</w:t>
      </w:r>
      <w:proofErr w:type="spellEnd"/>
      <w:r>
        <w:rPr>
          <w:rFonts w:ascii="Times New Roman" w:hAnsi="Times New Roman" w:cs="Times New Roman"/>
          <w:sz w:val="24"/>
          <w:szCs w:val="24"/>
        </w:rPr>
        <w:t xml:space="preserve"> S., </w:t>
      </w:r>
      <w:proofErr w:type="spellStart"/>
      <w:r>
        <w:rPr>
          <w:rFonts w:ascii="Times New Roman" w:hAnsi="Times New Roman" w:cs="Times New Roman"/>
          <w:sz w:val="24"/>
          <w:szCs w:val="24"/>
        </w:rPr>
        <w:t>Cumino</w:t>
      </w:r>
      <w:proofErr w:type="spellEnd"/>
      <w:r>
        <w:rPr>
          <w:rFonts w:ascii="Times New Roman" w:hAnsi="Times New Roman" w:cs="Times New Roman"/>
          <w:sz w:val="24"/>
          <w:szCs w:val="24"/>
        </w:rPr>
        <w:t xml:space="preserve"> G., </w:t>
      </w:r>
      <w:proofErr w:type="spellStart"/>
      <w:r>
        <w:rPr>
          <w:rFonts w:ascii="Times New Roman" w:hAnsi="Times New Roman" w:cs="Times New Roman"/>
          <w:sz w:val="24"/>
          <w:szCs w:val="24"/>
        </w:rPr>
        <w:t>Cipolla</w:t>
      </w:r>
      <w:proofErr w:type="spellEnd"/>
      <w:r>
        <w:rPr>
          <w:rFonts w:ascii="Times New Roman" w:hAnsi="Times New Roman" w:cs="Times New Roman"/>
          <w:sz w:val="24"/>
          <w:szCs w:val="24"/>
        </w:rPr>
        <w:t xml:space="preserve"> L., Di </w:t>
      </w:r>
      <w:proofErr w:type="spellStart"/>
      <w:r>
        <w:rPr>
          <w:rFonts w:ascii="Times New Roman" w:hAnsi="Times New Roman" w:cs="Times New Roman"/>
          <w:sz w:val="24"/>
          <w:szCs w:val="24"/>
        </w:rPr>
        <w:t>Gianfrancesco</w:t>
      </w:r>
      <w:proofErr w:type="spellEnd"/>
      <w:r>
        <w:rPr>
          <w:rFonts w:ascii="Times New Roman" w:hAnsi="Times New Roman" w:cs="Times New Roman"/>
          <w:sz w:val="24"/>
          <w:szCs w:val="24"/>
        </w:rPr>
        <w:t xml:space="preserve"> A. (2009), “</w:t>
      </w:r>
      <w:r w:rsidRPr="00C93C50">
        <w:rPr>
          <w:rFonts w:ascii="Times New Roman" w:hAnsi="Times New Roman" w:cs="Times New Roman"/>
          <w:sz w:val="24"/>
          <w:szCs w:val="24"/>
        </w:rPr>
        <w:t xml:space="preserve">Cold bending of advanced </w:t>
      </w:r>
      <w:proofErr w:type="spellStart"/>
      <w:r w:rsidRPr="00C93C50">
        <w:rPr>
          <w:rFonts w:ascii="Times New Roman" w:hAnsi="Times New Roman" w:cs="Times New Roman"/>
          <w:sz w:val="24"/>
          <w:szCs w:val="24"/>
        </w:rPr>
        <w:t>ferritic</w:t>
      </w:r>
      <w:proofErr w:type="spellEnd"/>
      <w:r w:rsidRPr="00C93C50">
        <w:rPr>
          <w:rFonts w:ascii="Times New Roman" w:hAnsi="Times New Roman" w:cs="Times New Roman"/>
          <w:sz w:val="24"/>
          <w:szCs w:val="24"/>
        </w:rPr>
        <w:t xml:space="preserve"> steels: ASTM grades T23, T91, T92</w:t>
      </w:r>
      <w:r>
        <w:rPr>
          <w:rFonts w:ascii="Times New Roman" w:hAnsi="Times New Roman" w:cs="Times New Roman"/>
          <w:sz w:val="24"/>
          <w:szCs w:val="24"/>
        </w:rPr>
        <w:t xml:space="preserve">”, </w:t>
      </w:r>
      <w:r w:rsidRPr="00C93C50">
        <w:rPr>
          <w:rFonts w:ascii="Times New Roman" w:hAnsi="Times New Roman" w:cs="Times New Roman"/>
          <w:sz w:val="24"/>
          <w:szCs w:val="24"/>
        </w:rPr>
        <w:t>International Journal of Pressure Vessels and Piping 86 (2009) 853–861</w:t>
      </w:r>
    </w:p>
    <w:p w:rsidR="006E57E7" w:rsidRDefault="006E57E7" w:rsidP="00D46F4E">
      <w:pPr>
        <w:rPr>
          <w:rFonts w:ascii="Times New Roman" w:hAnsi="Times New Roman" w:cs="Times New Roman"/>
          <w:sz w:val="24"/>
          <w:szCs w:val="24"/>
        </w:rPr>
      </w:pPr>
      <w:bookmarkStart w:id="464" w:name="sen2"/>
      <w:r>
        <w:rPr>
          <w:rFonts w:ascii="Times New Roman" w:hAnsi="Times New Roman" w:cs="Times New Roman"/>
          <w:sz w:val="24"/>
          <w:szCs w:val="24"/>
        </w:rPr>
        <w:t>[19</w:t>
      </w:r>
      <w:r w:rsidRPr="00D43AA4">
        <w:rPr>
          <w:rFonts w:ascii="Times New Roman" w:hAnsi="Times New Roman" w:cs="Times New Roman"/>
          <w:sz w:val="24"/>
          <w:szCs w:val="24"/>
        </w:rPr>
        <w:t>]</w:t>
      </w:r>
      <w:bookmarkEnd w:id="464"/>
      <w:r w:rsidRPr="00D43AA4">
        <w:rPr>
          <w:rFonts w:ascii="Times New Roman" w:hAnsi="Times New Roman" w:cs="Times New Roman"/>
          <w:sz w:val="24"/>
          <w:szCs w:val="24"/>
        </w:rPr>
        <w:t xml:space="preserve"> Sen M., Cheng J.J.R., Zhou, J. (2011)</w:t>
      </w:r>
      <w:proofErr w:type="gramStart"/>
      <w:r w:rsidRPr="00D43AA4">
        <w:rPr>
          <w:rFonts w:ascii="Times New Roman" w:hAnsi="Times New Roman" w:cs="Times New Roman"/>
          <w:sz w:val="24"/>
          <w:szCs w:val="24"/>
        </w:rPr>
        <w:t>:</w:t>
      </w:r>
      <w:r>
        <w:rPr>
          <w:rFonts w:ascii="Times New Roman" w:hAnsi="Times New Roman" w:cs="Times New Roman"/>
          <w:sz w:val="24"/>
          <w:szCs w:val="24"/>
        </w:rPr>
        <w:t xml:space="preserve"> </w:t>
      </w:r>
      <w:r w:rsidRPr="00D43AA4">
        <w:rPr>
          <w:rFonts w:ascii="Times New Roman" w:hAnsi="Times New Roman" w:cs="Times New Roman"/>
          <w:sz w:val="24"/>
          <w:szCs w:val="24"/>
        </w:rPr>
        <w:t>”</w:t>
      </w:r>
      <w:proofErr w:type="gramEnd"/>
      <w:r w:rsidRPr="00D43AA4">
        <w:rPr>
          <w:rFonts w:ascii="Times New Roman" w:hAnsi="Times New Roman" w:cs="Times New Roman"/>
          <w:sz w:val="24"/>
          <w:szCs w:val="24"/>
        </w:rPr>
        <w:t xml:space="preserve"> Behavior of Cold Bend Pipes under Bending Loads ”, Journal of Structural Engineering, Volume 137, Issue 5</w:t>
      </w:r>
      <w:r>
        <w:rPr>
          <w:rFonts w:ascii="Times New Roman" w:hAnsi="Times New Roman" w:cs="Times New Roman"/>
          <w:sz w:val="24"/>
          <w:szCs w:val="24"/>
        </w:rPr>
        <w:t xml:space="preserve">, </w:t>
      </w:r>
      <w:r w:rsidRPr="00BD0073">
        <w:rPr>
          <w:rFonts w:ascii="Times New Roman" w:hAnsi="Times New Roman" w:cs="Times New Roman"/>
          <w:sz w:val="24"/>
          <w:szCs w:val="24"/>
        </w:rPr>
        <w:t>DOI:10.1061/(ASCE)ST.1943-541X.0000219</w:t>
      </w:r>
    </w:p>
    <w:p w:rsidR="0025189D" w:rsidRDefault="006E57E7" w:rsidP="0025189D">
      <w:pPr>
        <w:rPr>
          <w:rFonts w:ascii="Times New Roman" w:hAnsi="Times New Roman" w:cs="Times New Roman"/>
          <w:sz w:val="24"/>
          <w:szCs w:val="24"/>
        </w:rPr>
      </w:pPr>
      <w:bookmarkStart w:id="465" w:name="senThesis"/>
      <w:r>
        <w:rPr>
          <w:rFonts w:ascii="Times New Roman" w:hAnsi="Times New Roman" w:cs="Times New Roman"/>
          <w:sz w:val="24"/>
          <w:szCs w:val="24"/>
        </w:rPr>
        <w:lastRenderedPageBreak/>
        <w:t>[20</w:t>
      </w:r>
      <w:r w:rsidR="0025189D" w:rsidRPr="00D43AA4">
        <w:rPr>
          <w:rFonts w:ascii="Times New Roman" w:hAnsi="Times New Roman" w:cs="Times New Roman"/>
          <w:sz w:val="24"/>
          <w:szCs w:val="24"/>
        </w:rPr>
        <w:t>]</w:t>
      </w:r>
      <w:bookmarkEnd w:id="465"/>
      <w:r w:rsidR="0025189D" w:rsidRPr="00D43AA4">
        <w:rPr>
          <w:rFonts w:ascii="Times New Roman" w:hAnsi="Times New Roman" w:cs="Times New Roman"/>
          <w:sz w:val="24"/>
          <w:szCs w:val="24"/>
        </w:rPr>
        <w:t xml:space="preserve"> Sen M. (2006); “Behaviour of Cold Bend Pipes </w:t>
      </w:r>
      <w:proofErr w:type="gramStart"/>
      <w:r w:rsidR="0025189D" w:rsidRPr="00D43AA4">
        <w:rPr>
          <w:rFonts w:ascii="Times New Roman" w:hAnsi="Times New Roman" w:cs="Times New Roman"/>
          <w:sz w:val="24"/>
          <w:szCs w:val="24"/>
        </w:rPr>
        <w:t>Under</w:t>
      </w:r>
      <w:proofErr w:type="gramEnd"/>
      <w:r w:rsidR="0025189D" w:rsidRPr="00D43AA4">
        <w:rPr>
          <w:rFonts w:ascii="Times New Roman" w:hAnsi="Times New Roman" w:cs="Times New Roman"/>
          <w:sz w:val="24"/>
          <w:szCs w:val="24"/>
        </w:rPr>
        <w:t xml:space="preserve"> Combined Loads” 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466" w:name="das"/>
      <w:r>
        <w:rPr>
          <w:rFonts w:ascii="Times New Roman" w:hAnsi="Times New Roman" w:cs="Times New Roman"/>
          <w:sz w:val="24"/>
          <w:szCs w:val="24"/>
        </w:rPr>
        <w:t>[21</w:t>
      </w:r>
      <w:r w:rsidR="00E55CDC">
        <w:rPr>
          <w:rFonts w:ascii="Times New Roman" w:hAnsi="Times New Roman" w:cs="Times New Roman"/>
          <w:sz w:val="24"/>
          <w:szCs w:val="24"/>
        </w:rPr>
        <w:t>]</w:t>
      </w:r>
      <w:bookmarkEnd w:id="466"/>
      <w:r w:rsidR="00E55CDC">
        <w:rPr>
          <w:rFonts w:ascii="Times New Roman" w:hAnsi="Times New Roman" w:cs="Times New Roman"/>
          <w:sz w:val="24"/>
          <w:szCs w:val="24"/>
        </w:rPr>
        <w:t xml:space="preserve"> Das S. (2003);” Fracture of Wrinkled Energy Pipelines”</w:t>
      </w:r>
      <w:r w:rsidR="00E55CDC" w:rsidRPr="00E55CDC">
        <w:rPr>
          <w:rFonts w:ascii="Times New Roman" w:hAnsi="Times New Roman" w:cs="Times New Roman"/>
          <w:sz w:val="24"/>
          <w:szCs w:val="24"/>
        </w:rPr>
        <w:t xml:space="preserve"> </w:t>
      </w:r>
      <w:r w:rsidR="00E55CDC" w:rsidRPr="00D43AA4">
        <w:rPr>
          <w:rFonts w:ascii="Times New Roman" w:hAnsi="Times New Roman" w:cs="Times New Roman"/>
          <w:sz w:val="24"/>
          <w:szCs w:val="24"/>
        </w:rPr>
        <w:t>Ph.D. dissertat</w:t>
      </w:r>
      <w:r w:rsidR="00E55CDC">
        <w:rPr>
          <w:rFonts w:ascii="Times New Roman" w:hAnsi="Times New Roman" w:cs="Times New Roman"/>
          <w:sz w:val="24"/>
          <w:szCs w:val="24"/>
        </w:rPr>
        <w:t>ion, University of Alberta</w:t>
      </w:r>
    </w:p>
    <w:p w:rsidR="00E55CDC" w:rsidRDefault="006E57E7" w:rsidP="0025189D">
      <w:pPr>
        <w:rPr>
          <w:rFonts w:ascii="Times New Roman" w:hAnsi="Times New Roman" w:cs="Times New Roman"/>
          <w:sz w:val="24"/>
          <w:szCs w:val="24"/>
        </w:rPr>
      </w:pPr>
      <w:bookmarkStart w:id="467" w:name="chen"/>
      <w:r>
        <w:rPr>
          <w:rFonts w:ascii="Times New Roman" w:hAnsi="Times New Roman" w:cs="Times New Roman"/>
          <w:sz w:val="24"/>
          <w:szCs w:val="24"/>
        </w:rPr>
        <w:t>[22</w:t>
      </w:r>
      <w:r w:rsidR="00E55CDC">
        <w:rPr>
          <w:rFonts w:ascii="Times New Roman" w:hAnsi="Times New Roman" w:cs="Times New Roman"/>
          <w:sz w:val="24"/>
          <w:szCs w:val="24"/>
        </w:rPr>
        <w:t>]</w:t>
      </w:r>
      <w:bookmarkEnd w:id="467"/>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DelCol</w:t>
      </w:r>
      <w:proofErr w:type="spellEnd"/>
      <w:r w:rsidR="0030000D">
        <w:rPr>
          <w:rFonts w:ascii="Times New Roman" w:hAnsi="Times New Roman" w:cs="Times New Roman"/>
          <w:sz w:val="24"/>
          <w:szCs w:val="24"/>
        </w:rPr>
        <w:t xml:space="preserve"> P</w:t>
      </w:r>
      <w:r w:rsidR="00E55CDC">
        <w:rPr>
          <w:rFonts w:ascii="Times New Roman" w:hAnsi="Times New Roman" w:cs="Times New Roman"/>
          <w:sz w:val="24"/>
          <w:szCs w:val="24"/>
        </w:rPr>
        <w:t>.</w:t>
      </w:r>
      <w:r w:rsidR="0030000D">
        <w:rPr>
          <w:rFonts w:ascii="Times New Roman" w:hAnsi="Times New Roman" w:cs="Times New Roman"/>
          <w:sz w:val="24"/>
          <w:szCs w:val="24"/>
        </w:rPr>
        <w:t>R.</w:t>
      </w:r>
      <w:r w:rsidR="00E55CDC">
        <w:rPr>
          <w:rFonts w:ascii="Times New Roman" w:hAnsi="Times New Roman" w:cs="Times New Roman"/>
          <w:sz w:val="24"/>
          <w:szCs w:val="24"/>
        </w:rPr>
        <w:t xml:space="preserve">, </w:t>
      </w:r>
      <w:proofErr w:type="spellStart"/>
      <w:r w:rsidR="0030000D">
        <w:rPr>
          <w:rFonts w:ascii="Times New Roman" w:hAnsi="Times New Roman" w:cs="Times New Roman"/>
          <w:sz w:val="24"/>
          <w:szCs w:val="24"/>
        </w:rPr>
        <w:t>Grondin</w:t>
      </w:r>
      <w:proofErr w:type="spellEnd"/>
      <w:r w:rsidR="0030000D">
        <w:rPr>
          <w:rFonts w:ascii="Times New Roman" w:hAnsi="Times New Roman" w:cs="Times New Roman"/>
          <w:sz w:val="24"/>
          <w:szCs w:val="24"/>
        </w:rPr>
        <w:t xml:space="preserve"> G.Y</w:t>
      </w:r>
      <w:r w:rsidR="00E55CDC">
        <w:rPr>
          <w:rFonts w:ascii="Times New Roman" w:hAnsi="Times New Roman" w:cs="Times New Roman"/>
          <w:sz w:val="24"/>
          <w:szCs w:val="24"/>
        </w:rPr>
        <w:t xml:space="preserve">., </w:t>
      </w:r>
      <w:r w:rsidR="0030000D">
        <w:rPr>
          <w:rFonts w:ascii="Times New Roman" w:hAnsi="Times New Roman" w:cs="Times New Roman"/>
          <w:sz w:val="24"/>
          <w:szCs w:val="24"/>
        </w:rPr>
        <w:t>Cheng R.J</w:t>
      </w:r>
      <w:r w:rsidR="00E55CDC">
        <w:rPr>
          <w:rFonts w:ascii="Times New Roman" w:hAnsi="Times New Roman" w:cs="Times New Roman"/>
          <w:sz w:val="24"/>
          <w:szCs w:val="24"/>
        </w:rPr>
        <w:t>.</w:t>
      </w:r>
      <w:r w:rsidR="0030000D">
        <w:rPr>
          <w:rFonts w:ascii="Times New Roman" w:hAnsi="Times New Roman" w:cs="Times New Roman"/>
          <w:sz w:val="24"/>
          <w:szCs w:val="24"/>
        </w:rPr>
        <w:t>J., Murray D.W.</w:t>
      </w:r>
      <w:r w:rsidR="00117E6B">
        <w:rPr>
          <w:rFonts w:ascii="Times New Roman" w:hAnsi="Times New Roman" w:cs="Times New Roman"/>
          <w:sz w:val="24"/>
          <w:szCs w:val="24"/>
        </w:rPr>
        <w:t xml:space="preserve"> (</w:t>
      </w:r>
      <w:r w:rsidR="0030000D">
        <w:rPr>
          <w:rFonts w:ascii="Times New Roman" w:hAnsi="Times New Roman" w:cs="Times New Roman"/>
          <w:sz w:val="24"/>
          <w:szCs w:val="24"/>
        </w:rPr>
        <w:t>1998</w:t>
      </w:r>
      <w:r w:rsidR="00117E6B">
        <w:rPr>
          <w:rFonts w:ascii="Times New Roman" w:hAnsi="Times New Roman" w:cs="Times New Roman"/>
          <w:sz w:val="24"/>
          <w:szCs w:val="24"/>
        </w:rPr>
        <w:t>);”Be</w:t>
      </w:r>
      <w:r w:rsidR="0030000D">
        <w:rPr>
          <w:rFonts w:ascii="Times New Roman" w:hAnsi="Times New Roman" w:cs="Times New Roman"/>
          <w:sz w:val="24"/>
          <w:szCs w:val="24"/>
        </w:rPr>
        <w:t xml:space="preserve">haviour of Large Diameter Line Pipe </w:t>
      </w:r>
      <w:proofErr w:type="gramStart"/>
      <w:r w:rsidR="0030000D">
        <w:rPr>
          <w:rFonts w:ascii="Times New Roman" w:hAnsi="Times New Roman" w:cs="Times New Roman"/>
          <w:sz w:val="24"/>
          <w:szCs w:val="24"/>
        </w:rPr>
        <w:t>Under</w:t>
      </w:r>
      <w:proofErr w:type="gramEnd"/>
      <w:r w:rsidR="0030000D">
        <w:rPr>
          <w:rFonts w:ascii="Times New Roman" w:hAnsi="Times New Roman" w:cs="Times New Roman"/>
          <w:sz w:val="24"/>
          <w:szCs w:val="24"/>
        </w:rPr>
        <w:t xml:space="preserve"> Combined Loads</w:t>
      </w:r>
      <w:r w:rsidR="00117E6B">
        <w:rPr>
          <w:rFonts w:ascii="Times New Roman" w:hAnsi="Times New Roman" w:cs="Times New Roman"/>
          <w:sz w:val="24"/>
          <w:szCs w:val="24"/>
        </w:rPr>
        <w:t>”, University of Alberta, Department of Civil Engineering, Struc</w:t>
      </w:r>
      <w:r w:rsidR="0030000D">
        <w:rPr>
          <w:rFonts w:ascii="Times New Roman" w:hAnsi="Times New Roman" w:cs="Times New Roman"/>
          <w:sz w:val="24"/>
          <w:szCs w:val="24"/>
        </w:rPr>
        <w:t>tural Engineering Report No. 224</w:t>
      </w:r>
    </w:p>
    <w:p w:rsidR="000B7224" w:rsidRDefault="000B7224" w:rsidP="000B7224">
      <w:pPr>
        <w:rPr>
          <w:rFonts w:ascii="Times New Roman" w:hAnsi="Times New Roman" w:cs="Times New Roman"/>
          <w:color w:val="000000"/>
          <w:sz w:val="24"/>
          <w:szCs w:val="24"/>
          <w:shd w:val="clear" w:color="auto" w:fill="FFFFFF"/>
        </w:rPr>
      </w:pPr>
      <w:bookmarkStart w:id="468" w:name="csa"/>
      <w:r>
        <w:rPr>
          <w:rFonts w:ascii="Times New Roman" w:hAnsi="Times New Roman" w:cs="Times New Roman"/>
          <w:sz w:val="24"/>
          <w:szCs w:val="24"/>
        </w:rPr>
        <w:t>[23</w:t>
      </w:r>
      <w:r w:rsidRPr="00301E41">
        <w:rPr>
          <w:rFonts w:ascii="Times New Roman" w:hAnsi="Times New Roman" w:cs="Times New Roman"/>
          <w:sz w:val="24"/>
          <w:szCs w:val="24"/>
        </w:rPr>
        <w:t>]</w:t>
      </w:r>
      <w:bookmarkEnd w:id="468"/>
      <w:r w:rsidRPr="00301E41">
        <w:rPr>
          <w:rFonts w:ascii="Times New Roman" w:hAnsi="Times New Roman" w:cs="Times New Roman"/>
          <w:sz w:val="24"/>
          <w:szCs w:val="24"/>
        </w:rPr>
        <w:t xml:space="preserve"> CSA Z662-11; </w:t>
      </w:r>
      <w:r w:rsidRPr="00301E41">
        <w:rPr>
          <w:rFonts w:ascii="Times New Roman" w:hAnsi="Times New Roman" w:cs="Times New Roman"/>
          <w:color w:val="000000"/>
          <w:sz w:val="24"/>
          <w:szCs w:val="24"/>
          <w:shd w:val="clear" w:color="auto" w:fill="FFFFFF"/>
        </w:rPr>
        <w:t>Oil and gas pipeline systems - Sixth Edition; Update No. 1: January 2012</w:t>
      </w:r>
    </w:p>
    <w:p w:rsidR="00CB2CBB" w:rsidRPr="00CB2CBB" w:rsidRDefault="000B7224" w:rsidP="0025189D">
      <w:pPr>
        <w:rPr>
          <w:rFonts w:ascii="Times New Roman" w:hAnsi="Times New Roman" w:cs="Times New Roman"/>
          <w:sz w:val="24"/>
          <w:szCs w:val="24"/>
        </w:rPr>
      </w:pPr>
      <w:bookmarkStart w:id="469" w:name="prci"/>
      <w:r>
        <w:rPr>
          <w:rFonts w:ascii="Times New Roman" w:hAnsi="Times New Roman" w:cs="Times New Roman"/>
          <w:sz w:val="24"/>
          <w:szCs w:val="24"/>
        </w:rPr>
        <w:t>[24</w:t>
      </w:r>
      <w:r w:rsidR="00CB2CBB" w:rsidRPr="00CB2CBB">
        <w:rPr>
          <w:rFonts w:ascii="Times New Roman" w:hAnsi="Times New Roman" w:cs="Times New Roman"/>
          <w:sz w:val="24"/>
          <w:szCs w:val="24"/>
        </w:rPr>
        <w:t>]</w:t>
      </w:r>
      <w:bookmarkEnd w:id="469"/>
      <w:r w:rsidR="00CB2CBB" w:rsidRPr="00E302AA">
        <w:rPr>
          <w:rFonts w:ascii="Times New Roman" w:hAnsi="Times New Roman" w:cs="Times New Roman"/>
          <w:sz w:val="24"/>
          <w:szCs w:val="24"/>
        </w:rPr>
        <w:t xml:space="preserve"> Wang Y-</w:t>
      </w:r>
      <w:proofErr w:type="spellStart"/>
      <w:r w:rsidR="00CB2CBB" w:rsidRPr="00E302AA">
        <w:rPr>
          <w:rFonts w:ascii="Times New Roman" w:hAnsi="Times New Roman" w:cs="Times New Roman"/>
          <w:sz w:val="24"/>
          <w:szCs w:val="24"/>
        </w:rPr>
        <w:t>Y.</w:t>
      </w:r>
      <w:proofErr w:type="gramStart"/>
      <w:r w:rsidR="00CB2CBB" w:rsidRPr="00E302AA">
        <w:rPr>
          <w:rFonts w:ascii="Times New Roman" w:hAnsi="Times New Roman" w:cs="Times New Roman"/>
          <w:sz w:val="24"/>
          <w:szCs w:val="24"/>
        </w:rPr>
        <w:t>,et</w:t>
      </w:r>
      <w:proofErr w:type="spellEnd"/>
      <w:proofErr w:type="gramEnd"/>
      <w:r w:rsidR="00CB2CBB" w:rsidRPr="00E302AA">
        <w:rPr>
          <w:rFonts w:ascii="Times New Roman" w:hAnsi="Times New Roman" w:cs="Times New Roman"/>
          <w:sz w:val="24"/>
          <w:szCs w:val="24"/>
        </w:rPr>
        <w:t xml:space="preserve"> al (2011); “Second Generation Models for Strain-Based Design. </w:t>
      </w:r>
      <w:proofErr w:type="gramStart"/>
      <w:r w:rsidR="00CB2CBB" w:rsidRPr="00E302AA">
        <w:rPr>
          <w:rFonts w:ascii="Times New Roman" w:hAnsi="Times New Roman" w:cs="Times New Roman"/>
          <w:sz w:val="24"/>
          <w:szCs w:val="24"/>
        </w:rPr>
        <w:t>Contract PR-ABD-1-Project 2.</w:t>
      </w:r>
      <w:proofErr w:type="gramEnd"/>
      <w:r w:rsidR="00CB2CBB" w:rsidRPr="00E302AA">
        <w:rPr>
          <w:rFonts w:ascii="Times New Roman" w:hAnsi="Times New Roman" w:cs="Times New Roman"/>
          <w:sz w:val="24"/>
          <w:szCs w:val="24"/>
        </w:rPr>
        <w:t xml:space="preserve"> Final Approved Report Prepared for the Design, Materials and Construction Technical Committee of Pipeline Research Council International, (PRCI</w:t>
      </w:r>
      <w:proofErr w:type="gramStart"/>
      <w:r w:rsidR="00CB2CBB" w:rsidRPr="00E302AA">
        <w:rPr>
          <w:rFonts w:ascii="Times New Roman" w:hAnsi="Times New Roman" w:cs="Times New Roman"/>
          <w:sz w:val="24"/>
          <w:szCs w:val="24"/>
        </w:rPr>
        <w:t>)  Inc</w:t>
      </w:r>
      <w:proofErr w:type="gramEnd"/>
      <w:r w:rsidR="00CB2CBB" w:rsidRPr="00E302AA">
        <w:rPr>
          <w:rFonts w:ascii="Times New Roman" w:hAnsi="Times New Roman" w:cs="Times New Roman"/>
          <w:sz w:val="24"/>
          <w:szCs w:val="24"/>
        </w:rPr>
        <w:t>.</w:t>
      </w:r>
    </w:p>
    <w:p w:rsidR="00D5460A" w:rsidRDefault="00D5460A" w:rsidP="0025189D">
      <w:pPr>
        <w:rPr>
          <w:rFonts w:ascii="Times New Roman" w:hAnsi="Times New Roman" w:cs="Times New Roman"/>
          <w:color w:val="000000"/>
          <w:sz w:val="24"/>
          <w:szCs w:val="24"/>
          <w:shd w:val="clear" w:color="auto" w:fill="FFFFFF"/>
        </w:rPr>
      </w:pPr>
      <w:bookmarkStart w:id="470" w:name="montgomery"/>
      <w:r>
        <w:rPr>
          <w:rFonts w:ascii="Times New Roman" w:hAnsi="Times New Roman" w:cs="Times New Roman"/>
          <w:color w:val="000000"/>
          <w:sz w:val="24"/>
          <w:szCs w:val="24"/>
          <w:shd w:val="clear" w:color="auto" w:fill="FFFFFF"/>
        </w:rPr>
        <w:t>[25]</w:t>
      </w:r>
      <w:bookmarkEnd w:id="470"/>
      <w:r>
        <w:rPr>
          <w:rFonts w:ascii="Times New Roman" w:hAnsi="Times New Roman" w:cs="Times New Roman"/>
          <w:color w:val="000000"/>
          <w:sz w:val="24"/>
          <w:szCs w:val="24"/>
          <w:shd w:val="clear" w:color="auto" w:fill="FFFFFF"/>
        </w:rPr>
        <w:t xml:space="preserve"> Montgomery D.C. (2001), </w:t>
      </w:r>
      <w:r w:rsidRPr="003D0F71">
        <w:rPr>
          <w:rFonts w:ascii="Times New Roman" w:hAnsi="Times New Roman" w:cs="Times New Roman"/>
          <w:color w:val="000000"/>
          <w:sz w:val="24"/>
          <w:szCs w:val="24"/>
          <w:shd w:val="clear" w:color="auto" w:fill="FFFFFF"/>
        </w:rPr>
        <w:t>“</w:t>
      </w:r>
      <w:r w:rsidRPr="003D0F71">
        <w:rPr>
          <w:rFonts w:ascii="Times New Roman" w:hAnsi="Times New Roman" w:cs="Times New Roman"/>
          <w:sz w:val="24"/>
          <w:szCs w:val="24"/>
        </w:rPr>
        <w:t>Design and analysis of experiments</w:t>
      </w:r>
      <w:r>
        <w:rPr>
          <w:rFonts w:ascii="Times New Roman" w:hAnsi="Times New Roman" w:cs="Times New Roman"/>
          <w:color w:val="000000"/>
          <w:sz w:val="24"/>
          <w:szCs w:val="24"/>
          <w:shd w:val="clear" w:color="auto" w:fill="FFFFFF"/>
        </w:rPr>
        <w:t xml:space="preserve">”, </w:t>
      </w:r>
      <w:r w:rsidR="00B36EAA">
        <w:rPr>
          <w:rFonts w:ascii="Times New Roman" w:hAnsi="Times New Roman" w:cs="Times New Roman"/>
          <w:color w:val="000000"/>
          <w:sz w:val="24"/>
          <w:szCs w:val="24"/>
          <w:shd w:val="clear" w:color="auto" w:fill="FFFFFF"/>
        </w:rPr>
        <w:t xml:space="preserve">5th Edition, John Wiley, </w:t>
      </w:r>
      <w:proofErr w:type="gramStart"/>
      <w:r w:rsidR="00B36EAA">
        <w:rPr>
          <w:rFonts w:ascii="Times New Roman" w:hAnsi="Times New Roman" w:cs="Times New Roman"/>
          <w:color w:val="000000"/>
          <w:sz w:val="24"/>
          <w:szCs w:val="24"/>
          <w:shd w:val="clear" w:color="auto" w:fill="FFFFFF"/>
        </w:rPr>
        <w:t>ISBN</w:t>
      </w:r>
      <w:proofErr w:type="gramEnd"/>
      <w:r w:rsidR="00B36EAA">
        <w:rPr>
          <w:rFonts w:ascii="Times New Roman" w:hAnsi="Times New Roman" w:cs="Times New Roman"/>
          <w:color w:val="000000"/>
          <w:sz w:val="24"/>
          <w:szCs w:val="24"/>
          <w:shd w:val="clear" w:color="auto" w:fill="FFFFFF"/>
        </w:rPr>
        <w:t>: 0471316490</w:t>
      </w:r>
    </w:p>
    <w:p w:rsidR="00F02801" w:rsidRDefault="00F02801" w:rsidP="0025189D">
      <w:pPr>
        <w:rPr>
          <w:rFonts w:ascii="Times New Roman" w:hAnsi="Times New Roman" w:cs="Times New Roman"/>
          <w:color w:val="000000"/>
          <w:sz w:val="24"/>
          <w:szCs w:val="24"/>
          <w:shd w:val="clear" w:color="auto" w:fill="FFFFFF"/>
        </w:rPr>
      </w:pPr>
      <w:bookmarkStart w:id="471" w:name="api579"/>
      <w:r>
        <w:rPr>
          <w:rFonts w:ascii="Times New Roman" w:hAnsi="Times New Roman" w:cs="Times New Roman"/>
          <w:color w:val="000000"/>
          <w:sz w:val="24"/>
          <w:szCs w:val="24"/>
          <w:shd w:val="clear" w:color="auto" w:fill="FFFFFF"/>
        </w:rPr>
        <w:t>[26]</w:t>
      </w:r>
      <w:bookmarkEnd w:id="471"/>
      <w:r>
        <w:rPr>
          <w:rFonts w:ascii="Times New Roman" w:hAnsi="Times New Roman" w:cs="Times New Roman"/>
          <w:color w:val="000000"/>
          <w:sz w:val="24"/>
          <w:szCs w:val="24"/>
          <w:shd w:val="clear" w:color="auto" w:fill="FFFFFF"/>
        </w:rPr>
        <w:t xml:space="preserve"> API 579-1/ASME FFS-1 2007 Fitness for Service</w:t>
      </w:r>
    </w:p>
    <w:p w:rsidR="00FB3BFF" w:rsidRPr="00D172ED" w:rsidRDefault="00FB3BFF" w:rsidP="0025189D">
      <w:pPr>
        <w:rPr>
          <w:rFonts w:ascii="Times New Roman" w:hAnsi="Times New Roman" w:cs="Times New Roman"/>
          <w:color w:val="000000"/>
          <w:sz w:val="24"/>
          <w:szCs w:val="24"/>
          <w:shd w:val="clear" w:color="auto" w:fill="FFFFFF"/>
        </w:rPr>
      </w:pPr>
      <w:bookmarkStart w:id="472" w:name="significanceOfBiaxial"/>
      <w:r>
        <w:rPr>
          <w:rFonts w:ascii="Times New Roman" w:hAnsi="Times New Roman" w:cs="Times New Roman"/>
          <w:color w:val="000000"/>
          <w:sz w:val="24"/>
          <w:szCs w:val="24"/>
          <w:shd w:val="clear" w:color="auto" w:fill="FFFFFF"/>
        </w:rPr>
        <w:t>[27]</w:t>
      </w:r>
      <w:bookmarkEnd w:id="472"/>
      <w:r>
        <w:rPr>
          <w:rFonts w:ascii="Times New Roman" w:hAnsi="Times New Roman" w:cs="Times New Roman"/>
          <w:color w:val="000000"/>
          <w:sz w:val="24"/>
          <w:szCs w:val="24"/>
          <w:shd w:val="clear" w:color="auto" w:fill="FFFFFF"/>
        </w:rPr>
        <w:t xml:space="preserve"> Liu M., Wang Y.Y. (2007); “Significance of Biaxial Stress on the Strain Concentration and Crack Driving Force in Pipeline Girth Welds with Softened </w:t>
      </w:r>
      <w:proofErr w:type="gramStart"/>
      <w:r>
        <w:rPr>
          <w:rFonts w:ascii="Times New Roman" w:hAnsi="Times New Roman" w:cs="Times New Roman"/>
          <w:color w:val="000000"/>
          <w:sz w:val="24"/>
          <w:szCs w:val="24"/>
          <w:shd w:val="clear" w:color="auto" w:fill="FFFFFF"/>
        </w:rPr>
        <w:t>HAZ ”</w:t>
      </w:r>
      <w:proofErr w:type="gramEnd"/>
      <w:r>
        <w:rPr>
          <w:rFonts w:ascii="Times New Roman" w:hAnsi="Times New Roman" w:cs="Times New Roman"/>
          <w:color w:val="000000"/>
          <w:sz w:val="24"/>
          <w:szCs w:val="24"/>
          <w:shd w:val="clear" w:color="auto" w:fill="FFFFFF"/>
        </w:rPr>
        <w:t>, Proceedings of the 26</w:t>
      </w:r>
      <w:r w:rsidRPr="00FB3BFF">
        <w:rPr>
          <w:rFonts w:ascii="Times New Roman" w:hAnsi="Times New Roman" w:cs="Times New Roman"/>
          <w:color w:val="000000"/>
          <w:sz w:val="24"/>
          <w:szCs w:val="24"/>
          <w:shd w:val="clear" w:color="auto" w:fill="FFFFFF"/>
          <w:vertAlign w:val="superscript"/>
        </w:rPr>
        <w:t>th</w:t>
      </w:r>
      <w:r>
        <w:rPr>
          <w:rFonts w:ascii="Times New Roman" w:hAnsi="Times New Roman" w:cs="Times New Roman"/>
          <w:color w:val="000000"/>
          <w:sz w:val="24"/>
          <w:szCs w:val="24"/>
          <w:shd w:val="clear" w:color="auto" w:fill="FFFFFF"/>
        </w:rPr>
        <w:t xml:space="preserve"> International Conference on Offshore Mechanics and Arctic Engineering, OMAE2007-29415</w:t>
      </w:r>
    </w:p>
    <w:p w:rsidR="0025189D" w:rsidRPr="0025189D" w:rsidRDefault="0025189D" w:rsidP="000325B9">
      <w:pPr>
        <w:spacing w:after="0" w:line="240" w:lineRule="auto"/>
        <w:jc w:val="both"/>
        <w:rPr>
          <w:rFonts w:ascii="Times New Roman" w:hAnsi="Times New Roman" w:cs="Times New Roman"/>
          <w:b/>
          <w:sz w:val="24"/>
          <w:szCs w:val="24"/>
        </w:rPr>
      </w:pPr>
    </w:p>
    <w:p w:rsidR="00013253" w:rsidRDefault="00013253" w:rsidP="00013253">
      <w:pPr>
        <w:jc w:val="both"/>
        <w:rPr>
          <w:rFonts w:ascii="Times New Roman" w:hAnsi="Times New Roman" w:cs="Times New Roman"/>
          <w:sz w:val="24"/>
          <w:szCs w:val="24"/>
        </w:rPr>
      </w:pPr>
    </w:p>
    <w:p w:rsidR="0088655B" w:rsidRPr="0088655B" w:rsidRDefault="0088655B" w:rsidP="0088655B"/>
    <w:sectPr w:rsidR="0088655B" w:rsidRPr="0088655B">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Samer Adeeb" w:date="2014-07-20T19:18:00Z" w:initials="SA">
    <w:p w:rsidR="0076245A" w:rsidRDefault="0076245A">
      <w:pPr>
        <w:pStyle w:val="CommentText"/>
      </w:pPr>
      <w:r>
        <w:rPr>
          <w:rStyle w:val="CommentReference"/>
        </w:rPr>
        <w:annotationRef/>
      </w:r>
      <w:r>
        <w:t xml:space="preserve">You need a title page. See </w:t>
      </w:r>
      <w:proofErr w:type="spellStart"/>
      <w:r>
        <w:t>Behzad’s</w:t>
      </w:r>
      <w:proofErr w:type="spellEnd"/>
      <w:r>
        <w:t xml:space="preserve"> proposal.</w:t>
      </w:r>
    </w:p>
  </w:comment>
  <w:comment w:id="63" w:author="Samer Adeeb" w:date="2014-07-20T19:33:00Z" w:initials="SA">
    <w:p w:rsidR="0076245A" w:rsidRDefault="0076245A" w:rsidP="00CB50DF">
      <w:pPr>
        <w:pStyle w:val="CommentText"/>
      </w:pPr>
      <w:r>
        <w:rPr>
          <w:rStyle w:val="CommentReference"/>
        </w:rPr>
        <w:annotationRef/>
      </w:r>
      <w:r>
        <w:rPr>
          <w:rStyle w:val="CommentReference"/>
        </w:rPr>
        <w:annotationRef/>
      </w:r>
      <w:r>
        <w:t>This is a great study. Can you add a sentence on how much variation in the strain they found? Is it possible to conclude that the remote strain is not well defined and cannot be measured precisely in these experiments and hence we need to use the DIC.</w:t>
      </w:r>
    </w:p>
    <w:p w:rsidR="0076245A" w:rsidRDefault="0076245A">
      <w:pPr>
        <w:pStyle w:val="CommentText"/>
      </w:pPr>
    </w:p>
  </w:comment>
  <w:comment w:id="76" w:author="Samer Adeeb" w:date="2014-07-20T19:28:00Z" w:initials="SA">
    <w:p w:rsidR="0076245A" w:rsidRDefault="0076245A" w:rsidP="00CB50DF">
      <w:pPr>
        <w:pStyle w:val="CommentText"/>
      </w:pPr>
      <w:r>
        <w:rPr>
          <w:rStyle w:val="CommentReference"/>
        </w:rPr>
        <w:annotationRef/>
      </w:r>
      <w:r>
        <w:t>Can you complete the sentence with:</w:t>
      </w:r>
    </w:p>
    <w:p w:rsidR="0076245A" w:rsidRDefault="0076245A" w:rsidP="00CB50DF">
      <w:pPr>
        <w:pStyle w:val="CommentText"/>
      </w:pPr>
      <w:r>
        <w:t>…proved the validity of Eq. (3) in the cases of……</w:t>
      </w:r>
    </w:p>
    <w:p w:rsidR="0076245A" w:rsidRDefault="0076245A">
      <w:pPr>
        <w:pStyle w:val="CommentText"/>
      </w:pPr>
    </w:p>
  </w:comment>
  <w:comment w:id="84" w:author="Samer Adeeb" w:date="2014-07-20T19:36:00Z" w:initials="SA">
    <w:p w:rsidR="0076245A" w:rsidRDefault="0076245A">
      <w:pPr>
        <w:pStyle w:val="CommentText"/>
      </w:pPr>
      <w:r>
        <w:rPr>
          <w:rStyle w:val="CommentReference"/>
        </w:rPr>
        <w:annotationRef/>
      </w:r>
      <w:r>
        <w:t>The figure is not referenced in the text. Please correct that.</w:t>
      </w:r>
    </w:p>
  </w:comment>
  <w:comment w:id="87" w:author="Samer Adeeb" w:date="2014-07-20T19:36:00Z" w:initials="SA">
    <w:p w:rsidR="0076245A" w:rsidRDefault="0076245A">
      <w:pPr>
        <w:pStyle w:val="CommentText"/>
      </w:pPr>
      <w:r>
        <w:rPr>
          <w:rStyle w:val="CommentReference"/>
        </w:rPr>
        <w:annotationRef/>
      </w:r>
      <w:r>
        <w:t>The figure is not referenced in the text. Please correct that.</w:t>
      </w:r>
    </w:p>
  </w:comment>
  <w:comment w:id="144" w:author="Samer Adeeb" w:date="2014-07-20T19:51:00Z" w:initials="SA">
    <w:p w:rsidR="0076245A" w:rsidRDefault="0076245A">
      <w:pPr>
        <w:pStyle w:val="CommentText"/>
      </w:pPr>
      <w:r>
        <w:rPr>
          <w:rStyle w:val="CommentReference"/>
        </w:rPr>
        <w:annotationRef/>
      </w:r>
      <w:r>
        <w:t>Can we add a sentence and a table describing the source of our pipe and the pipe configuration (OD, nominal t and any other information we have?)</w:t>
      </w:r>
    </w:p>
  </w:comment>
  <w:comment w:id="175" w:author="Samer Adeeb" w:date="2014-07-20T20:00:00Z" w:initials="SA">
    <w:p w:rsidR="006A1852" w:rsidRDefault="006A1852">
      <w:pPr>
        <w:pStyle w:val="CommentText"/>
      </w:pPr>
      <w:r>
        <w:rPr>
          <w:rStyle w:val="CommentReference"/>
        </w:rPr>
        <w:annotationRef/>
      </w:r>
      <w:r>
        <w:t>You need to somehow explain to the reader that equation 3 is reference 23, equation 4 is reference 24… etc. with minimal addition to the text. Maybe add the references at the equation numbers in the table below.</w:t>
      </w:r>
    </w:p>
  </w:comment>
  <w:comment w:id="201" w:author="Samer Adeeb" w:date="2014-07-20T20:08:00Z" w:initials="SA">
    <w:p w:rsidR="000A67A0" w:rsidRDefault="000A67A0">
      <w:pPr>
        <w:pStyle w:val="CommentText"/>
      </w:pPr>
      <w:r>
        <w:rPr>
          <w:rStyle w:val="CommentReference"/>
        </w:rPr>
        <w:annotationRef/>
      </w:r>
      <w:r>
        <w:t>Figures 15 and 16 don’t belong here. Can you replace them with one figure that shows what you are describing in the text.</w:t>
      </w:r>
    </w:p>
  </w:comment>
  <w:comment w:id="232" w:author="Samer Adeeb" w:date="2014-06-03T14:59:00Z" w:initials="SA">
    <w:p w:rsidR="0076245A" w:rsidRDefault="0076245A">
      <w:pPr>
        <w:pStyle w:val="CommentText"/>
      </w:pPr>
      <w:r>
        <w:rPr>
          <w:rStyle w:val="CommentReference"/>
        </w:rPr>
        <w:annotationRef/>
      </w:r>
      <w:r>
        <w:t>Why 40%?</w:t>
      </w:r>
    </w:p>
  </w:comment>
  <w:comment w:id="234" w:author="Celal" w:date="2014-06-03T14:59:00Z" w:initials="C">
    <w:p w:rsidR="0076245A" w:rsidRDefault="0076245A">
      <w:pPr>
        <w:pStyle w:val="CommentText"/>
      </w:pPr>
      <w:r>
        <w:rPr>
          <w:rStyle w:val="CommentReference"/>
        </w:rPr>
        <w:annotationRef/>
      </w:r>
      <w:r>
        <w:t xml:space="preserve">40% is what comes out of the </w:t>
      </w:r>
      <w:proofErr w:type="spellStart"/>
      <w:r>
        <w:t>parameteric</w:t>
      </w:r>
      <w:proofErr w:type="spellEnd"/>
      <w:r>
        <w:t xml:space="preserve"> FEA. In order to get different transition strains or to come up with prediction equations we should carry out much more comprehensive parametric studies.  </w:t>
      </w:r>
    </w:p>
  </w:comment>
  <w:comment w:id="214" w:author="Samer Adeeb" w:date="2014-06-03T14:59:00Z" w:initials="SA">
    <w:p w:rsidR="0076245A" w:rsidRDefault="0076245A">
      <w:pPr>
        <w:pStyle w:val="CommentText"/>
      </w:pPr>
      <w:r>
        <w:rPr>
          <w:rStyle w:val="CommentReference"/>
        </w:rPr>
        <w:annotationRef/>
      </w:r>
      <w:r>
        <w:t>Please rewrite this section. You need to propose a model that is a function of certain parameters (e.g. grade…) and that gives you the transition pressure. You might also want to predict the critical rotation or bending strain at which the pipe will burst.</w:t>
      </w:r>
    </w:p>
  </w:comment>
  <w:comment w:id="411" w:author="Samer Adeeb" w:date="2014-07-20T20:23:00Z" w:initials="SA">
    <w:p w:rsidR="004F77AE" w:rsidRDefault="004F77AE">
      <w:pPr>
        <w:pStyle w:val="CommentText"/>
      </w:pPr>
      <w:r>
        <w:rPr>
          <w:rStyle w:val="CommentReference"/>
        </w:rPr>
        <w:annotationRef/>
      </w:r>
      <w:r>
        <w:t>You need different symbols. Please use \psi_1 and \phi_1 and update the table at the beginning of the text.</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8"/>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8FC"/>
    <w:rsid w:val="00000B1A"/>
    <w:rsid w:val="00004538"/>
    <w:rsid w:val="000125DC"/>
    <w:rsid w:val="00013253"/>
    <w:rsid w:val="0001390B"/>
    <w:rsid w:val="0001398E"/>
    <w:rsid w:val="000223C8"/>
    <w:rsid w:val="000325B9"/>
    <w:rsid w:val="0003299E"/>
    <w:rsid w:val="000366B7"/>
    <w:rsid w:val="00041D34"/>
    <w:rsid w:val="000424BA"/>
    <w:rsid w:val="0004567A"/>
    <w:rsid w:val="00050D86"/>
    <w:rsid w:val="000538C3"/>
    <w:rsid w:val="00066449"/>
    <w:rsid w:val="00070742"/>
    <w:rsid w:val="00071398"/>
    <w:rsid w:val="000743AF"/>
    <w:rsid w:val="000754DC"/>
    <w:rsid w:val="00086DCB"/>
    <w:rsid w:val="000916C8"/>
    <w:rsid w:val="00092B0A"/>
    <w:rsid w:val="000A2F4B"/>
    <w:rsid w:val="000A67A0"/>
    <w:rsid w:val="000A7BF7"/>
    <w:rsid w:val="000B44AE"/>
    <w:rsid w:val="000B453D"/>
    <w:rsid w:val="000B6094"/>
    <w:rsid w:val="000B7224"/>
    <w:rsid w:val="000C1060"/>
    <w:rsid w:val="000C339D"/>
    <w:rsid w:val="000C5CB2"/>
    <w:rsid w:val="000D678C"/>
    <w:rsid w:val="000D7098"/>
    <w:rsid w:val="000E17FD"/>
    <w:rsid w:val="000E1F93"/>
    <w:rsid w:val="000E21A3"/>
    <w:rsid w:val="000E27BF"/>
    <w:rsid w:val="000E2D44"/>
    <w:rsid w:val="000E3268"/>
    <w:rsid w:val="000E578E"/>
    <w:rsid w:val="000F2D37"/>
    <w:rsid w:val="000F69B4"/>
    <w:rsid w:val="000F7FC2"/>
    <w:rsid w:val="00100024"/>
    <w:rsid w:val="0010579A"/>
    <w:rsid w:val="00105BCD"/>
    <w:rsid w:val="00110C4D"/>
    <w:rsid w:val="001110D1"/>
    <w:rsid w:val="00115B2D"/>
    <w:rsid w:val="00116FA6"/>
    <w:rsid w:val="00117E6B"/>
    <w:rsid w:val="001213E9"/>
    <w:rsid w:val="001260A0"/>
    <w:rsid w:val="00127526"/>
    <w:rsid w:val="001309E3"/>
    <w:rsid w:val="001313DA"/>
    <w:rsid w:val="001337CD"/>
    <w:rsid w:val="00142985"/>
    <w:rsid w:val="00143849"/>
    <w:rsid w:val="001514EC"/>
    <w:rsid w:val="00155139"/>
    <w:rsid w:val="001677C3"/>
    <w:rsid w:val="001740F1"/>
    <w:rsid w:val="00176405"/>
    <w:rsid w:val="00180BEF"/>
    <w:rsid w:val="00180E70"/>
    <w:rsid w:val="0018234F"/>
    <w:rsid w:val="001938A1"/>
    <w:rsid w:val="001939DB"/>
    <w:rsid w:val="00193F06"/>
    <w:rsid w:val="00194423"/>
    <w:rsid w:val="001A2915"/>
    <w:rsid w:val="001A430F"/>
    <w:rsid w:val="001A45D9"/>
    <w:rsid w:val="001A5837"/>
    <w:rsid w:val="001C0C26"/>
    <w:rsid w:val="001C2401"/>
    <w:rsid w:val="001C7474"/>
    <w:rsid w:val="001D2080"/>
    <w:rsid w:val="001D4E6E"/>
    <w:rsid w:val="001E1118"/>
    <w:rsid w:val="001E5DC1"/>
    <w:rsid w:val="00201FD9"/>
    <w:rsid w:val="0020520B"/>
    <w:rsid w:val="00205B34"/>
    <w:rsid w:val="00207844"/>
    <w:rsid w:val="002144DB"/>
    <w:rsid w:val="00225418"/>
    <w:rsid w:val="002260A0"/>
    <w:rsid w:val="00235481"/>
    <w:rsid w:val="00242738"/>
    <w:rsid w:val="00242B56"/>
    <w:rsid w:val="00246D6B"/>
    <w:rsid w:val="002477B0"/>
    <w:rsid w:val="00247CB8"/>
    <w:rsid w:val="00247D37"/>
    <w:rsid w:val="0025189D"/>
    <w:rsid w:val="002523C2"/>
    <w:rsid w:val="002524EF"/>
    <w:rsid w:val="00256FBA"/>
    <w:rsid w:val="0026484D"/>
    <w:rsid w:val="002714C3"/>
    <w:rsid w:val="00273CE1"/>
    <w:rsid w:val="00280570"/>
    <w:rsid w:val="0028122A"/>
    <w:rsid w:val="002823C3"/>
    <w:rsid w:val="002828C6"/>
    <w:rsid w:val="00284330"/>
    <w:rsid w:val="00285294"/>
    <w:rsid w:val="00287436"/>
    <w:rsid w:val="00287691"/>
    <w:rsid w:val="002963B2"/>
    <w:rsid w:val="002A1024"/>
    <w:rsid w:val="002C1052"/>
    <w:rsid w:val="002C3D2F"/>
    <w:rsid w:val="002C5CF7"/>
    <w:rsid w:val="002C6130"/>
    <w:rsid w:val="002E3CDC"/>
    <w:rsid w:val="002E4421"/>
    <w:rsid w:val="002E6597"/>
    <w:rsid w:val="002F5015"/>
    <w:rsid w:val="002F5880"/>
    <w:rsid w:val="002F70F5"/>
    <w:rsid w:val="002F7140"/>
    <w:rsid w:val="0030000D"/>
    <w:rsid w:val="00300015"/>
    <w:rsid w:val="00303E6F"/>
    <w:rsid w:val="003048EE"/>
    <w:rsid w:val="003078B4"/>
    <w:rsid w:val="003111F2"/>
    <w:rsid w:val="003121BA"/>
    <w:rsid w:val="003143C4"/>
    <w:rsid w:val="00315990"/>
    <w:rsid w:val="003224DF"/>
    <w:rsid w:val="00332494"/>
    <w:rsid w:val="003332FC"/>
    <w:rsid w:val="00334ED9"/>
    <w:rsid w:val="0034552E"/>
    <w:rsid w:val="003526B0"/>
    <w:rsid w:val="00360125"/>
    <w:rsid w:val="003624E1"/>
    <w:rsid w:val="00362797"/>
    <w:rsid w:val="00364EC6"/>
    <w:rsid w:val="0036506E"/>
    <w:rsid w:val="003653DA"/>
    <w:rsid w:val="00367FD4"/>
    <w:rsid w:val="0037147F"/>
    <w:rsid w:val="00372D4F"/>
    <w:rsid w:val="00381B78"/>
    <w:rsid w:val="003822D3"/>
    <w:rsid w:val="00390345"/>
    <w:rsid w:val="00393A5C"/>
    <w:rsid w:val="003A4F2D"/>
    <w:rsid w:val="003A5122"/>
    <w:rsid w:val="003A5F78"/>
    <w:rsid w:val="003A60DB"/>
    <w:rsid w:val="003C149F"/>
    <w:rsid w:val="003C32B7"/>
    <w:rsid w:val="003C447A"/>
    <w:rsid w:val="003C729A"/>
    <w:rsid w:val="003D0F71"/>
    <w:rsid w:val="003D16AF"/>
    <w:rsid w:val="003E2F15"/>
    <w:rsid w:val="00406175"/>
    <w:rsid w:val="00411DF7"/>
    <w:rsid w:val="004141B9"/>
    <w:rsid w:val="00415075"/>
    <w:rsid w:val="0041698F"/>
    <w:rsid w:val="004321FE"/>
    <w:rsid w:val="004359A1"/>
    <w:rsid w:val="004374F2"/>
    <w:rsid w:val="00437965"/>
    <w:rsid w:val="0044442A"/>
    <w:rsid w:val="004508F6"/>
    <w:rsid w:val="00465B8F"/>
    <w:rsid w:val="004662BF"/>
    <w:rsid w:val="00466D5B"/>
    <w:rsid w:val="0047204D"/>
    <w:rsid w:val="004732BD"/>
    <w:rsid w:val="00473F4C"/>
    <w:rsid w:val="00477B04"/>
    <w:rsid w:val="00493E70"/>
    <w:rsid w:val="004942C1"/>
    <w:rsid w:val="00494698"/>
    <w:rsid w:val="00496843"/>
    <w:rsid w:val="004A1706"/>
    <w:rsid w:val="004A36B8"/>
    <w:rsid w:val="004A3A8D"/>
    <w:rsid w:val="004A3DAD"/>
    <w:rsid w:val="004A4A73"/>
    <w:rsid w:val="004B1532"/>
    <w:rsid w:val="004B52F0"/>
    <w:rsid w:val="004B7613"/>
    <w:rsid w:val="004B7A68"/>
    <w:rsid w:val="004B7C68"/>
    <w:rsid w:val="004C4C5E"/>
    <w:rsid w:val="004D0E4F"/>
    <w:rsid w:val="004E4ACE"/>
    <w:rsid w:val="004F1660"/>
    <w:rsid w:val="004F5AFC"/>
    <w:rsid w:val="004F774F"/>
    <w:rsid w:val="004F77AE"/>
    <w:rsid w:val="00500A12"/>
    <w:rsid w:val="00503616"/>
    <w:rsid w:val="00504858"/>
    <w:rsid w:val="00505F6B"/>
    <w:rsid w:val="00510D88"/>
    <w:rsid w:val="00511510"/>
    <w:rsid w:val="00516CAF"/>
    <w:rsid w:val="00520F5B"/>
    <w:rsid w:val="00526698"/>
    <w:rsid w:val="00527B5B"/>
    <w:rsid w:val="00527E06"/>
    <w:rsid w:val="0054039C"/>
    <w:rsid w:val="00540563"/>
    <w:rsid w:val="0054077F"/>
    <w:rsid w:val="00540FC7"/>
    <w:rsid w:val="00543340"/>
    <w:rsid w:val="00545F15"/>
    <w:rsid w:val="00547724"/>
    <w:rsid w:val="00552CDE"/>
    <w:rsid w:val="005559D9"/>
    <w:rsid w:val="00557D63"/>
    <w:rsid w:val="00560CCC"/>
    <w:rsid w:val="00565B57"/>
    <w:rsid w:val="00576AD1"/>
    <w:rsid w:val="0058070B"/>
    <w:rsid w:val="005835A8"/>
    <w:rsid w:val="005870E0"/>
    <w:rsid w:val="00587509"/>
    <w:rsid w:val="0058794E"/>
    <w:rsid w:val="00590B8F"/>
    <w:rsid w:val="005919D8"/>
    <w:rsid w:val="00591D88"/>
    <w:rsid w:val="00593EFA"/>
    <w:rsid w:val="0059687E"/>
    <w:rsid w:val="00596D20"/>
    <w:rsid w:val="005A2489"/>
    <w:rsid w:val="005A58B4"/>
    <w:rsid w:val="005A5B2E"/>
    <w:rsid w:val="005A64C9"/>
    <w:rsid w:val="005A7087"/>
    <w:rsid w:val="005B010F"/>
    <w:rsid w:val="005B1848"/>
    <w:rsid w:val="005B18B8"/>
    <w:rsid w:val="005B6EF6"/>
    <w:rsid w:val="005C0EAA"/>
    <w:rsid w:val="005C689E"/>
    <w:rsid w:val="005D201A"/>
    <w:rsid w:val="005D2220"/>
    <w:rsid w:val="005D556E"/>
    <w:rsid w:val="005E04A9"/>
    <w:rsid w:val="005E323E"/>
    <w:rsid w:val="005F6AB0"/>
    <w:rsid w:val="00606D35"/>
    <w:rsid w:val="00607D46"/>
    <w:rsid w:val="00614671"/>
    <w:rsid w:val="00622B0D"/>
    <w:rsid w:val="0062746F"/>
    <w:rsid w:val="00630373"/>
    <w:rsid w:val="00633C5B"/>
    <w:rsid w:val="00637885"/>
    <w:rsid w:val="00640C97"/>
    <w:rsid w:val="00643C36"/>
    <w:rsid w:val="00647AE8"/>
    <w:rsid w:val="00651140"/>
    <w:rsid w:val="0065355F"/>
    <w:rsid w:val="00655B16"/>
    <w:rsid w:val="00660AD8"/>
    <w:rsid w:val="00661448"/>
    <w:rsid w:val="006626D1"/>
    <w:rsid w:val="00666D41"/>
    <w:rsid w:val="006746CC"/>
    <w:rsid w:val="00675CCD"/>
    <w:rsid w:val="006774D7"/>
    <w:rsid w:val="006909D0"/>
    <w:rsid w:val="006915E3"/>
    <w:rsid w:val="00691D9E"/>
    <w:rsid w:val="0069656C"/>
    <w:rsid w:val="00696875"/>
    <w:rsid w:val="006A1852"/>
    <w:rsid w:val="006A2242"/>
    <w:rsid w:val="006A35EF"/>
    <w:rsid w:val="006A5432"/>
    <w:rsid w:val="006B1312"/>
    <w:rsid w:val="006B6431"/>
    <w:rsid w:val="006B714D"/>
    <w:rsid w:val="006B785A"/>
    <w:rsid w:val="006C0DD6"/>
    <w:rsid w:val="006C18BE"/>
    <w:rsid w:val="006C2085"/>
    <w:rsid w:val="006C77D1"/>
    <w:rsid w:val="006D2CD8"/>
    <w:rsid w:val="006D3686"/>
    <w:rsid w:val="006D531B"/>
    <w:rsid w:val="006E03B1"/>
    <w:rsid w:val="006E2EC7"/>
    <w:rsid w:val="006E57E7"/>
    <w:rsid w:val="006E637D"/>
    <w:rsid w:val="006E772D"/>
    <w:rsid w:val="006F04A9"/>
    <w:rsid w:val="00703BEA"/>
    <w:rsid w:val="00705EFC"/>
    <w:rsid w:val="00712D41"/>
    <w:rsid w:val="00715CBF"/>
    <w:rsid w:val="00721005"/>
    <w:rsid w:val="00723FDF"/>
    <w:rsid w:val="00736FE3"/>
    <w:rsid w:val="00742D8A"/>
    <w:rsid w:val="0074503B"/>
    <w:rsid w:val="007457EC"/>
    <w:rsid w:val="007460A9"/>
    <w:rsid w:val="00750854"/>
    <w:rsid w:val="00751D0D"/>
    <w:rsid w:val="007622FE"/>
    <w:rsid w:val="0076245A"/>
    <w:rsid w:val="00764EF5"/>
    <w:rsid w:val="0076746B"/>
    <w:rsid w:val="00771917"/>
    <w:rsid w:val="00774F0E"/>
    <w:rsid w:val="00775736"/>
    <w:rsid w:val="00780153"/>
    <w:rsid w:val="00786379"/>
    <w:rsid w:val="00794568"/>
    <w:rsid w:val="00794BCC"/>
    <w:rsid w:val="007A02A6"/>
    <w:rsid w:val="007A1B8E"/>
    <w:rsid w:val="007B342E"/>
    <w:rsid w:val="007B44DA"/>
    <w:rsid w:val="007C33B1"/>
    <w:rsid w:val="007C3985"/>
    <w:rsid w:val="007D13A7"/>
    <w:rsid w:val="007D2AAC"/>
    <w:rsid w:val="007D42C3"/>
    <w:rsid w:val="007D5883"/>
    <w:rsid w:val="007E3A88"/>
    <w:rsid w:val="007E55AD"/>
    <w:rsid w:val="007E6B3A"/>
    <w:rsid w:val="007F3FB3"/>
    <w:rsid w:val="007F5B3A"/>
    <w:rsid w:val="007F7B97"/>
    <w:rsid w:val="008036FE"/>
    <w:rsid w:val="00804BB8"/>
    <w:rsid w:val="00812FA7"/>
    <w:rsid w:val="008145FC"/>
    <w:rsid w:val="00831B34"/>
    <w:rsid w:val="00832F87"/>
    <w:rsid w:val="00835C98"/>
    <w:rsid w:val="00837A81"/>
    <w:rsid w:val="00842F79"/>
    <w:rsid w:val="00843E8B"/>
    <w:rsid w:val="00844856"/>
    <w:rsid w:val="00845489"/>
    <w:rsid w:val="00847807"/>
    <w:rsid w:val="008571CD"/>
    <w:rsid w:val="00857780"/>
    <w:rsid w:val="0086017A"/>
    <w:rsid w:val="0086112E"/>
    <w:rsid w:val="00866D79"/>
    <w:rsid w:val="0087194E"/>
    <w:rsid w:val="00876496"/>
    <w:rsid w:val="00876871"/>
    <w:rsid w:val="00882F45"/>
    <w:rsid w:val="0088655B"/>
    <w:rsid w:val="008905F3"/>
    <w:rsid w:val="00890844"/>
    <w:rsid w:val="00893A98"/>
    <w:rsid w:val="0089623F"/>
    <w:rsid w:val="008A4837"/>
    <w:rsid w:val="008C66BE"/>
    <w:rsid w:val="008C73C5"/>
    <w:rsid w:val="008D1A86"/>
    <w:rsid w:val="008E01ED"/>
    <w:rsid w:val="008E398B"/>
    <w:rsid w:val="008F446B"/>
    <w:rsid w:val="008F4AA3"/>
    <w:rsid w:val="008F5B7F"/>
    <w:rsid w:val="008F7448"/>
    <w:rsid w:val="00900343"/>
    <w:rsid w:val="00900DAF"/>
    <w:rsid w:val="00910905"/>
    <w:rsid w:val="00915851"/>
    <w:rsid w:val="00915E7D"/>
    <w:rsid w:val="0091638A"/>
    <w:rsid w:val="0092005A"/>
    <w:rsid w:val="009344D3"/>
    <w:rsid w:val="0093452C"/>
    <w:rsid w:val="009365A8"/>
    <w:rsid w:val="009371C8"/>
    <w:rsid w:val="00941803"/>
    <w:rsid w:val="0094263F"/>
    <w:rsid w:val="00942EFC"/>
    <w:rsid w:val="00946702"/>
    <w:rsid w:val="009541F8"/>
    <w:rsid w:val="00955735"/>
    <w:rsid w:val="00957561"/>
    <w:rsid w:val="00962E76"/>
    <w:rsid w:val="00963785"/>
    <w:rsid w:val="00964A7C"/>
    <w:rsid w:val="00970C57"/>
    <w:rsid w:val="009724FA"/>
    <w:rsid w:val="009731A6"/>
    <w:rsid w:val="00980533"/>
    <w:rsid w:val="0098561F"/>
    <w:rsid w:val="00986242"/>
    <w:rsid w:val="00986A66"/>
    <w:rsid w:val="00987ADE"/>
    <w:rsid w:val="00990D58"/>
    <w:rsid w:val="00993F29"/>
    <w:rsid w:val="009B43A6"/>
    <w:rsid w:val="009D0DE3"/>
    <w:rsid w:val="009D64C2"/>
    <w:rsid w:val="009E3E85"/>
    <w:rsid w:val="009E47A9"/>
    <w:rsid w:val="009E7709"/>
    <w:rsid w:val="009F3135"/>
    <w:rsid w:val="009F5D2B"/>
    <w:rsid w:val="00A002E6"/>
    <w:rsid w:val="00A0034F"/>
    <w:rsid w:val="00A0564E"/>
    <w:rsid w:val="00A056EC"/>
    <w:rsid w:val="00A20438"/>
    <w:rsid w:val="00A2099D"/>
    <w:rsid w:val="00A309ED"/>
    <w:rsid w:val="00A316FC"/>
    <w:rsid w:val="00A32A99"/>
    <w:rsid w:val="00A3645D"/>
    <w:rsid w:val="00A40C41"/>
    <w:rsid w:val="00A46407"/>
    <w:rsid w:val="00A469A8"/>
    <w:rsid w:val="00A47468"/>
    <w:rsid w:val="00A50F8D"/>
    <w:rsid w:val="00A528DA"/>
    <w:rsid w:val="00A60758"/>
    <w:rsid w:val="00A60B3B"/>
    <w:rsid w:val="00A623A7"/>
    <w:rsid w:val="00A65991"/>
    <w:rsid w:val="00A66FEA"/>
    <w:rsid w:val="00A670BE"/>
    <w:rsid w:val="00A748FC"/>
    <w:rsid w:val="00A76D16"/>
    <w:rsid w:val="00A76E51"/>
    <w:rsid w:val="00A80EDE"/>
    <w:rsid w:val="00A91A44"/>
    <w:rsid w:val="00AA0971"/>
    <w:rsid w:val="00AB125A"/>
    <w:rsid w:val="00AB2C88"/>
    <w:rsid w:val="00AB30ED"/>
    <w:rsid w:val="00AC49DC"/>
    <w:rsid w:val="00AC67CB"/>
    <w:rsid w:val="00AC6D86"/>
    <w:rsid w:val="00AE3026"/>
    <w:rsid w:val="00AE37D7"/>
    <w:rsid w:val="00AE5300"/>
    <w:rsid w:val="00AE707E"/>
    <w:rsid w:val="00AF2D16"/>
    <w:rsid w:val="00AF7390"/>
    <w:rsid w:val="00B00A66"/>
    <w:rsid w:val="00B027A5"/>
    <w:rsid w:val="00B02C69"/>
    <w:rsid w:val="00B0344C"/>
    <w:rsid w:val="00B044F5"/>
    <w:rsid w:val="00B04832"/>
    <w:rsid w:val="00B05CBD"/>
    <w:rsid w:val="00B06DCC"/>
    <w:rsid w:val="00B07B39"/>
    <w:rsid w:val="00B16EEF"/>
    <w:rsid w:val="00B20561"/>
    <w:rsid w:val="00B2691D"/>
    <w:rsid w:val="00B31046"/>
    <w:rsid w:val="00B36EAA"/>
    <w:rsid w:val="00B40483"/>
    <w:rsid w:val="00B4341B"/>
    <w:rsid w:val="00B47243"/>
    <w:rsid w:val="00B477D8"/>
    <w:rsid w:val="00B53C8F"/>
    <w:rsid w:val="00B540EC"/>
    <w:rsid w:val="00B55B26"/>
    <w:rsid w:val="00B56011"/>
    <w:rsid w:val="00B64EC9"/>
    <w:rsid w:val="00B66B62"/>
    <w:rsid w:val="00B6768E"/>
    <w:rsid w:val="00B72585"/>
    <w:rsid w:val="00B72953"/>
    <w:rsid w:val="00B84668"/>
    <w:rsid w:val="00B85BA8"/>
    <w:rsid w:val="00B96446"/>
    <w:rsid w:val="00B96994"/>
    <w:rsid w:val="00B978F0"/>
    <w:rsid w:val="00BA0A6C"/>
    <w:rsid w:val="00BA6DCD"/>
    <w:rsid w:val="00BA77C5"/>
    <w:rsid w:val="00BC6566"/>
    <w:rsid w:val="00BD1698"/>
    <w:rsid w:val="00BD1AC1"/>
    <w:rsid w:val="00BD6546"/>
    <w:rsid w:val="00BE13C5"/>
    <w:rsid w:val="00BF1BE0"/>
    <w:rsid w:val="00C023AE"/>
    <w:rsid w:val="00C02D93"/>
    <w:rsid w:val="00C03F78"/>
    <w:rsid w:val="00C04178"/>
    <w:rsid w:val="00C13B35"/>
    <w:rsid w:val="00C16D68"/>
    <w:rsid w:val="00C2087F"/>
    <w:rsid w:val="00C25433"/>
    <w:rsid w:val="00C27D79"/>
    <w:rsid w:val="00C326B5"/>
    <w:rsid w:val="00C52FF8"/>
    <w:rsid w:val="00C55EFE"/>
    <w:rsid w:val="00C56069"/>
    <w:rsid w:val="00C6380F"/>
    <w:rsid w:val="00C658A0"/>
    <w:rsid w:val="00C733AD"/>
    <w:rsid w:val="00C73AB2"/>
    <w:rsid w:val="00C75765"/>
    <w:rsid w:val="00C81B07"/>
    <w:rsid w:val="00C85346"/>
    <w:rsid w:val="00C9376B"/>
    <w:rsid w:val="00C93C50"/>
    <w:rsid w:val="00C97434"/>
    <w:rsid w:val="00C977A3"/>
    <w:rsid w:val="00CA7FCC"/>
    <w:rsid w:val="00CB2CBB"/>
    <w:rsid w:val="00CB50DF"/>
    <w:rsid w:val="00CB5A71"/>
    <w:rsid w:val="00CC02E0"/>
    <w:rsid w:val="00CC1C01"/>
    <w:rsid w:val="00CD3B66"/>
    <w:rsid w:val="00CD3C07"/>
    <w:rsid w:val="00CD50BD"/>
    <w:rsid w:val="00CE62FE"/>
    <w:rsid w:val="00CF3260"/>
    <w:rsid w:val="00CF515B"/>
    <w:rsid w:val="00D10213"/>
    <w:rsid w:val="00D105D3"/>
    <w:rsid w:val="00D10C28"/>
    <w:rsid w:val="00D11533"/>
    <w:rsid w:val="00D13D1E"/>
    <w:rsid w:val="00D1473F"/>
    <w:rsid w:val="00D15823"/>
    <w:rsid w:val="00D15915"/>
    <w:rsid w:val="00D16AAE"/>
    <w:rsid w:val="00D22D38"/>
    <w:rsid w:val="00D26EA2"/>
    <w:rsid w:val="00D32E26"/>
    <w:rsid w:val="00D349E6"/>
    <w:rsid w:val="00D40980"/>
    <w:rsid w:val="00D41BE8"/>
    <w:rsid w:val="00D434E8"/>
    <w:rsid w:val="00D46F4E"/>
    <w:rsid w:val="00D474D6"/>
    <w:rsid w:val="00D5087F"/>
    <w:rsid w:val="00D50A02"/>
    <w:rsid w:val="00D518A1"/>
    <w:rsid w:val="00D5190C"/>
    <w:rsid w:val="00D5460A"/>
    <w:rsid w:val="00D548BF"/>
    <w:rsid w:val="00D66A93"/>
    <w:rsid w:val="00D75095"/>
    <w:rsid w:val="00D80E47"/>
    <w:rsid w:val="00D86FF7"/>
    <w:rsid w:val="00D94122"/>
    <w:rsid w:val="00DA0441"/>
    <w:rsid w:val="00DA1434"/>
    <w:rsid w:val="00DA2E9F"/>
    <w:rsid w:val="00DA4B6A"/>
    <w:rsid w:val="00DB1C9F"/>
    <w:rsid w:val="00DC13E3"/>
    <w:rsid w:val="00DC198C"/>
    <w:rsid w:val="00DC1C3A"/>
    <w:rsid w:val="00DC3050"/>
    <w:rsid w:val="00DC5873"/>
    <w:rsid w:val="00DC640F"/>
    <w:rsid w:val="00DC7ECA"/>
    <w:rsid w:val="00DD118B"/>
    <w:rsid w:val="00DD3541"/>
    <w:rsid w:val="00DD3C4C"/>
    <w:rsid w:val="00DD40EA"/>
    <w:rsid w:val="00DD448E"/>
    <w:rsid w:val="00DE0D3D"/>
    <w:rsid w:val="00DE153F"/>
    <w:rsid w:val="00DE2830"/>
    <w:rsid w:val="00DE7845"/>
    <w:rsid w:val="00DF0947"/>
    <w:rsid w:val="00DF0CFD"/>
    <w:rsid w:val="00DF4DB1"/>
    <w:rsid w:val="00E05DD8"/>
    <w:rsid w:val="00E07020"/>
    <w:rsid w:val="00E13EEC"/>
    <w:rsid w:val="00E1506C"/>
    <w:rsid w:val="00E15E31"/>
    <w:rsid w:val="00E302AA"/>
    <w:rsid w:val="00E313B9"/>
    <w:rsid w:val="00E31D9C"/>
    <w:rsid w:val="00E3374C"/>
    <w:rsid w:val="00E34CFF"/>
    <w:rsid w:val="00E41A86"/>
    <w:rsid w:val="00E42D49"/>
    <w:rsid w:val="00E44721"/>
    <w:rsid w:val="00E45417"/>
    <w:rsid w:val="00E46A36"/>
    <w:rsid w:val="00E4754C"/>
    <w:rsid w:val="00E52B70"/>
    <w:rsid w:val="00E54052"/>
    <w:rsid w:val="00E55CDC"/>
    <w:rsid w:val="00E65646"/>
    <w:rsid w:val="00E70A41"/>
    <w:rsid w:val="00E76F93"/>
    <w:rsid w:val="00E81FF7"/>
    <w:rsid w:val="00E9137C"/>
    <w:rsid w:val="00E922BF"/>
    <w:rsid w:val="00E92613"/>
    <w:rsid w:val="00E951C2"/>
    <w:rsid w:val="00EA2F7D"/>
    <w:rsid w:val="00EB0F6E"/>
    <w:rsid w:val="00EC22AB"/>
    <w:rsid w:val="00EC2B23"/>
    <w:rsid w:val="00EC4107"/>
    <w:rsid w:val="00EC4BD9"/>
    <w:rsid w:val="00EC7BCE"/>
    <w:rsid w:val="00ED0017"/>
    <w:rsid w:val="00ED4884"/>
    <w:rsid w:val="00ED5AD0"/>
    <w:rsid w:val="00ED6FBC"/>
    <w:rsid w:val="00EE7146"/>
    <w:rsid w:val="00EE79AD"/>
    <w:rsid w:val="00F02801"/>
    <w:rsid w:val="00F05C38"/>
    <w:rsid w:val="00F10EFC"/>
    <w:rsid w:val="00F10F1E"/>
    <w:rsid w:val="00F15D45"/>
    <w:rsid w:val="00F16ABA"/>
    <w:rsid w:val="00F22A9C"/>
    <w:rsid w:val="00F22AC8"/>
    <w:rsid w:val="00F2562C"/>
    <w:rsid w:val="00F25F80"/>
    <w:rsid w:val="00F316AD"/>
    <w:rsid w:val="00F34185"/>
    <w:rsid w:val="00F34E80"/>
    <w:rsid w:val="00F3784F"/>
    <w:rsid w:val="00F40A0F"/>
    <w:rsid w:val="00F43975"/>
    <w:rsid w:val="00F457A8"/>
    <w:rsid w:val="00F47D9B"/>
    <w:rsid w:val="00F5128E"/>
    <w:rsid w:val="00F51883"/>
    <w:rsid w:val="00F63D59"/>
    <w:rsid w:val="00F63DE3"/>
    <w:rsid w:val="00F65641"/>
    <w:rsid w:val="00F65F25"/>
    <w:rsid w:val="00F7290F"/>
    <w:rsid w:val="00F734FB"/>
    <w:rsid w:val="00F75326"/>
    <w:rsid w:val="00F75666"/>
    <w:rsid w:val="00F77C8F"/>
    <w:rsid w:val="00F850FB"/>
    <w:rsid w:val="00F92790"/>
    <w:rsid w:val="00F93E5F"/>
    <w:rsid w:val="00F9778A"/>
    <w:rsid w:val="00FA071C"/>
    <w:rsid w:val="00FA35BD"/>
    <w:rsid w:val="00FA7CA5"/>
    <w:rsid w:val="00FB2869"/>
    <w:rsid w:val="00FB33DF"/>
    <w:rsid w:val="00FB3BFF"/>
    <w:rsid w:val="00FB43CE"/>
    <w:rsid w:val="00FB73F2"/>
    <w:rsid w:val="00FC57F2"/>
    <w:rsid w:val="00FC6E77"/>
    <w:rsid w:val="00FD042B"/>
    <w:rsid w:val="00FD24D4"/>
    <w:rsid w:val="00FD4043"/>
    <w:rsid w:val="00FD6AA8"/>
    <w:rsid w:val="00FE0C90"/>
    <w:rsid w:val="00FE3562"/>
    <w:rsid w:val="00FE433C"/>
    <w:rsid w:val="00FF2AD2"/>
    <w:rsid w:val="00FF5E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 w:type="paragraph" w:styleId="NormalWeb">
    <w:name w:val="Normal (Web)"/>
    <w:basedOn w:val="Normal"/>
    <w:uiPriority w:val="99"/>
    <w:semiHidden/>
    <w:unhideWhenUsed/>
    <w:rsid w:val="00F02801"/>
    <w:pPr>
      <w:spacing w:before="100" w:beforeAutospacing="1" w:after="100" w:afterAutospacing="1" w:line="240" w:lineRule="auto"/>
    </w:pPr>
    <w:rPr>
      <w:rFonts w:ascii="Times New Roman" w:eastAsiaTheme="minorEastAsia" w:hAnsi="Times New Roman" w:cs="Times New Roman"/>
      <w:sz w:val="24"/>
      <w:szCs w:val="24"/>
      <w:lang w:eastAsia="en-C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865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8655B"/>
    <w:rPr>
      <w:rFonts w:ascii="Tahoma" w:hAnsi="Tahoma" w:cs="Tahoma"/>
      <w:sz w:val="16"/>
      <w:szCs w:val="16"/>
    </w:rPr>
  </w:style>
  <w:style w:type="table" w:styleId="TableGrid">
    <w:name w:val="Table Grid"/>
    <w:basedOn w:val="TableNormal"/>
    <w:uiPriority w:val="59"/>
    <w:rsid w:val="000132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13253"/>
    <w:pPr>
      <w:spacing w:line="240" w:lineRule="auto"/>
    </w:pPr>
    <w:rPr>
      <w:b/>
      <w:bCs/>
      <w:color w:val="4F81BD" w:themeColor="accent1"/>
      <w:sz w:val="18"/>
      <w:szCs w:val="18"/>
    </w:rPr>
  </w:style>
  <w:style w:type="character" w:styleId="PlaceholderText">
    <w:name w:val="Placeholder Text"/>
    <w:basedOn w:val="DefaultParagraphFont"/>
    <w:uiPriority w:val="99"/>
    <w:semiHidden/>
    <w:rsid w:val="00D50A02"/>
    <w:rPr>
      <w:color w:val="808080"/>
    </w:rPr>
  </w:style>
  <w:style w:type="character" w:styleId="CommentReference">
    <w:name w:val="annotation reference"/>
    <w:basedOn w:val="DefaultParagraphFont"/>
    <w:uiPriority w:val="99"/>
    <w:semiHidden/>
    <w:unhideWhenUsed/>
    <w:rsid w:val="00527E06"/>
    <w:rPr>
      <w:sz w:val="16"/>
      <w:szCs w:val="16"/>
    </w:rPr>
  </w:style>
  <w:style w:type="paragraph" w:styleId="CommentText">
    <w:name w:val="annotation text"/>
    <w:basedOn w:val="Normal"/>
    <w:link w:val="CommentTextChar"/>
    <w:uiPriority w:val="99"/>
    <w:semiHidden/>
    <w:unhideWhenUsed/>
    <w:rsid w:val="00527E06"/>
    <w:pPr>
      <w:spacing w:line="240" w:lineRule="auto"/>
    </w:pPr>
    <w:rPr>
      <w:sz w:val="20"/>
      <w:szCs w:val="20"/>
    </w:rPr>
  </w:style>
  <w:style w:type="character" w:customStyle="1" w:styleId="CommentTextChar">
    <w:name w:val="Comment Text Char"/>
    <w:basedOn w:val="DefaultParagraphFont"/>
    <w:link w:val="CommentText"/>
    <w:uiPriority w:val="99"/>
    <w:semiHidden/>
    <w:rsid w:val="00527E06"/>
    <w:rPr>
      <w:sz w:val="20"/>
      <w:szCs w:val="20"/>
    </w:rPr>
  </w:style>
  <w:style w:type="paragraph" w:styleId="CommentSubject">
    <w:name w:val="annotation subject"/>
    <w:basedOn w:val="CommentText"/>
    <w:next w:val="CommentText"/>
    <w:link w:val="CommentSubjectChar"/>
    <w:uiPriority w:val="99"/>
    <w:semiHidden/>
    <w:unhideWhenUsed/>
    <w:rsid w:val="00527E06"/>
    <w:rPr>
      <w:b/>
      <w:bCs/>
    </w:rPr>
  </w:style>
  <w:style w:type="character" w:customStyle="1" w:styleId="CommentSubjectChar">
    <w:name w:val="Comment Subject Char"/>
    <w:basedOn w:val="CommentTextChar"/>
    <w:link w:val="CommentSubject"/>
    <w:uiPriority w:val="99"/>
    <w:semiHidden/>
    <w:rsid w:val="00527E06"/>
    <w:rPr>
      <w:b/>
      <w:bCs/>
      <w:sz w:val="20"/>
      <w:szCs w:val="20"/>
    </w:rPr>
  </w:style>
  <w:style w:type="character" w:customStyle="1" w:styleId="scdddoi">
    <w:name w:val="s_c_dddoi"/>
    <w:basedOn w:val="DefaultParagraphFont"/>
    <w:rsid w:val="005559D9"/>
  </w:style>
  <w:style w:type="character" w:styleId="Strong">
    <w:name w:val="Strong"/>
    <w:basedOn w:val="DefaultParagraphFont"/>
    <w:uiPriority w:val="22"/>
    <w:qFormat/>
    <w:rsid w:val="00B978F0"/>
    <w:rPr>
      <w:b/>
      <w:bCs/>
    </w:rPr>
  </w:style>
  <w:style w:type="paragraph" w:styleId="NormalWeb">
    <w:name w:val="Normal (Web)"/>
    <w:basedOn w:val="Normal"/>
    <w:uiPriority w:val="99"/>
    <w:semiHidden/>
    <w:unhideWhenUsed/>
    <w:rsid w:val="00F02801"/>
    <w:pPr>
      <w:spacing w:before="100" w:beforeAutospacing="1" w:after="100" w:afterAutospacing="1" w:line="240" w:lineRule="auto"/>
    </w:pPr>
    <w:rPr>
      <w:rFonts w:ascii="Times New Roman" w:eastAsiaTheme="minorEastAsia"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710344">
      <w:bodyDiv w:val="1"/>
      <w:marLeft w:val="0"/>
      <w:marRight w:val="0"/>
      <w:marTop w:val="0"/>
      <w:marBottom w:val="0"/>
      <w:divBdr>
        <w:top w:val="none" w:sz="0" w:space="0" w:color="auto"/>
        <w:left w:val="none" w:sz="0" w:space="0" w:color="auto"/>
        <w:bottom w:val="none" w:sz="0" w:space="0" w:color="auto"/>
        <w:right w:val="none" w:sz="0" w:space="0" w:color="auto"/>
      </w:divBdr>
    </w:div>
    <w:div w:id="755902864">
      <w:bodyDiv w:val="1"/>
      <w:marLeft w:val="0"/>
      <w:marRight w:val="0"/>
      <w:marTop w:val="0"/>
      <w:marBottom w:val="0"/>
      <w:divBdr>
        <w:top w:val="none" w:sz="0" w:space="0" w:color="auto"/>
        <w:left w:val="none" w:sz="0" w:space="0" w:color="auto"/>
        <w:bottom w:val="none" w:sz="0" w:space="0" w:color="auto"/>
        <w:right w:val="none" w:sz="0" w:space="0" w:color="auto"/>
      </w:divBdr>
    </w:div>
    <w:div w:id="904532098">
      <w:bodyDiv w:val="1"/>
      <w:marLeft w:val="0"/>
      <w:marRight w:val="0"/>
      <w:marTop w:val="0"/>
      <w:marBottom w:val="0"/>
      <w:divBdr>
        <w:top w:val="none" w:sz="0" w:space="0" w:color="auto"/>
        <w:left w:val="none" w:sz="0" w:space="0" w:color="auto"/>
        <w:bottom w:val="none" w:sz="0" w:space="0" w:color="auto"/>
        <w:right w:val="none" w:sz="0" w:space="0" w:color="auto"/>
      </w:divBdr>
    </w:div>
    <w:div w:id="1546865189">
      <w:bodyDiv w:val="1"/>
      <w:marLeft w:val="0"/>
      <w:marRight w:val="0"/>
      <w:marTop w:val="0"/>
      <w:marBottom w:val="0"/>
      <w:divBdr>
        <w:top w:val="none" w:sz="0" w:space="0" w:color="auto"/>
        <w:left w:val="none" w:sz="0" w:space="0" w:color="auto"/>
        <w:bottom w:val="none" w:sz="0" w:space="0" w:color="auto"/>
        <w:right w:val="none" w:sz="0" w:space="0" w:color="auto"/>
      </w:divBdr>
    </w:div>
    <w:div w:id="1768312555">
      <w:bodyDiv w:val="1"/>
      <w:marLeft w:val="0"/>
      <w:marRight w:val="0"/>
      <w:marTop w:val="0"/>
      <w:marBottom w:val="0"/>
      <w:divBdr>
        <w:top w:val="none" w:sz="0" w:space="0" w:color="auto"/>
        <w:left w:val="none" w:sz="0" w:space="0" w:color="auto"/>
        <w:bottom w:val="none" w:sz="0" w:space="0" w:color="auto"/>
        <w:right w:val="none" w:sz="0" w:space="0" w:color="auto"/>
      </w:divBdr>
    </w:div>
    <w:div w:id="1834027730">
      <w:bodyDiv w:val="1"/>
      <w:marLeft w:val="0"/>
      <w:marRight w:val="0"/>
      <w:marTop w:val="0"/>
      <w:marBottom w:val="0"/>
      <w:divBdr>
        <w:top w:val="none" w:sz="0" w:space="0" w:color="auto"/>
        <w:left w:val="none" w:sz="0" w:space="0" w:color="auto"/>
        <w:bottom w:val="none" w:sz="0" w:space="0" w:color="auto"/>
        <w:right w:val="none" w:sz="0" w:space="0" w:color="auto"/>
      </w:divBdr>
    </w:div>
    <w:div w:id="1883244485">
      <w:bodyDiv w:val="1"/>
      <w:marLeft w:val="0"/>
      <w:marRight w:val="0"/>
      <w:marTop w:val="0"/>
      <w:marBottom w:val="0"/>
      <w:divBdr>
        <w:top w:val="none" w:sz="0" w:space="0" w:color="auto"/>
        <w:left w:val="none" w:sz="0" w:space="0" w:color="auto"/>
        <w:bottom w:val="none" w:sz="0" w:space="0" w:color="auto"/>
        <w:right w:val="none" w:sz="0" w:space="0" w:color="auto"/>
      </w:divBdr>
    </w:div>
    <w:div w:id="1926567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png"/><Relationship Id="rId8" Type="http://schemas.openxmlformats.org/officeDocument/2006/relationships/image" Target="media/image2.png"/><Relationship Id="rId3" Type="http://schemas.microsoft.com/office/2007/relationships/stylesWithEffects" Target="stylesWithEffect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D0385C-D2BF-439B-9149-4AAD615C71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13202</Words>
  <Characters>75255</Characters>
  <Application>Microsoft Office Word</Application>
  <DocSecurity>0</DocSecurity>
  <Lines>627</Lines>
  <Paragraphs>176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88281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Samer Adeeb</dc:creator>
  <cp:lastModifiedBy>Samer Adeeb</cp:lastModifiedBy>
  <cp:revision>5</cp:revision>
  <dcterms:created xsi:type="dcterms:W3CDTF">2014-07-21T01:38:00Z</dcterms:created>
  <dcterms:modified xsi:type="dcterms:W3CDTF">2014-07-21T02:24:00Z</dcterms:modified>
</cp:coreProperties>
</file>